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70B4F7" w14:textId="77777777" w:rsidR="00EF278B" w:rsidRDefault="00AB02DE">
      <w:pPr>
        <w:wordWrap/>
        <w:spacing w:after="0" w:line="276" w:lineRule="auto"/>
        <w:jc w:val="center"/>
        <w:textAlignment w:val="baseline"/>
        <w:rPr>
          <w:rFonts w:eastAsiaTheme="minorHAnsi" w:cs="굴림"/>
          <w:color w:val="000000"/>
          <w:kern w:val="0"/>
          <w:szCs w:val="20"/>
        </w:rPr>
      </w:pPr>
      <w:bookmarkStart w:id="0" w:name="_top"/>
      <w:bookmarkEnd w:id="0"/>
      <w:r>
        <w:rPr>
          <w:rFonts w:eastAsiaTheme="minorHAnsi" w:cs="함초롬바탕"/>
          <w:b/>
          <w:bCs/>
          <w:color w:val="000000"/>
          <w:kern w:val="0"/>
          <w:sz w:val="40"/>
          <w:szCs w:val="40"/>
        </w:rPr>
        <w:t>Syllabus</w:t>
      </w:r>
    </w:p>
    <w:p w14:paraId="19DB3B21" w14:textId="77777777" w:rsidR="00EF278B" w:rsidRDefault="00AB02DE">
      <w:pPr>
        <w:spacing w:after="0" w:line="276" w:lineRule="auto"/>
        <w:textAlignment w:val="baseline"/>
        <w:rPr>
          <w:rFonts w:eastAsiaTheme="minorHAnsi" w:cs="굴림"/>
          <w:color w:val="000000"/>
          <w:kern w:val="0"/>
          <w:szCs w:val="20"/>
        </w:rPr>
      </w:pPr>
      <w:r>
        <w:rPr>
          <w:rFonts w:eastAsiaTheme="minorHAnsi" w:cs="굴림"/>
          <w:b/>
          <w:bCs/>
          <w:color w:val="000000"/>
          <w:kern w:val="0"/>
          <w:sz w:val="24"/>
          <w:szCs w:val="24"/>
        </w:rPr>
        <w:t>Spring semester 2026</w:t>
      </w:r>
    </w:p>
    <w:tbl>
      <w:tblPr>
        <w:tblOverlap w:val="never"/>
        <w:tblW w:w="10475" w:type="dxa"/>
        <w:tblCellMar>
          <w:top w:w="15" w:type="dxa"/>
          <w:left w:w="15" w:type="dxa"/>
          <w:bottom w:w="15" w:type="dxa"/>
          <w:right w:w="15" w:type="dxa"/>
        </w:tblCellMar>
        <w:tblLook w:val="04A0" w:firstRow="1" w:lastRow="0" w:firstColumn="1" w:lastColumn="0" w:noHBand="0" w:noVBand="1"/>
      </w:tblPr>
      <w:tblGrid>
        <w:gridCol w:w="1031"/>
        <w:gridCol w:w="1459"/>
        <w:gridCol w:w="338"/>
        <w:gridCol w:w="631"/>
        <w:gridCol w:w="649"/>
        <w:gridCol w:w="326"/>
        <w:gridCol w:w="1483"/>
        <w:gridCol w:w="958"/>
        <w:gridCol w:w="766"/>
        <w:gridCol w:w="1044"/>
        <w:gridCol w:w="1790"/>
      </w:tblGrid>
      <w:tr w:rsidR="00EF278B" w14:paraId="720B5814" w14:textId="77777777">
        <w:trPr>
          <w:trHeight w:val="426"/>
        </w:trPr>
        <w:tc>
          <w:tcPr>
            <w:tcW w:w="1042" w:type="dxa"/>
            <w:vMerge w:val="restart"/>
            <w:tcBorders>
              <w:top w:val="single" w:sz="1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0A781AD6"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Course Title</w:t>
            </w:r>
          </w:p>
        </w:tc>
        <w:tc>
          <w:tcPr>
            <w:tcW w:w="1848" w:type="dxa"/>
            <w:gridSpan w:val="2"/>
            <w:vMerge w:val="restart"/>
            <w:tcBorders>
              <w:top w:val="single" w:sz="1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3CAA3FE9" w14:textId="08FAE9BF" w:rsidR="00EF278B" w:rsidRDefault="00864C8E">
            <w:pPr>
              <w:wordWrap/>
              <w:spacing w:after="0" w:line="276" w:lineRule="auto"/>
              <w:jc w:val="center"/>
              <w:textAlignment w:val="baseline"/>
              <w:rPr>
                <w:rFonts w:eastAsiaTheme="minorHAnsi" w:cs="굴림"/>
                <w:b/>
                <w:color w:val="000000"/>
                <w:kern w:val="0"/>
                <w:szCs w:val="20"/>
              </w:rPr>
            </w:pPr>
            <w:r w:rsidRPr="00864C8E">
              <w:rPr>
                <w:rFonts w:eastAsiaTheme="minorHAnsi" w:cs="굴림"/>
                <w:b/>
                <w:color w:val="000000"/>
                <w:kern w:val="0"/>
                <w:szCs w:val="20"/>
              </w:rPr>
              <w:t>General Physics 2</w:t>
            </w:r>
          </w:p>
        </w:tc>
        <w:tc>
          <w:tcPr>
            <w:tcW w:w="1303" w:type="dxa"/>
            <w:gridSpan w:val="2"/>
            <w:tcBorders>
              <w:top w:val="single" w:sz="1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14:paraId="6A62A203" w14:textId="77777777" w:rsidR="00EF278B" w:rsidRDefault="00AB02DE">
            <w:pPr>
              <w:wordWrap/>
              <w:spacing w:after="0" w:line="276" w:lineRule="auto"/>
              <w:textAlignment w:val="baseline"/>
              <w:rPr>
                <w:rFonts w:eastAsiaTheme="minorHAnsi" w:cs="굴림"/>
                <w:b/>
                <w:color w:val="000000"/>
                <w:kern w:val="0"/>
                <w:szCs w:val="20"/>
              </w:rPr>
            </w:pPr>
            <w:r>
              <w:rPr>
                <w:rFonts w:eastAsiaTheme="minorHAnsi" w:cs="굴림"/>
                <w:b/>
                <w:color w:val="000000"/>
                <w:kern w:val="0"/>
                <w:szCs w:val="20"/>
              </w:rPr>
              <w:t>Course Code</w:t>
            </w:r>
          </w:p>
        </w:tc>
        <w:tc>
          <w:tcPr>
            <w:tcW w:w="1643" w:type="dxa"/>
            <w:gridSpan w:val="2"/>
            <w:tcBorders>
              <w:top w:val="single" w:sz="1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14:paraId="64EE3B28" w14:textId="14D79CF7" w:rsidR="00EF278B" w:rsidRDefault="00864C8E">
            <w:pPr>
              <w:wordWrap/>
              <w:spacing w:after="0" w:line="276" w:lineRule="auto"/>
              <w:jc w:val="center"/>
              <w:textAlignment w:val="baseline"/>
              <w:rPr>
                <w:rFonts w:eastAsiaTheme="minorHAnsi" w:cs="굴림"/>
                <w:b/>
                <w:color w:val="000000"/>
                <w:kern w:val="0"/>
                <w:szCs w:val="20"/>
              </w:rPr>
            </w:pPr>
            <w:r w:rsidRPr="00864C8E">
              <w:rPr>
                <w:rFonts w:eastAsiaTheme="minorHAnsi" w:cs="굴림"/>
                <w:b/>
                <w:color w:val="000000"/>
                <w:kern w:val="0"/>
                <w:szCs w:val="20"/>
              </w:rPr>
              <w:t>PE3103</w:t>
            </w:r>
          </w:p>
        </w:tc>
        <w:tc>
          <w:tcPr>
            <w:tcW w:w="963" w:type="dxa"/>
            <w:tcBorders>
              <w:top w:val="single" w:sz="1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14:paraId="22606738"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Credit</w:t>
            </w:r>
          </w:p>
        </w:tc>
        <w:tc>
          <w:tcPr>
            <w:tcW w:w="793" w:type="dxa"/>
            <w:tcBorders>
              <w:top w:val="single" w:sz="1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14:paraId="67648238" w14:textId="3B733E5C" w:rsidR="00EF278B" w:rsidRDefault="00864C8E">
            <w:pPr>
              <w:wordWrap/>
              <w:spacing w:after="0" w:line="276" w:lineRule="auto"/>
              <w:jc w:val="center"/>
              <w:textAlignment w:val="baseline"/>
              <w:rPr>
                <w:rFonts w:eastAsiaTheme="minorHAnsi" w:cs="굴림"/>
                <w:b/>
                <w:bCs/>
                <w:color w:val="FF0000"/>
                <w:kern w:val="0"/>
                <w:szCs w:val="20"/>
              </w:rPr>
            </w:pPr>
            <w:r w:rsidRPr="00864C8E">
              <w:rPr>
                <w:rFonts w:eastAsiaTheme="minorHAnsi" w:cs="굴림" w:hint="eastAsia"/>
                <w:b/>
                <w:bCs/>
                <w:color w:val="000000" w:themeColor="text1"/>
                <w:kern w:val="0"/>
                <w:szCs w:val="20"/>
              </w:rPr>
              <w:t>4</w:t>
            </w:r>
          </w:p>
        </w:tc>
        <w:tc>
          <w:tcPr>
            <w:tcW w:w="1044" w:type="dxa"/>
            <w:vMerge w:val="restart"/>
            <w:tcBorders>
              <w:top w:val="single" w:sz="1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15E48500"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함초롬돋움"/>
                <w:b/>
                <w:bCs/>
                <w:color w:val="000000"/>
                <w:kern w:val="0"/>
                <w:szCs w:val="20"/>
              </w:rPr>
              <w:t>Classroom</w:t>
            </w:r>
          </w:p>
        </w:tc>
        <w:tc>
          <w:tcPr>
            <w:tcW w:w="1839" w:type="dxa"/>
            <w:vMerge w:val="restart"/>
            <w:tcBorders>
              <w:top w:val="single" w:sz="1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7ACEFEA1" w14:textId="1CF21274" w:rsidR="00EF278B" w:rsidRDefault="00864C8E" w:rsidP="00864C8E">
            <w:pPr>
              <w:wordWrap/>
              <w:spacing w:after="0" w:line="276" w:lineRule="auto"/>
              <w:jc w:val="center"/>
              <w:textAlignment w:val="baseline"/>
              <w:rPr>
                <w:rFonts w:eastAsiaTheme="minorHAnsi" w:cs="굴림"/>
                <w:b/>
                <w:color w:val="000000"/>
                <w:kern w:val="0"/>
                <w:szCs w:val="20"/>
              </w:rPr>
            </w:pPr>
            <w:proofErr w:type="spellStart"/>
            <w:r w:rsidRPr="00864C8E">
              <w:rPr>
                <w:rFonts w:eastAsiaTheme="minorHAnsi" w:cs="굴림"/>
                <w:b/>
                <w:color w:val="000000"/>
                <w:kern w:val="0"/>
                <w:szCs w:val="20"/>
              </w:rPr>
              <w:t>Hyung</w:t>
            </w:r>
            <w:proofErr w:type="spellEnd"/>
            <w:r w:rsidRPr="00864C8E">
              <w:rPr>
                <w:rFonts w:eastAsiaTheme="minorHAnsi" w:cs="굴림"/>
                <w:b/>
                <w:color w:val="000000"/>
                <w:kern w:val="0"/>
                <w:szCs w:val="20"/>
              </w:rPr>
              <w:t xml:space="preserve"> </w:t>
            </w:r>
            <w:r>
              <w:rPr>
                <w:rFonts w:eastAsiaTheme="minorHAnsi" w:cs="굴림" w:hint="eastAsia"/>
                <w:b/>
                <w:color w:val="000000"/>
                <w:kern w:val="0"/>
                <w:szCs w:val="20"/>
              </w:rPr>
              <w:t>3303</w:t>
            </w:r>
          </w:p>
        </w:tc>
      </w:tr>
      <w:tr w:rsidR="00EF278B" w14:paraId="62ECE735" w14:textId="77777777">
        <w:trPr>
          <w:trHeight w:val="379"/>
        </w:trPr>
        <w:tc>
          <w:tcPr>
            <w:tcW w:w="0" w:type="auto"/>
            <w:vMerge/>
            <w:tcBorders>
              <w:top w:val="single" w:sz="12" w:space="0" w:color="000000"/>
              <w:left w:val="single" w:sz="12" w:space="0" w:color="000000"/>
              <w:bottom w:val="single" w:sz="12" w:space="0" w:color="000000"/>
              <w:right w:val="single" w:sz="2" w:space="0" w:color="000000"/>
            </w:tcBorders>
            <w:vAlign w:val="center"/>
            <w:hideMark/>
          </w:tcPr>
          <w:p w14:paraId="383EDF31" w14:textId="77777777" w:rsidR="00EF278B" w:rsidRDefault="00EF278B">
            <w:pPr>
              <w:widowControl/>
              <w:wordWrap/>
              <w:autoSpaceDE/>
              <w:autoSpaceDN/>
              <w:spacing w:after="0" w:line="276" w:lineRule="auto"/>
              <w:jc w:val="left"/>
              <w:rPr>
                <w:rFonts w:eastAsiaTheme="minorHAnsi" w:cs="굴림"/>
                <w:b/>
                <w:color w:val="000000"/>
                <w:kern w:val="0"/>
                <w:szCs w:val="20"/>
              </w:rPr>
            </w:pPr>
          </w:p>
        </w:tc>
        <w:tc>
          <w:tcPr>
            <w:tcW w:w="0" w:type="auto"/>
            <w:gridSpan w:val="2"/>
            <w:vMerge/>
            <w:tcBorders>
              <w:top w:val="single" w:sz="12" w:space="0" w:color="000000"/>
              <w:left w:val="single" w:sz="2" w:space="0" w:color="000000"/>
              <w:bottom w:val="single" w:sz="12" w:space="0" w:color="000000"/>
              <w:right w:val="single" w:sz="12" w:space="0" w:color="000000"/>
            </w:tcBorders>
            <w:vAlign w:val="center"/>
            <w:hideMark/>
          </w:tcPr>
          <w:p w14:paraId="5F05323E" w14:textId="77777777" w:rsidR="00EF278B" w:rsidRDefault="00EF278B">
            <w:pPr>
              <w:widowControl/>
              <w:wordWrap/>
              <w:autoSpaceDE/>
              <w:autoSpaceDN/>
              <w:spacing w:after="0" w:line="276" w:lineRule="auto"/>
              <w:jc w:val="left"/>
              <w:rPr>
                <w:rFonts w:eastAsiaTheme="minorHAnsi" w:cs="굴림"/>
                <w:b/>
                <w:color w:val="000000"/>
                <w:kern w:val="0"/>
                <w:szCs w:val="20"/>
              </w:rPr>
            </w:pPr>
          </w:p>
        </w:tc>
        <w:tc>
          <w:tcPr>
            <w:tcW w:w="1303" w:type="dxa"/>
            <w:gridSpan w:val="2"/>
            <w:tcBorders>
              <w:top w:val="single" w:sz="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65654D63"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Type</w:t>
            </w:r>
          </w:p>
        </w:tc>
        <w:tc>
          <w:tcPr>
            <w:tcW w:w="1643" w:type="dxa"/>
            <w:gridSpan w:val="2"/>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7A56B923" w14:textId="46CCD77A" w:rsidR="00EF278B" w:rsidRDefault="00864C8E">
            <w:pPr>
              <w:wordWrap/>
              <w:spacing w:after="0" w:line="276" w:lineRule="auto"/>
              <w:jc w:val="center"/>
              <w:textAlignment w:val="baseline"/>
              <w:rPr>
                <w:rFonts w:eastAsiaTheme="minorHAnsi" w:cs="굴림"/>
                <w:b/>
                <w:color w:val="000000"/>
                <w:kern w:val="0"/>
                <w:szCs w:val="20"/>
              </w:rPr>
            </w:pPr>
            <w:r w:rsidRPr="00864C8E">
              <w:rPr>
                <w:rFonts w:eastAsiaTheme="minorHAnsi" w:cs="굴림" w:hint="eastAsia"/>
                <w:b/>
                <w:color w:val="000000"/>
                <w:kern w:val="0"/>
                <w:szCs w:val="20"/>
              </w:rPr>
              <w:t>자연계열</w:t>
            </w:r>
            <w:r w:rsidRPr="00864C8E">
              <w:rPr>
                <w:rFonts w:eastAsiaTheme="minorHAnsi" w:cs="굴림"/>
                <w:b/>
                <w:color w:val="000000"/>
                <w:kern w:val="0"/>
                <w:szCs w:val="20"/>
              </w:rPr>
              <w:t>/교과심화</w:t>
            </w:r>
          </w:p>
        </w:tc>
        <w:tc>
          <w:tcPr>
            <w:tcW w:w="963" w:type="dxa"/>
            <w:tcBorders>
              <w:top w:val="single" w:sz="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6C095C50"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함초롬돋움"/>
                <w:b/>
                <w:bCs/>
                <w:color w:val="000000"/>
                <w:kern w:val="0"/>
                <w:szCs w:val="20"/>
              </w:rPr>
              <w:t>Hours</w:t>
            </w:r>
          </w:p>
        </w:tc>
        <w:tc>
          <w:tcPr>
            <w:tcW w:w="793" w:type="dxa"/>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3E2758C8" w14:textId="4F2C1D7F" w:rsidR="00EF278B" w:rsidRDefault="00864C8E">
            <w:pPr>
              <w:wordWrap/>
              <w:spacing w:after="0" w:line="276" w:lineRule="auto"/>
              <w:jc w:val="center"/>
              <w:textAlignment w:val="baseline"/>
              <w:rPr>
                <w:rFonts w:eastAsiaTheme="minorHAnsi" w:cs="굴림"/>
                <w:b/>
                <w:color w:val="000000"/>
                <w:kern w:val="0"/>
                <w:szCs w:val="20"/>
              </w:rPr>
            </w:pPr>
            <w:r>
              <w:rPr>
                <w:rFonts w:eastAsiaTheme="minorHAnsi" w:cs="굴림" w:hint="eastAsia"/>
                <w:b/>
                <w:color w:val="000000"/>
                <w:kern w:val="0"/>
                <w:szCs w:val="20"/>
              </w:rPr>
              <w:t>4</w:t>
            </w:r>
          </w:p>
        </w:tc>
        <w:tc>
          <w:tcPr>
            <w:tcW w:w="0" w:type="auto"/>
            <w:vMerge/>
            <w:tcBorders>
              <w:top w:val="single" w:sz="12" w:space="0" w:color="000000"/>
              <w:left w:val="single" w:sz="12" w:space="0" w:color="000000"/>
              <w:bottom w:val="single" w:sz="12" w:space="0" w:color="000000"/>
              <w:right w:val="single" w:sz="2" w:space="0" w:color="000000"/>
            </w:tcBorders>
            <w:vAlign w:val="center"/>
            <w:hideMark/>
          </w:tcPr>
          <w:p w14:paraId="0685C3E8" w14:textId="77777777" w:rsidR="00EF278B" w:rsidRDefault="00EF278B">
            <w:pPr>
              <w:widowControl/>
              <w:wordWrap/>
              <w:autoSpaceDE/>
              <w:autoSpaceDN/>
              <w:spacing w:after="0" w:line="276" w:lineRule="auto"/>
              <w:jc w:val="left"/>
              <w:rPr>
                <w:rFonts w:eastAsiaTheme="minorHAnsi" w:cs="굴림"/>
                <w:b/>
                <w:color w:val="000000"/>
                <w:kern w:val="0"/>
                <w:szCs w:val="20"/>
              </w:rPr>
            </w:pPr>
          </w:p>
        </w:tc>
        <w:tc>
          <w:tcPr>
            <w:tcW w:w="1839" w:type="dxa"/>
            <w:vMerge/>
            <w:tcBorders>
              <w:top w:val="single" w:sz="12" w:space="0" w:color="000000"/>
              <w:left w:val="single" w:sz="2" w:space="0" w:color="000000"/>
              <w:bottom w:val="single" w:sz="12" w:space="0" w:color="000000"/>
              <w:right w:val="single" w:sz="12" w:space="0" w:color="000000"/>
            </w:tcBorders>
            <w:vAlign w:val="center"/>
            <w:hideMark/>
          </w:tcPr>
          <w:p w14:paraId="54B94730" w14:textId="77777777" w:rsidR="00EF278B" w:rsidRDefault="00EF278B">
            <w:pPr>
              <w:widowControl/>
              <w:wordWrap/>
              <w:autoSpaceDE/>
              <w:autoSpaceDN/>
              <w:spacing w:after="0" w:line="276" w:lineRule="auto"/>
              <w:jc w:val="left"/>
              <w:rPr>
                <w:rFonts w:eastAsiaTheme="minorHAnsi" w:cs="굴림"/>
                <w:b/>
                <w:color w:val="000000"/>
                <w:kern w:val="0"/>
                <w:szCs w:val="20"/>
              </w:rPr>
            </w:pPr>
          </w:p>
        </w:tc>
      </w:tr>
      <w:tr w:rsidR="00EF278B" w14:paraId="20BFDBFF" w14:textId="77777777">
        <w:trPr>
          <w:trHeight w:val="426"/>
        </w:trPr>
        <w:tc>
          <w:tcPr>
            <w:tcW w:w="1042" w:type="dxa"/>
            <w:vMerge w:val="restart"/>
            <w:tcBorders>
              <w:top w:val="single" w:sz="1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356ED63D"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Teacher</w:t>
            </w:r>
          </w:p>
        </w:tc>
        <w:tc>
          <w:tcPr>
            <w:tcW w:w="1495" w:type="dxa"/>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781DB0E8"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Name</w:t>
            </w:r>
          </w:p>
        </w:tc>
        <w:tc>
          <w:tcPr>
            <w:tcW w:w="992" w:type="dxa"/>
            <w:gridSpan w:val="2"/>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2618B0D0"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Class no.</w:t>
            </w:r>
          </w:p>
        </w:tc>
        <w:tc>
          <w:tcPr>
            <w:tcW w:w="992" w:type="dxa"/>
            <w:gridSpan w:val="2"/>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1C43F135"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함초롬돋움"/>
                <w:b/>
                <w:bCs/>
                <w:color w:val="000000"/>
                <w:kern w:val="0"/>
                <w:szCs w:val="20"/>
              </w:rPr>
              <w:t>Office</w:t>
            </w:r>
          </w:p>
        </w:tc>
        <w:tc>
          <w:tcPr>
            <w:tcW w:w="1315" w:type="dxa"/>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75894954" w14:textId="6B571E21"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함초롬돋움"/>
                <w:b/>
                <w:bCs/>
                <w:color w:val="000000"/>
                <w:kern w:val="0"/>
                <w:szCs w:val="20"/>
              </w:rPr>
              <w:t xml:space="preserve">Office </w:t>
            </w:r>
            <w:r w:rsidR="0083076C">
              <w:rPr>
                <w:rFonts w:eastAsiaTheme="minorHAnsi" w:cs="함초롬돋움"/>
                <w:b/>
                <w:bCs/>
                <w:color w:val="000000"/>
                <w:kern w:val="0"/>
                <w:szCs w:val="20"/>
              </w:rPr>
              <w:t>H</w:t>
            </w:r>
            <w:r>
              <w:rPr>
                <w:rFonts w:eastAsiaTheme="minorHAnsi" w:cs="함초롬돋움"/>
                <w:b/>
                <w:bCs/>
                <w:color w:val="000000"/>
                <w:kern w:val="0"/>
                <w:szCs w:val="20"/>
              </w:rPr>
              <w:t>our</w:t>
            </w:r>
            <w:r w:rsidR="00D56BC1">
              <w:rPr>
                <w:rFonts w:eastAsiaTheme="minorHAnsi" w:cs="함초롬돋움"/>
                <w:b/>
                <w:bCs/>
                <w:color w:val="000000"/>
                <w:kern w:val="0"/>
                <w:szCs w:val="20"/>
              </w:rPr>
              <w:t>*</w:t>
            </w:r>
          </w:p>
        </w:tc>
        <w:tc>
          <w:tcPr>
            <w:tcW w:w="1756" w:type="dxa"/>
            <w:gridSpan w:val="2"/>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2ECF1BDF"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Contact</w:t>
            </w:r>
          </w:p>
        </w:tc>
        <w:tc>
          <w:tcPr>
            <w:tcW w:w="2883" w:type="dxa"/>
            <w:gridSpan w:val="2"/>
            <w:tcBorders>
              <w:top w:val="single" w:sz="1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5A6CF355"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함초롬돋움"/>
                <w:b/>
                <w:bCs/>
                <w:color w:val="000000"/>
                <w:kern w:val="0"/>
                <w:szCs w:val="20"/>
              </w:rPr>
              <w:t>E-mail</w:t>
            </w:r>
          </w:p>
        </w:tc>
      </w:tr>
      <w:tr w:rsidR="00EF278B" w14:paraId="2DCCF603" w14:textId="77777777">
        <w:trPr>
          <w:trHeight w:val="426"/>
        </w:trPr>
        <w:tc>
          <w:tcPr>
            <w:tcW w:w="0" w:type="auto"/>
            <w:vMerge/>
            <w:tcBorders>
              <w:top w:val="single" w:sz="12" w:space="0" w:color="000000"/>
              <w:left w:val="single" w:sz="12" w:space="0" w:color="000000"/>
              <w:bottom w:val="single" w:sz="12" w:space="0" w:color="000000"/>
              <w:right w:val="single" w:sz="2" w:space="0" w:color="000000"/>
            </w:tcBorders>
            <w:vAlign w:val="center"/>
            <w:hideMark/>
          </w:tcPr>
          <w:p w14:paraId="7B67907D" w14:textId="77777777" w:rsidR="00EF278B" w:rsidRDefault="00EF278B">
            <w:pPr>
              <w:widowControl/>
              <w:wordWrap/>
              <w:autoSpaceDE/>
              <w:autoSpaceDN/>
              <w:spacing w:after="0" w:line="276" w:lineRule="auto"/>
              <w:jc w:val="left"/>
              <w:rPr>
                <w:rFonts w:eastAsiaTheme="minorHAnsi" w:cs="굴림"/>
                <w:b/>
                <w:color w:val="000000"/>
                <w:kern w:val="0"/>
                <w:szCs w:val="20"/>
              </w:rPr>
            </w:pPr>
          </w:p>
        </w:tc>
        <w:tc>
          <w:tcPr>
            <w:tcW w:w="1495" w:type="dxa"/>
            <w:tcBorders>
              <w:top w:val="single" w:sz="1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4F1EF6DB" w14:textId="7AAA9EC2" w:rsidR="00EF278B" w:rsidRDefault="00864C8E">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L</w:t>
            </w:r>
            <w:r>
              <w:rPr>
                <w:rFonts w:eastAsiaTheme="minorHAnsi" w:cs="굴림" w:hint="eastAsia"/>
                <w:b/>
                <w:color w:val="000000"/>
                <w:kern w:val="0"/>
                <w:szCs w:val="20"/>
              </w:rPr>
              <w:t>ee, Hun Bong</w:t>
            </w:r>
          </w:p>
        </w:tc>
        <w:tc>
          <w:tcPr>
            <w:tcW w:w="992" w:type="dxa"/>
            <w:gridSpan w:val="2"/>
            <w:tcBorders>
              <w:top w:val="single" w:sz="1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71F11BAD" w14:textId="7E997C46" w:rsidR="00EF278B" w:rsidRDefault="00864C8E">
            <w:pPr>
              <w:wordWrap/>
              <w:spacing w:after="0" w:line="276" w:lineRule="auto"/>
              <w:jc w:val="center"/>
              <w:textAlignment w:val="baseline"/>
              <w:rPr>
                <w:rFonts w:eastAsiaTheme="minorHAnsi" w:cs="굴림"/>
                <w:b/>
                <w:color w:val="000000"/>
                <w:kern w:val="0"/>
                <w:szCs w:val="20"/>
              </w:rPr>
            </w:pPr>
            <w:r>
              <w:rPr>
                <w:rFonts w:eastAsiaTheme="minorHAnsi" w:cs="굴림" w:hint="eastAsia"/>
                <w:b/>
                <w:color w:val="000000"/>
                <w:kern w:val="0"/>
                <w:szCs w:val="20"/>
              </w:rPr>
              <w:t>1</w:t>
            </w:r>
          </w:p>
        </w:tc>
        <w:tc>
          <w:tcPr>
            <w:tcW w:w="992" w:type="dxa"/>
            <w:gridSpan w:val="2"/>
            <w:tcBorders>
              <w:top w:val="single" w:sz="1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49BFC02C" w14:textId="524DF411" w:rsidR="00EF278B" w:rsidRDefault="0019172A">
            <w:pPr>
              <w:wordWrap/>
              <w:spacing w:after="0" w:line="276" w:lineRule="auto"/>
              <w:jc w:val="center"/>
              <w:textAlignment w:val="baseline"/>
              <w:rPr>
                <w:rFonts w:eastAsiaTheme="minorHAnsi" w:cs="굴림"/>
                <w:b/>
                <w:color w:val="000000"/>
                <w:kern w:val="0"/>
                <w:szCs w:val="20"/>
              </w:rPr>
            </w:pPr>
            <w:r>
              <w:rPr>
                <w:rFonts w:eastAsiaTheme="minorHAnsi" w:cs="굴림" w:hint="eastAsia"/>
                <w:b/>
                <w:color w:val="000000"/>
                <w:kern w:val="0"/>
                <w:szCs w:val="20"/>
              </w:rPr>
              <w:t>Chang 5505</w:t>
            </w:r>
          </w:p>
        </w:tc>
        <w:tc>
          <w:tcPr>
            <w:tcW w:w="1315" w:type="dxa"/>
            <w:tcBorders>
              <w:top w:val="single" w:sz="1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5C3C296E" w14:textId="77777777" w:rsidR="00EF278B" w:rsidRDefault="00EF278B">
            <w:pPr>
              <w:wordWrap/>
              <w:spacing w:after="0" w:line="276" w:lineRule="auto"/>
              <w:jc w:val="center"/>
              <w:textAlignment w:val="baseline"/>
              <w:rPr>
                <w:rFonts w:eastAsiaTheme="minorHAnsi" w:cs="굴림"/>
                <w:b/>
                <w:color w:val="000000"/>
                <w:kern w:val="0"/>
                <w:szCs w:val="20"/>
              </w:rPr>
            </w:pPr>
          </w:p>
        </w:tc>
        <w:tc>
          <w:tcPr>
            <w:tcW w:w="1756" w:type="dxa"/>
            <w:gridSpan w:val="2"/>
            <w:tcBorders>
              <w:top w:val="single" w:sz="1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0B0E4BD0" w14:textId="0E637D79" w:rsidR="00EF278B" w:rsidRDefault="008A1971">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A</w:t>
            </w:r>
            <w:r>
              <w:rPr>
                <w:rFonts w:eastAsiaTheme="minorHAnsi" w:cs="굴림" w:hint="eastAsia"/>
                <w:b/>
                <w:color w:val="000000"/>
                <w:kern w:val="0"/>
                <w:szCs w:val="20"/>
              </w:rPr>
              <w:t>nytime(e-mail)</w:t>
            </w:r>
          </w:p>
        </w:tc>
        <w:tc>
          <w:tcPr>
            <w:tcW w:w="2883" w:type="dxa"/>
            <w:gridSpan w:val="2"/>
            <w:tcBorders>
              <w:top w:val="single" w:sz="12" w:space="0" w:color="000000"/>
              <w:left w:val="single" w:sz="2" w:space="0" w:color="000000"/>
              <w:bottom w:val="single" w:sz="4" w:space="0" w:color="000000"/>
              <w:right w:val="single" w:sz="12" w:space="0" w:color="000000"/>
            </w:tcBorders>
            <w:tcMar>
              <w:top w:w="28" w:type="dxa"/>
              <w:left w:w="28" w:type="dxa"/>
              <w:bottom w:w="28" w:type="dxa"/>
              <w:right w:w="28" w:type="dxa"/>
            </w:tcMar>
            <w:vAlign w:val="center"/>
            <w:hideMark/>
          </w:tcPr>
          <w:p w14:paraId="3E7F1ECA" w14:textId="1E87E44D" w:rsidR="00EF278B" w:rsidRDefault="008A1971">
            <w:pPr>
              <w:wordWrap/>
              <w:spacing w:after="0" w:line="276" w:lineRule="auto"/>
              <w:jc w:val="center"/>
              <w:textAlignment w:val="baseline"/>
              <w:rPr>
                <w:rFonts w:eastAsiaTheme="minorHAnsi" w:cs="굴림"/>
                <w:b/>
                <w:color w:val="000000"/>
                <w:kern w:val="0"/>
                <w:szCs w:val="20"/>
              </w:rPr>
            </w:pPr>
            <w:r>
              <w:rPr>
                <w:rFonts w:eastAsiaTheme="minorHAnsi" w:cs="굴림" w:hint="eastAsia"/>
                <w:b/>
                <w:color w:val="000000"/>
                <w:kern w:val="0"/>
                <w:szCs w:val="20"/>
              </w:rPr>
              <w:t>superpig</w:t>
            </w:r>
            <w:r w:rsidRPr="008A1971">
              <w:rPr>
                <w:rFonts w:eastAsiaTheme="minorHAnsi" w:cs="굴림"/>
                <w:b/>
                <w:color w:val="000000"/>
                <w:kern w:val="0"/>
                <w:szCs w:val="20"/>
              </w:rPr>
              <w:t>@ksa.hs.kr</w:t>
            </w:r>
          </w:p>
        </w:tc>
      </w:tr>
      <w:tr w:rsidR="00EF278B" w14:paraId="1E8FAC0E" w14:textId="77777777">
        <w:trPr>
          <w:trHeight w:val="426"/>
        </w:trPr>
        <w:tc>
          <w:tcPr>
            <w:tcW w:w="0" w:type="auto"/>
            <w:vMerge/>
            <w:tcBorders>
              <w:top w:val="single" w:sz="12" w:space="0" w:color="000000"/>
              <w:left w:val="single" w:sz="12" w:space="0" w:color="000000"/>
              <w:bottom w:val="single" w:sz="12" w:space="0" w:color="000000"/>
              <w:right w:val="single" w:sz="2" w:space="0" w:color="000000"/>
            </w:tcBorders>
            <w:vAlign w:val="center"/>
            <w:hideMark/>
          </w:tcPr>
          <w:p w14:paraId="2B06A7A2" w14:textId="77777777" w:rsidR="00EF278B" w:rsidRDefault="00EF278B">
            <w:pPr>
              <w:widowControl/>
              <w:wordWrap/>
              <w:autoSpaceDE/>
              <w:autoSpaceDN/>
              <w:spacing w:after="0" w:line="276" w:lineRule="auto"/>
              <w:jc w:val="left"/>
              <w:rPr>
                <w:rFonts w:eastAsiaTheme="minorHAnsi" w:cs="굴림"/>
                <w:b/>
                <w:color w:val="000000"/>
                <w:kern w:val="0"/>
                <w:szCs w:val="20"/>
              </w:rPr>
            </w:pPr>
          </w:p>
        </w:tc>
        <w:tc>
          <w:tcPr>
            <w:tcW w:w="1495" w:type="dxa"/>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3959C3D3" w14:textId="77777777" w:rsidR="00EF278B" w:rsidRDefault="00EF278B">
            <w:pPr>
              <w:wordWrap/>
              <w:spacing w:after="0" w:line="276" w:lineRule="auto"/>
              <w:jc w:val="center"/>
              <w:textAlignment w:val="baseline"/>
              <w:rPr>
                <w:rFonts w:eastAsiaTheme="minorHAnsi" w:cs="굴림"/>
                <w:b/>
                <w:color w:val="000000"/>
                <w:kern w:val="0"/>
                <w:szCs w:val="20"/>
              </w:rPr>
            </w:pPr>
          </w:p>
        </w:tc>
        <w:tc>
          <w:tcPr>
            <w:tcW w:w="992" w:type="dxa"/>
            <w:gridSpan w:val="2"/>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43BA448D" w14:textId="77777777" w:rsidR="00EF278B" w:rsidRDefault="00EF278B">
            <w:pPr>
              <w:wordWrap/>
              <w:spacing w:after="0" w:line="276" w:lineRule="auto"/>
              <w:jc w:val="center"/>
              <w:textAlignment w:val="baseline"/>
              <w:rPr>
                <w:rFonts w:eastAsiaTheme="minorHAnsi" w:cs="굴림"/>
                <w:b/>
                <w:color w:val="000000"/>
                <w:kern w:val="0"/>
                <w:szCs w:val="20"/>
              </w:rPr>
            </w:pPr>
          </w:p>
        </w:tc>
        <w:tc>
          <w:tcPr>
            <w:tcW w:w="992" w:type="dxa"/>
            <w:gridSpan w:val="2"/>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5BE4B953" w14:textId="77777777" w:rsidR="00EF278B" w:rsidRDefault="00EF278B">
            <w:pPr>
              <w:wordWrap/>
              <w:spacing w:after="0" w:line="276" w:lineRule="auto"/>
              <w:jc w:val="center"/>
              <w:textAlignment w:val="baseline"/>
              <w:rPr>
                <w:rFonts w:eastAsiaTheme="minorHAnsi" w:cs="굴림"/>
                <w:b/>
                <w:color w:val="000000"/>
                <w:kern w:val="0"/>
                <w:szCs w:val="20"/>
              </w:rPr>
            </w:pPr>
          </w:p>
        </w:tc>
        <w:tc>
          <w:tcPr>
            <w:tcW w:w="1315" w:type="dxa"/>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70A698C4" w14:textId="77777777" w:rsidR="00EF278B" w:rsidRDefault="00EF278B">
            <w:pPr>
              <w:wordWrap/>
              <w:spacing w:after="0" w:line="276" w:lineRule="auto"/>
              <w:jc w:val="center"/>
              <w:textAlignment w:val="baseline"/>
              <w:rPr>
                <w:rFonts w:eastAsiaTheme="minorHAnsi" w:cs="굴림"/>
                <w:b/>
                <w:color w:val="000000"/>
                <w:kern w:val="0"/>
                <w:szCs w:val="20"/>
              </w:rPr>
            </w:pPr>
          </w:p>
        </w:tc>
        <w:tc>
          <w:tcPr>
            <w:tcW w:w="1756" w:type="dxa"/>
            <w:gridSpan w:val="2"/>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423F7B75" w14:textId="77777777" w:rsidR="00EF278B" w:rsidRDefault="00EF278B">
            <w:pPr>
              <w:wordWrap/>
              <w:spacing w:after="0" w:line="276" w:lineRule="auto"/>
              <w:jc w:val="center"/>
              <w:textAlignment w:val="baseline"/>
              <w:rPr>
                <w:rFonts w:eastAsiaTheme="minorHAnsi" w:cs="굴림"/>
                <w:b/>
                <w:color w:val="000000"/>
                <w:kern w:val="0"/>
                <w:szCs w:val="20"/>
              </w:rPr>
            </w:pPr>
          </w:p>
        </w:tc>
        <w:tc>
          <w:tcPr>
            <w:tcW w:w="2883" w:type="dxa"/>
            <w:gridSpan w:val="2"/>
            <w:tcBorders>
              <w:top w:val="single" w:sz="2" w:space="0" w:color="000000"/>
              <w:left w:val="single" w:sz="2" w:space="0" w:color="000000"/>
              <w:bottom w:val="single" w:sz="4" w:space="0" w:color="000000"/>
              <w:right w:val="single" w:sz="12" w:space="0" w:color="000000"/>
            </w:tcBorders>
            <w:tcMar>
              <w:top w:w="28" w:type="dxa"/>
              <w:left w:w="28" w:type="dxa"/>
              <w:bottom w:w="28" w:type="dxa"/>
              <w:right w:w="28" w:type="dxa"/>
            </w:tcMar>
            <w:vAlign w:val="center"/>
            <w:hideMark/>
          </w:tcPr>
          <w:p w14:paraId="187012D8" w14:textId="77777777" w:rsidR="00EF278B" w:rsidRDefault="00EF278B">
            <w:pPr>
              <w:wordWrap/>
              <w:spacing w:after="0" w:line="276" w:lineRule="auto"/>
              <w:jc w:val="center"/>
              <w:textAlignment w:val="baseline"/>
              <w:rPr>
                <w:rFonts w:eastAsiaTheme="minorHAnsi" w:cs="굴림"/>
                <w:b/>
                <w:color w:val="000000"/>
                <w:spacing w:val="-6"/>
                <w:kern w:val="0"/>
                <w:szCs w:val="20"/>
              </w:rPr>
            </w:pPr>
          </w:p>
        </w:tc>
      </w:tr>
      <w:tr w:rsidR="00EF278B" w14:paraId="4D170627" w14:textId="77777777">
        <w:trPr>
          <w:trHeight w:val="426"/>
        </w:trPr>
        <w:tc>
          <w:tcPr>
            <w:tcW w:w="0" w:type="auto"/>
            <w:vMerge/>
            <w:tcBorders>
              <w:top w:val="single" w:sz="12" w:space="0" w:color="000000"/>
              <w:left w:val="single" w:sz="12" w:space="0" w:color="000000"/>
              <w:bottom w:val="single" w:sz="12" w:space="0" w:color="000000"/>
              <w:right w:val="single" w:sz="2" w:space="0" w:color="000000"/>
            </w:tcBorders>
            <w:vAlign w:val="center"/>
            <w:hideMark/>
          </w:tcPr>
          <w:p w14:paraId="08C868C9" w14:textId="77777777" w:rsidR="00EF278B" w:rsidRDefault="00EF278B">
            <w:pPr>
              <w:widowControl/>
              <w:wordWrap/>
              <w:autoSpaceDE/>
              <w:autoSpaceDN/>
              <w:spacing w:after="0" w:line="276" w:lineRule="auto"/>
              <w:jc w:val="left"/>
              <w:rPr>
                <w:rFonts w:eastAsiaTheme="minorHAnsi" w:cs="굴림"/>
                <w:b/>
                <w:color w:val="000000"/>
                <w:kern w:val="0"/>
                <w:szCs w:val="20"/>
              </w:rPr>
            </w:pPr>
          </w:p>
        </w:tc>
        <w:tc>
          <w:tcPr>
            <w:tcW w:w="1495" w:type="dxa"/>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0B689661" w14:textId="77777777" w:rsidR="00EF278B" w:rsidRDefault="00EF278B">
            <w:pPr>
              <w:wordWrap/>
              <w:spacing w:after="0" w:line="276" w:lineRule="auto"/>
              <w:jc w:val="center"/>
              <w:textAlignment w:val="baseline"/>
              <w:rPr>
                <w:rFonts w:eastAsiaTheme="minorHAnsi" w:cs="굴림"/>
                <w:b/>
                <w:color w:val="000000"/>
                <w:kern w:val="0"/>
                <w:szCs w:val="20"/>
              </w:rPr>
            </w:pPr>
          </w:p>
        </w:tc>
        <w:tc>
          <w:tcPr>
            <w:tcW w:w="992" w:type="dxa"/>
            <w:gridSpan w:val="2"/>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465DB2EC" w14:textId="77777777" w:rsidR="00EF278B" w:rsidRDefault="00EF278B">
            <w:pPr>
              <w:wordWrap/>
              <w:spacing w:after="0" w:line="276" w:lineRule="auto"/>
              <w:jc w:val="center"/>
              <w:textAlignment w:val="baseline"/>
              <w:rPr>
                <w:rFonts w:eastAsiaTheme="minorHAnsi" w:cs="굴림"/>
                <w:b/>
                <w:color w:val="000000"/>
                <w:kern w:val="0"/>
                <w:szCs w:val="20"/>
              </w:rPr>
            </w:pPr>
          </w:p>
        </w:tc>
        <w:tc>
          <w:tcPr>
            <w:tcW w:w="992" w:type="dxa"/>
            <w:gridSpan w:val="2"/>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13A5DD9B" w14:textId="77777777" w:rsidR="00EF278B" w:rsidRDefault="00EF278B">
            <w:pPr>
              <w:wordWrap/>
              <w:spacing w:after="0" w:line="276" w:lineRule="auto"/>
              <w:jc w:val="center"/>
              <w:textAlignment w:val="baseline"/>
              <w:rPr>
                <w:rFonts w:eastAsiaTheme="minorHAnsi" w:cs="굴림"/>
                <w:b/>
                <w:color w:val="000000"/>
                <w:kern w:val="0"/>
                <w:szCs w:val="20"/>
              </w:rPr>
            </w:pPr>
          </w:p>
        </w:tc>
        <w:tc>
          <w:tcPr>
            <w:tcW w:w="1315" w:type="dxa"/>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5D333CED" w14:textId="77777777" w:rsidR="00EF278B" w:rsidRDefault="00EF278B">
            <w:pPr>
              <w:wordWrap/>
              <w:spacing w:after="0" w:line="276" w:lineRule="auto"/>
              <w:jc w:val="center"/>
              <w:textAlignment w:val="baseline"/>
              <w:rPr>
                <w:rFonts w:eastAsiaTheme="minorHAnsi" w:cs="굴림"/>
                <w:b/>
                <w:color w:val="000000"/>
                <w:kern w:val="0"/>
                <w:szCs w:val="20"/>
              </w:rPr>
            </w:pPr>
          </w:p>
        </w:tc>
        <w:tc>
          <w:tcPr>
            <w:tcW w:w="1756" w:type="dxa"/>
            <w:gridSpan w:val="2"/>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11B54417" w14:textId="77777777" w:rsidR="00EF278B" w:rsidRDefault="00EF278B">
            <w:pPr>
              <w:wordWrap/>
              <w:spacing w:after="0" w:line="276" w:lineRule="auto"/>
              <w:jc w:val="center"/>
              <w:textAlignment w:val="baseline"/>
              <w:rPr>
                <w:rFonts w:eastAsiaTheme="minorHAnsi" w:cs="굴림"/>
                <w:b/>
                <w:color w:val="000000"/>
                <w:kern w:val="0"/>
                <w:szCs w:val="20"/>
              </w:rPr>
            </w:pPr>
          </w:p>
        </w:tc>
        <w:tc>
          <w:tcPr>
            <w:tcW w:w="2883" w:type="dxa"/>
            <w:gridSpan w:val="2"/>
            <w:tcBorders>
              <w:top w:val="single" w:sz="2" w:space="0" w:color="000000"/>
              <w:left w:val="single" w:sz="2" w:space="0" w:color="000000"/>
              <w:bottom w:val="single" w:sz="4" w:space="0" w:color="000000"/>
              <w:right w:val="single" w:sz="12" w:space="0" w:color="000000"/>
            </w:tcBorders>
            <w:tcMar>
              <w:top w:w="28" w:type="dxa"/>
              <w:left w:w="28" w:type="dxa"/>
              <w:bottom w:w="28" w:type="dxa"/>
              <w:right w:w="28" w:type="dxa"/>
            </w:tcMar>
            <w:vAlign w:val="center"/>
            <w:hideMark/>
          </w:tcPr>
          <w:p w14:paraId="7201E0B9" w14:textId="77777777" w:rsidR="00EF278B" w:rsidRDefault="00EF278B">
            <w:pPr>
              <w:wordWrap/>
              <w:spacing w:after="0" w:line="276" w:lineRule="auto"/>
              <w:jc w:val="center"/>
              <w:textAlignment w:val="baseline"/>
              <w:rPr>
                <w:rFonts w:eastAsiaTheme="minorHAnsi" w:cs="굴림"/>
                <w:b/>
                <w:color w:val="000000"/>
                <w:spacing w:val="-6"/>
                <w:kern w:val="0"/>
                <w:szCs w:val="20"/>
              </w:rPr>
            </w:pPr>
          </w:p>
        </w:tc>
      </w:tr>
      <w:tr w:rsidR="00EF278B" w14:paraId="02A94907" w14:textId="77777777">
        <w:trPr>
          <w:trHeight w:val="426"/>
        </w:trPr>
        <w:tc>
          <w:tcPr>
            <w:tcW w:w="0" w:type="auto"/>
            <w:vMerge/>
            <w:tcBorders>
              <w:top w:val="single" w:sz="12" w:space="0" w:color="000000"/>
              <w:left w:val="single" w:sz="12" w:space="0" w:color="000000"/>
              <w:bottom w:val="single" w:sz="12" w:space="0" w:color="000000"/>
              <w:right w:val="single" w:sz="2" w:space="0" w:color="000000"/>
            </w:tcBorders>
            <w:vAlign w:val="center"/>
            <w:hideMark/>
          </w:tcPr>
          <w:p w14:paraId="0753E435" w14:textId="77777777" w:rsidR="00EF278B" w:rsidRDefault="00EF278B">
            <w:pPr>
              <w:widowControl/>
              <w:wordWrap/>
              <w:autoSpaceDE/>
              <w:autoSpaceDN/>
              <w:spacing w:after="0" w:line="276" w:lineRule="auto"/>
              <w:jc w:val="left"/>
              <w:rPr>
                <w:rFonts w:eastAsiaTheme="minorHAnsi" w:cs="굴림"/>
                <w:color w:val="000000"/>
                <w:kern w:val="0"/>
                <w:szCs w:val="20"/>
              </w:rPr>
            </w:pPr>
          </w:p>
        </w:tc>
        <w:tc>
          <w:tcPr>
            <w:tcW w:w="1495" w:type="dxa"/>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38667728" w14:textId="77777777" w:rsidR="00EF278B" w:rsidRDefault="00EF278B">
            <w:pPr>
              <w:wordWrap/>
              <w:spacing w:after="0" w:line="276" w:lineRule="auto"/>
              <w:jc w:val="center"/>
              <w:textAlignment w:val="baseline"/>
              <w:rPr>
                <w:rFonts w:eastAsiaTheme="minorHAnsi" w:cs="굴림"/>
                <w:color w:val="000000"/>
                <w:kern w:val="0"/>
                <w:szCs w:val="20"/>
              </w:rPr>
            </w:pPr>
          </w:p>
        </w:tc>
        <w:tc>
          <w:tcPr>
            <w:tcW w:w="992" w:type="dxa"/>
            <w:gridSpan w:val="2"/>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4DF61252" w14:textId="77777777" w:rsidR="00EF278B" w:rsidRDefault="00EF278B">
            <w:pPr>
              <w:wordWrap/>
              <w:spacing w:after="0" w:line="276" w:lineRule="auto"/>
              <w:jc w:val="center"/>
              <w:textAlignment w:val="baseline"/>
              <w:rPr>
                <w:rFonts w:eastAsiaTheme="minorHAnsi" w:cs="굴림"/>
                <w:b/>
                <w:bCs/>
                <w:color w:val="000000"/>
                <w:kern w:val="0"/>
                <w:szCs w:val="20"/>
              </w:rPr>
            </w:pPr>
          </w:p>
        </w:tc>
        <w:tc>
          <w:tcPr>
            <w:tcW w:w="992" w:type="dxa"/>
            <w:gridSpan w:val="2"/>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7429B6FE" w14:textId="77777777" w:rsidR="00EF278B" w:rsidRDefault="00EF278B">
            <w:pPr>
              <w:wordWrap/>
              <w:spacing w:after="0" w:line="276" w:lineRule="auto"/>
              <w:jc w:val="center"/>
              <w:textAlignment w:val="baseline"/>
              <w:rPr>
                <w:rFonts w:eastAsiaTheme="minorHAnsi" w:cs="굴림"/>
                <w:color w:val="000000"/>
                <w:kern w:val="0"/>
                <w:szCs w:val="20"/>
              </w:rPr>
            </w:pPr>
          </w:p>
        </w:tc>
        <w:tc>
          <w:tcPr>
            <w:tcW w:w="1315" w:type="dxa"/>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7F5E1AFE" w14:textId="77777777" w:rsidR="00EF278B" w:rsidRDefault="00EF278B">
            <w:pPr>
              <w:wordWrap/>
              <w:spacing w:after="0" w:line="276" w:lineRule="auto"/>
              <w:jc w:val="center"/>
              <w:textAlignment w:val="baseline"/>
              <w:rPr>
                <w:rFonts w:eastAsiaTheme="minorHAnsi" w:cs="굴림"/>
                <w:b/>
                <w:bCs/>
                <w:color w:val="000000"/>
                <w:kern w:val="0"/>
                <w:szCs w:val="20"/>
              </w:rPr>
            </w:pPr>
          </w:p>
        </w:tc>
        <w:tc>
          <w:tcPr>
            <w:tcW w:w="1756" w:type="dxa"/>
            <w:gridSpan w:val="2"/>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583E71B1" w14:textId="77777777" w:rsidR="00EF278B" w:rsidRDefault="00EF278B">
            <w:pPr>
              <w:wordWrap/>
              <w:spacing w:after="0" w:line="276" w:lineRule="auto"/>
              <w:jc w:val="center"/>
              <w:textAlignment w:val="baseline"/>
              <w:rPr>
                <w:rFonts w:eastAsiaTheme="minorHAnsi" w:cs="굴림"/>
                <w:b/>
                <w:bCs/>
                <w:color w:val="000000"/>
                <w:kern w:val="0"/>
                <w:szCs w:val="20"/>
              </w:rPr>
            </w:pPr>
          </w:p>
        </w:tc>
        <w:tc>
          <w:tcPr>
            <w:tcW w:w="2883" w:type="dxa"/>
            <w:gridSpan w:val="2"/>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6E9C7109" w14:textId="77777777" w:rsidR="00EF278B" w:rsidRDefault="00EF278B">
            <w:pPr>
              <w:wordWrap/>
              <w:spacing w:after="0" w:line="276" w:lineRule="auto"/>
              <w:jc w:val="center"/>
              <w:textAlignment w:val="baseline"/>
              <w:rPr>
                <w:rFonts w:eastAsiaTheme="minorHAnsi" w:cs="굴림"/>
                <w:color w:val="000000"/>
                <w:kern w:val="0"/>
                <w:szCs w:val="20"/>
              </w:rPr>
            </w:pPr>
          </w:p>
        </w:tc>
      </w:tr>
    </w:tbl>
    <w:p w14:paraId="3363549B" w14:textId="5B400101" w:rsidR="00EF278B" w:rsidRDefault="0083076C">
      <w:pPr>
        <w:spacing w:after="0" w:line="276" w:lineRule="auto"/>
        <w:textAlignment w:val="baseline"/>
        <w:rPr>
          <w:rFonts w:eastAsiaTheme="minorHAnsi" w:cs="굴림"/>
          <w:b/>
          <w:bCs/>
          <w:color w:val="000000"/>
          <w:kern w:val="0"/>
          <w:sz w:val="10"/>
          <w:szCs w:val="10"/>
        </w:rPr>
      </w:pPr>
      <w:r>
        <w:rPr>
          <w:rFonts w:eastAsiaTheme="minorHAnsi" w:cs="굴림"/>
          <w:b/>
          <w:bCs/>
          <w:color w:val="000000"/>
          <w:kern w:val="0"/>
          <w:sz w:val="18"/>
          <w:szCs w:val="18"/>
        </w:rPr>
        <w:t>*</w:t>
      </w:r>
      <w:r w:rsidRPr="0083076C">
        <w:rPr>
          <w:rFonts w:eastAsiaTheme="minorHAnsi" w:cs="굴림"/>
          <w:b/>
          <w:bCs/>
          <w:color w:val="000000"/>
          <w:kern w:val="0"/>
          <w:sz w:val="18"/>
          <w:szCs w:val="18"/>
        </w:rPr>
        <w:t>Office Hour: Time for students to ask questions and discuss lecture or lab topics with teachers for deeper understanding.</w:t>
      </w:r>
    </w:p>
    <w:p w14:paraId="04B18798" w14:textId="713610EF" w:rsidR="00EF278B" w:rsidRDefault="00AB02DE">
      <w:pPr>
        <w:spacing w:after="0" w:line="276" w:lineRule="auto"/>
        <w:textAlignment w:val="baseline"/>
        <w:rPr>
          <w:rFonts w:eastAsiaTheme="minorHAnsi" w:cs="굴림"/>
          <w:color w:val="000000"/>
          <w:kern w:val="0"/>
          <w:szCs w:val="20"/>
        </w:rPr>
      </w:pPr>
      <w:r>
        <w:rPr>
          <w:rFonts w:eastAsiaTheme="minorHAnsi" w:cs="굴림"/>
          <w:b/>
          <w:bCs/>
          <w:color w:val="000000"/>
          <w:kern w:val="0"/>
          <w:sz w:val="22"/>
        </w:rPr>
        <w:t xml:space="preserve">1. </w:t>
      </w:r>
      <w:r>
        <w:rPr>
          <w:rFonts w:eastAsiaTheme="minorHAnsi" w:cs="함초롬바탕"/>
          <w:b/>
          <w:bCs/>
          <w:color w:val="000000"/>
          <w:kern w:val="0"/>
          <w:sz w:val="22"/>
        </w:rPr>
        <w:t>Course Description</w:t>
      </w:r>
      <w:r w:rsidR="004379CA">
        <w:rPr>
          <w:rFonts w:eastAsiaTheme="minorHAnsi" w:cs="함초롬바탕" w:hint="eastAsia"/>
          <w:b/>
          <w:bCs/>
          <w:color w:val="000000"/>
          <w:kern w:val="0"/>
          <w:sz w:val="22"/>
        </w:rPr>
        <w:t>s</w:t>
      </w:r>
      <w:bookmarkStart w:id="1" w:name="_GoBack"/>
      <w:bookmarkEnd w:id="1"/>
    </w:p>
    <w:tbl>
      <w:tblPr>
        <w:tblOverlap w:val="never"/>
        <w:tblW w:w="10487" w:type="dxa"/>
        <w:tblCellMar>
          <w:top w:w="15" w:type="dxa"/>
          <w:left w:w="15" w:type="dxa"/>
          <w:bottom w:w="15" w:type="dxa"/>
          <w:right w:w="15" w:type="dxa"/>
        </w:tblCellMar>
        <w:tblLook w:val="04A0" w:firstRow="1" w:lastRow="0" w:firstColumn="1" w:lastColumn="0" w:noHBand="0" w:noVBand="1"/>
      </w:tblPr>
      <w:tblGrid>
        <w:gridCol w:w="10487"/>
      </w:tblGrid>
      <w:tr w:rsidR="00EF278B" w14:paraId="359C1F2C" w14:textId="77777777">
        <w:trPr>
          <w:trHeight w:val="1400"/>
        </w:trPr>
        <w:tc>
          <w:tcPr>
            <w:tcW w:w="104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AB8F10" w14:textId="164C56C6" w:rsidR="00EF278B" w:rsidRDefault="00864C8E">
            <w:pPr>
              <w:spacing w:after="0" w:line="276" w:lineRule="auto"/>
              <w:ind w:left="300"/>
              <w:textAlignment w:val="baseline"/>
              <w:rPr>
                <w:rFonts w:eastAsiaTheme="minorHAnsi" w:cs="굴림"/>
                <w:color w:val="000000"/>
                <w:spacing w:val="-20"/>
                <w:kern w:val="0"/>
                <w:szCs w:val="20"/>
              </w:rPr>
            </w:pPr>
            <w:r w:rsidRPr="00864C8E">
              <w:rPr>
                <w:rFonts w:eastAsiaTheme="minorHAnsi" w:cs="굴림"/>
                <w:color w:val="000000"/>
                <w:spacing w:val="-20"/>
                <w:kern w:val="0"/>
                <w:szCs w:val="20"/>
              </w:rPr>
              <w:t>General Physics 2 is one-semester course which covers Electricity and Magnetism, Electric Circuits, Electromagnetic Waves and Wave Optics, Relativity and Quantum theory. The course is a university level course providing a deep understanding of the concepts and principles of physics and emphasizing the creative thinking. The course is offered for students who have completed General Physics I course and who have completed or are enrolled concurrently in a differential and integral calculus course. A systematic approach to problem solving is considered as a basic way to get better understanding. Questions and problems also develop students’ mathematical skill.</w:t>
            </w:r>
          </w:p>
        </w:tc>
      </w:tr>
    </w:tbl>
    <w:p w14:paraId="4164A3F7" w14:textId="77777777" w:rsidR="00EF278B" w:rsidRDefault="00EF278B">
      <w:pPr>
        <w:spacing w:after="0" w:line="276" w:lineRule="auto"/>
        <w:textAlignment w:val="baseline"/>
        <w:rPr>
          <w:rFonts w:eastAsiaTheme="minorHAnsi" w:cs="굴림"/>
          <w:color w:val="FF0000"/>
          <w:kern w:val="0"/>
          <w:sz w:val="10"/>
          <w:szCs w:val="10"/>
        </w:rPr>
      </w:pPr>
    </w:p>
    <w:p w14:paraId="4CF3116C" w14:textId="77777777" w:rsidR="00EF278B" w:rsidRDefault="00AB02DE">
      <w:pPr>
        <w:spacing w:after="0" w:line="276" w:lineRule="auto"/>
        <w:textAlignment w:val="baseline"/>
        <w:rPr>
          <w:rFonts w:eastAsiaTheme="minorHAnsi" w:cs="굴림"/>
          <w:color w:val="000000"/>
          <w:kern w:val="0"/>
          <w:szCs w:val="20"/>
        </w:rPr>
      </w:pPr>
      <w:r>
        <w:rPr>
          <w:rFonts w:eastAsiaTheme="minorHAnsi" w:cs="굴림"/>
          <w:b/>
          <w:bCs/>
          <w:color w:val="000000"/>
          <w:kern w:val="0"/>
          <w:sz w:val="22"/>
        </w:rPr>
        <w:t>2. Core Target Competencies</w:t>
      </w:r>
    </w:p>
    <w:tbl>
      <w:tblPr>
        <w:tblOverlap w:val="never"/>
        <w:tblW w:w="10487" w:type="dxa"/>
        <w:tblCellMar>
          <w:top w:w="15" w:type="dxa"/>
          <w:left w:w="15" w:type="dxa"/>
          <w:bottom w:w="15" w:type="dxa"/>
          <w:right w:w="15" w:type="dxa"/>
        </w:tblCellMar>
        <w:tblLook w:val="04A0" w:firstRow="1" w:lastRow="0" w:firstColumn="1" w:lastColumn="0" w:noHBand="0" w:noVBand="1"/>
      </w:tblPr>
      <w:tblGrid>
        <w:gridCol w:w="2229"/>
        <w:gridCol w:w="2835"/>
        <w:gridCol w:w="2835"/>
        <w:gridCol w:w="2588"/>
      </w:tblGrid>
      <w:tr w:rsidR="00EF278B" w14:paraId="52401E19" w14:textId="77777777">
        <w:trPr>
          <w:trHeight w:val="370"/>
        </w:trPr>
        <w:tc>
          <w:tcPr>
            <w:tcW w:w="10487" w:type="dxa"/>
            <w:gridSpan w:val="4"/>
            <w:tcBorders>
              <w:top w:val="single" w:sz="2" w:space="0" w:color="000000"/>
              <w:left w:val="single" w:sz="2" w:space="0" w:color="000000"/>
              <w:bottom w:val="single" w:sz="2" w:space="0" w:color="000000"/>
              <w:right w:val="single" w:sz="2" w:space="0" w:color="000000"/>
            </w:tcBorders>
            <w:shd w:val="clear" w:color="auto" w:fill="CCCCCC"/>
            <w:tcMar>
              <w:top w:w="28" w:type="dxa"/>
              <w:left w:w="102" w:type="dxa"/>
              <w:bottom w:w="28" w:type="dxa"/>
              <w:right w:w="102" w:type="dxa"/>
            </w:tcMar>
            <w:vAlign w:val="center"/>
            <w:hideMark/>
          </w:tcPr>
          <w:p w14:paraId="23F03C25" w14:textId="77777777" w:rsidR="00EF278B" w:rsidRDefault="00AB02DE">
            <w:pPr>
              <w:wordWrap/>
              <w:spacing w:after="0" w:line="276" w:lineRule="auto"/>
              <w:jc w:val="center"/>
              <w:textAlignment w:val="baseline"/>
              <w:rPr>
                <w:rFonts w:eastAsiaTheme="minorHAnsi" w:cs="굴림"/>
                <w:color w:val="000000"/>
                <w:kern w:val="0"/>
                <w:szCs w:val="20"/>
              </w:rPr>
            </w:pPr>
            <w:r>
              <w:rPr>
                <w:rFonts w:eastAsiaTheme="minorHAnsi" w:cs="함초롬돋움"/>
                <w:b/>
                <w:bCs/>
                <w:color w:val="000000"/>
                <w:kern w:val="0"/>
                <w:sz w:val="22"/>
              </w:rPr>
              <w:t>Subject Core Competencies</w:t>
            </w:r>
          </w:p>
        </w:tc>
      </w:tr>
      <w:tr w:rsidR="004428C3" w14:paraId="0A3801B5" w14:textId="77777777" w:rsidTr="004428C3">
        <w:trPr>
          <w:trHeight w:val="526"/>
        </w:trPr>
        <w:tc>
          <w:tcPr>
            <w:tcW w:w="22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CF89F1" w14:textId="78415614" w:rsidR="004428C3" w:rsidRPr="004428C3" w:rsidRDefault="004428C3">
            <w:pPr>
              <w:wordWrap/>
              <w:spacing w:after="0" w:line="276" w:lineRule="auto"/>
              <w:jc w:val="center"/>
              <w:textAlignment w:val="baseline"/>
              <w:rPr>
                <w:rFonts w:eastAsiaTheme="minorHAnsi" w:cs="굴림"/>
                <w:kern w:val="0"/>
                <w:szCs w:val="20"/>
              </w:rPr>
            </w:pPr>
            <w:r w:rsidRPr="004428C3">
              <w:rPr>
                <w:rFonts w:eastAsiaTheme="minorHAnsi" w:cs="굴림"/>
                <w:kern w:val="0"/>
                <w:szCs w:val="20"/>
              </w:rPr>
              <w:t>Critical Thinking Skills</w:t>
            </w:r>
          </w:p>
        </w:tc>
        <w:tc>
          <w:tcPr>
            <w:tcW w:w="283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656069" w14:textId="77777777" w:rsidR="004428C3" w:rsidRPr="004428C3" w:rsidRDefault="004428C3" w:rsidP="004428C3">
            <w:pPr>
              <w:wordWrap/>
              <w:spacing w:after="0" w:line="276" w:lineRule="auto"/>
              <w:ind w:left="18" w:hanging="10"/>
              <w:jc w:val="center"/>
              <w:textAlignment w:val="baseline"/>
              <w:rPr>
                <w:rFonts w:eastAsiaTheme="minorHAnsi" w:cs="굴림"/>
                <w:color w:val="000000" w:themeColor="text1"/>
                <w:kern w:val="0"/>
                <w:szCs w:val="20"/>
              </w:rPr>
            </w:pPr>
            <w:r w:rsidRPr="004428C3">
              <w:rPr>
                <w:rFonts w:eastAsiaTheme="minorHAnsi" w:cs="굴림"/>
                <w:color w:val="000000" w:themeColor="text1"/>
                <w:kern w:val="0"/>
                <w:szCs w:val="20"/>
              </w:rPr>
              <w:t xml:space="preserve">Analytical and Creative </w:t>
            </w:r>
          </w:p>
          <w:p w14:paraId="34EB8265" w14:textId="46307C5A" w:rsidR="004428C3" w:rsidRPr="004428C3" w:rsidRDefault="004428C3" w:rsidP="004428C3">
            <w:pPr>
              <w:wordWrap/>
              <w:spacing w:after="0" w:line="276" w:lineRule="auto"/>
              <w:ind w:left="18" w:hanging="10"/>
              <w:jc w:val="center"/>
              <w:textAlignment w:val="baseline"/>
              <w:rPr>
                <w:rFonts w:eastAsiaTheme="minorHAnsi" w:cs="굴림"/>
                <w:kern w:val="0"/>
                <w:szCs w:val="20"/>
                <w:highlight w:val="yellow"/>
              </w:rPr>
            </w:pPr>
            <w:r w:rsidRPr="004428C3">
              <w:rPr>
                <w:rFonts w:eastAsiaTheme="minorHAnsi" w:cs="굴림"/>
                <w:color w:val="000000" w:themeColor="text1"/>
                <w:kern w:val="0"/>
                <w:szCs w:val="20"/>
              </w:rPr>
              <w:t>Thinking</w:t>
            </w:r>
          </w:p>
        </w:tc>
        <w:tc>
          <w:tcPr>
            <w:tcW w:w="283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F0C556" w14:textId="77777777" w:rsidR="004428C3" w:rsidRPr="004428C3" w:rsidRDefault="004428C3" w:rsidP="004428C3">
            <w:pPr>
              <w:wordWrap/>
              <w:spacing w:after="0" w:line="276" w:lineRule="auto"/>
              <w:jc w:val="center"/>
              <w:textAlignment w:val="baseline"/>
              <w:rPr>
                <w:rFonts w:eastAsiaTheme="minorHAnsi" w:cs="굴림"/>
                <w:kern w:val="0"/>
                <w:szCs w:val="20"/>
              </w:rPr>
            </w:pPr>
            <w:r w:rsidRPr="004428C3">
              <w:rPr>
                <w:rFonts w:eastAsiaTheme="minorHAnsi" w:cs="굴림"/>
                <w:kern w:val="0"/>
                <w:szCs w:val="20"/>
              </w:rPr>
              <w:t xml:space="preserve">Complex Problem-Solving </w:t>
            </w:r>
          </w:p>
          <w:p w14:paraId="06B92F86" w14:textId="62CF4816" w:rsidR="004428C3" w:rsidRPr="004428C3" w:rsidRDefault="004428C3" w:rsidP="004428C3">
            <w:pPr>
              <w:wordWrap/>
              <w:spacing w:after="0" w:line="276" w:lineRule="auto"/>
              <w:jc w:val="center"/>
              <w:textAlignment w:val="baseline"/>
              <w:rPr>
                <w:rFonts w:eastAsiaTheme="minorHAnsi" w:cs="굴림"/>
                <w:kern w:val="0"/>
                <w:szCs w:val="20"/>
              </w:rPr>
            </w:pPr>
            <w:r w:rsidRPr="004428C3">
              <w:rPr>
                <w:rFonts w:eastAsiaTheme="minorHAnsi" w:cs="굴림"/>
                <w:kern w:val="0"/>
                <w:szCs w:val="20"/>
              </w:rPr>
              <w:t>Skills</w:t>
            </w:r>
          </w:p>
        </w:tc>
        <w:tc>
          <w:tcPr>
            <w:tcW w:w="25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041EE3" w14:textId="0F91C7CF" w:rsidR="004428C3" w:rsidRPr="004428C3" w:rsidRDefault="004428C3">
            <w:pPr>
              <w:wordWrap/>
              <w:spacing w:after="0" w:line="276" w:lineRule="auto"/>
              <w:jc w:val="center"/>
              <w:textAlignment w:val="baseline"/>
              <w:rPr>
                <w:rFonts w:eastAsiaTheme="minorHAnsi" w:cs="굴림"/>
                <w:kern w:val="0"/>
                <w:szCs w:val="20"/>
              </w:rPr>
            </w:pPr>
            <w:r w:rsidRPr="004428C3">
              <w:rPr>
                <w:rFonts w:eastAsiaTheme="minorHAnsi" w:cs="굴림"/>
                <w:kern w:val="0"/>
                <w:szCs w:val="20"/>
              </w:rPr>
              <w:t>Creativity</w:t>
            </w:r>
          </w:p>
        </w:tc>
      </w:tr>
      <w:tr w:rsidR="00EF278B" w14:paraId="278B7334" w14:textId="77777777">
        <w:trPr>
          <w:trHeight w:val="596"/>
        </w:trPr>
        <w:tc>
          <w:tcPr>
            <w:tcW w:w="10487" w:type="dxa"/>
            <w:gridSpan w:val="4"/>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4D10D5" w14:textId="68230C69" w:rsidR="00EF278B" w:rsidRPr="004428C3" w:rsidRDefault="004428C3">
            <w:pPr>
              <w:wordWrap/>
              <w:spacing w:after="0" w:line="240" w:lineRule="auto"/>
              <w:jc w:val="left"/>
              <w:textAlignment w:val="baseline"/>
              <w:rPr>
                <w:rFonts w:eastAsiaTheme="minorHAnsi" w:cs="굴림"/>
                <w:kern w:val="0"/>
                <w:sz w:val="12"/>
                <w:szCs w:val="12"/>
              </w:rPr>
            </w:pPr>
            <w:r w:rsidRPr="004428C3">
              <w:rPr>
                <w:rFonts w:eastAsiaTheme="minorHAnsi" w:cs="굴림"/>
                <w:kern w:val="0"/>
                <w:sz w:val="18"/>
                <w:szCs w:val="18"/>
              </w:rPr>
              <w:t>Fundamental concepts in several subjects in physics will be presented, including electromagnetism, optics, and subjects in modern physics, are introduced. Following the homework and the discussion sessions in this lecture, students will be encouraged to develop their competencies listed above. The ways of thinking, trained in this lecture, will provide important background for future coursework.</w:t>
            </w:r>
          </w:p>
        </w:tc>
      </w:tr>
    </w:tbl>
    <w:p w14:paraId="2BCF51BC" w14:textId="77777777" w:rsidR="00EF278B" w:rsidRDefault="00EF278B">
      <w:pPr>
        <w:spacing w:after="0" w:line="276" w:lineRule="auto"/>
        <w:textAlignment w:val="baseline"/>
        <w:rPr>
          <w:rFonts w:eastAsiaTheme="minorHAnsi" w:cs="굴림"/>
          <w:color w:val="FF0000"/>
          <w:kern w:val="0"/>
          <w:szCs w:val="20"/>
        </w:rPr>
      </w:pPr>
    </w:p>
    <w:p w14:paraId="4B7F51DE" w14:textId="77777777" w:rsidR="00EF278B" w:rsidRDefault="00AB02DE">
      <w:pPr>
        <w:spacing w:after="0" w:line="240" w:lineRule="auto"/>
        <w:textAlignment w:val="baseline"/>
        <w:rPr>
          <w:rFonts w:eastAsiaTheme="minorHAnsi" w:cs="굴림"/>
          <w:color w:val="000000"/>
          <w:kern w:val="0"/>
          <w:szCs w:val="20"/>
        </w:rPr>
      </w:pPr>
      <w:r>
        <w:rPr>
          <w:rFonts w:eastAsiaTheme="minorHAnsi" w:cs="굴림"/>
          <w:b/>
          <w:bCs/>
          <w:color w:val="000000"/>
          <w:kern w:val="0"/>
          <w:sz w:val="22"/>
        </w:rPr>
        <w:t>3. Textbooks and References</w:t>
      </w:r>
    </w:p>
    <w:p w14:paraId="6E7490CE" w14:textId="389A303D" w:rsidR="00EF278B" w:rsidRDefault="00AB02DE">
      <w:pPr>
        <w:spacing w:after="0" w:line="240" w:lineRule="auto"/>
        <w:ind w:left="300"/>
        <w:textAlignment w:val="baseline"/>
        <w:rPr>
          <w:rFonts w:eastAsiaTheme="minorHAnsi" w:cs="굴림"/>
          <w:color w:val="000000"/>
          <w:kern w:val="0"/>
          <w:szCs w:val="20"/>
        </w:rPr>
      </w:pPr>
      <w:r>
        <w:rPr>
          <w:rFonts w:eastAsiaTheme="minorHAnsi" w:cs="굴림"/>
          <w:color w:val="000000"/>
          <w:kern w:val="0"/>
          <w:szCs w:val="20"/>
        </w:rPr>
        <w:t xml:space="preserve">A. Textbook: </w:t>
      </w:r>
      <w:r w:rsidR="004428C3" w:rsidRPr="004428C3">
        <w:rPr>
          <w:rFonts w:eastAsiaTheme="minorHAnsi" w:cs="굴림"/>
          <w:color w:val="000000"/>
          <w:kern w:val="0"/>
          <w:szCs w:val="20"/>
        </w:rPr>
        <w:t>University Physics with Modern Physics, 2nd Ed. (Bauer, Westfall, McGraw-Hill)</w:t>
      </w:r>
    </w:p>
    <w:p w14:paraId="08E422E7" w14:textId="77777777" w:rsidR="00EF278B" w:rsidRDefault="00AB02DE">
      <w:pPr>
        <w:spacing w:after="0" w:line="240" w:lineRule="auto"/>
        <w:ind w:left="300"/>
        <w:textAlignment w:val="baseline"/>
        <w:rPr>
          <w:rFonts w:eastAsiaTheme="minorHAnsi" w:cs="굴림"/>
          <w:color w:val="000000"/>
          <w:kern w:val="0"/>
          <w:szCs w:val="20"/>
        </w:rPr>
      </w:pPr>
      <w:r>
        <w:rPr>
          <w:rFonts w:eastAsiaTheme="minorHAnsi" w:cs="함초롬바탕"/>
          <w:color w:val="000000"/>
          <w:kern w:val="0"/>
          <w:szCs w:val="20"/>
        </w:rPr>
        <w:t>B</w:t>
      </w:r>
      <w:r>
        <w:rPr>
          <w:rFonts w:eastAsiaTheme="minorHAnsi" w:cs="굴림"/>
          <w:color w:val="000000"/>
          <w:kern w:val="0"/>
          <w:szCs w:val="20"/>
        </w:rPr>
        <w:t>. References</w:t>
      </w:r>
      <w:r>
        <w:rPr>
          <w:rFonts w:eastAsiaTheme="minorHAnsi" w:cs="함초롬바탕"/>
          <w:color w:val="000000"/>
          <w:kern w:val="0"/>
          <w:szCs w:val="20"/>
        </w:rPr>
        <w:t xml:space="preserve"> </w:t>
      </w:r>
    </w:p>
    <w:p w14:paraId="45EBBB39" w14:textId="77777777" w:rsidR="004428C3" w:rsidRDefault="004428C3">
      <w:pPr>
        <w:spacing w:after="0" w:line="240" w:lineRule="auto"/>
        <w:ind w:left="1032" w:hanging="466"/>
        <w:textAlignment w:val="baseline"/>
        <w:rPr>
          <w:rFonts w:eastAsiaTheme="minorHAnsi" w:cs="굴림"/>
          <w:color w:val="000000"/>
          <w:kern w:val="0"/>
          <w:szCs w:val="20"/>
        </w:rPr>
      </w:pPr>
      <w:r w:rsidRPr="004428C3">
        <w:rPr>
          <w:rFonts w:eastAsiaTheme="minorHAnsi" w:cs="굴림"/>
          <w:color w:val="000000"/>
          <w:kern w:val="0"/>
          <w:szCs w:val="20"/>
        </w:rPr>
        <w:t xml:space="preserve">- The Feynman Lectures on Physics I, II, III (R. Feynman et al., Addison-Wesley) </w:t>
      </w:r>
    </w:p>
    <w:p w14:paraId="331BB955" w14:textId="7F7A5AE3" w:rsidR="00EF278B" w:rsidRDefault="004428C3">
      <w:pPr>
        <w:spacing w:after="0" w:line="240" w:lineRule="auto"/>
        <w:ind w:left="1032" w:hanging="466"/>
        <w:textAlignment w:val="baseline"/>
        <w:rPr>
          <w:rFonts w:eastAsiaTheme="minorHAnsi" w:cs="굴림"/>
          <w:color w:val="000000"/>
          <w:kern w:val="0"/>
          <w:szCs w:val="20"/>
        </w:rPr>
      </w:pPr>
      <w:r w:rsidRPr="004428C3">
        <w:rPr>
          <w:rFonts w:eastAsiaTheme="minorHAnsi" w:cs="굴림"/>
          <w:color w:val="000000"/>
          <w:kern w:val="0"/>
          <w:szCs w:val="20"/>
        </w:rPr>
        <w:t>- Berkeley Physics Course I (McGraw-Hill)</w:t>
      </w:r>
    </w:p>
    <w:p w14:paraId="49A1BB4F" w14:textId="77777777" w:rsidR="00EF278B" w:rsidRDefault="00EF278B">
      <w:pPr>
        <w:spacing w:after="0" w:line="240" w:lineRule="auto"/>
        <w:ind w:left="300"/>
        <w:textAlignment w:val="baseline"/>
        <w:rPr>
          <w:rFonts w:eastAsiaTheme="minorHAnsi" w:cs="굴림"/>
          <w:color w:val="000000"/>
          <w:kern w:val="0"/>
          <w:sz w:val="10"/>
          <w:szCs w:val="10"/>
        </w:rPr>
      </w:pPr>
    </w:p>
    <w:p w14:paraId="5C9B9FD6" w14:textId="77777777" w:rsidR="00EF278B" w:rsidRDefault="00AB02DE">
      <w:pPr>
        <w:spacing w:after="0" w:line="240" w:lineRule="auto"/>
        <w:ind w:firstLine="100"/>
        <w:textAlignment w:val="baseline"/>
        <w:rPr>
          <w:rFonts w:eastAsiaTheme="minorHAnsi" w:cs="굴림"/>
          <w:color w:val="000000"/>
          <w:kern w:val="0"/>
          <w:szCs w:val="20"/>
        </w:rPr>
      </w:pPr>
      <w:r>
        <w:rPr>
          <w:rFonts w:eastAsiaTheme="minorHAnsi" w:cs="굴림"/>
          <w:b/>
          <w:bCs/>
          <w:color w:val="000000"/>
          <w:kern w:val="0"/>
          <w:sz w:val="22"/>
        </w:rPr>
        <w:t xml:space="preserve">4. </w:t>
      </w:r>
      <w:r>
        <w:rPr>
          <w:rFonts w:eastAsiaTheme="minorHAnsi" w:cs="함초롬바탕"/>
          <w:b/>
          <w:bCs/>
          <w:color w:val="000000"/>
          <w:kern w:val="0"/>
          <w:sz w:val="22"/>
        </w:rPr>
        <w:t>Class Method</w:t>
      </w:r>
      <w:r>
        <w:rPr>
          <w:rFonts w:eastAsiaTheme="minorHAnsi" w:cs="굴림"/>
          <w:b/>
          <w:bCs/>
          <w:color w:val="000000"/>
          <w:kern w:val="0"/>
          <w:sz w:val="22"/>
        </w:rPr>
        <w:t xml:space="preserve"> </w:t>
      </w:r>
    </w:p>
    <w:p w14:paraId="594FC249" w14:textId="23B367A9" w:rsidR="00EF278B" w:rsidRDefault="00AB02D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40" w:lineRule="auto"/>
        <w:ind w:left="284"/>
        <w:textAlignment w:val="baseline"/>
        <w:rPr>
          <w:rFonts w:eastAsiaTheme="minorHAnsi" w:cs="굴림"/>
          <w:color w:val="000000"/>
          <w:kern w:val="0"/>
          <w:sz w:val="18"/>
          <w:szCs w:val="20"/>
        </w:rPr>
      </w:pPr>
      <w:r>
        <w:rPr>
          <w:rFonts w:eastAsiaTheme="minorHAnsi" w:cs="함초롬바탕"/>
          <w:color w:val="000000"/>
          <w:kern w:val="0"/>
        </w:rPr>
        <w:t xml:space="preserve">A. </w:t>
      </w:r>
      <w:r w:rsidR="004428C3" w:rsidRPr="004428C3">
        <w:rPr>
          <w:rFonts w:eastAsiaTheme="minorHAnsi" w:cs="함초롬바탕"/>
          <w:color w:val="000000"/>
          <w:kern w:val="0"/>
        </w:rPr>
        <w:t>Self-learning during homework, assessment through short quizzes.</w:t>
      </w:r>
    </w:p>
    <w:p w14:paraId="63DD59C9" w14:textId="220FF5B1" w:rsidR="00EF278B" w:rsidRDefault="00AB02DE">
      <w:pPr>
        <w:spacing w:after="0" w:line="240" w:lineRule="auto"/>
        <w:ind w:left="300"/>
        <w:textAlignment w:val="baseline"/>
        <w:rPr>
          <w:rFonts w:eastAsiaTheme="minorHAnsi" w:cs="굴림"/>
          <w:color w:val="000000"/>
          <w:kern w:val="0"/>
          <w:szCs w:val="20"/>
        </w:rPr>
      </w:pPr>
      <w:r>
        <w:rPr>
          <w:rFonts w:eastAsiaTheme="minorHAnsi" w:cs="함초롬바탕"/>
          <w:color w:val="000000"/>
          <w:kern w:val="0"/>
          <w:szCs w:val="20"/>
        </w:rPr>
        <w:t>B</w:t>
      </w:r>
      <w:r>
        <w:rPr>
          <w:rFonts w:eastAsiaTheme="minorHAnsi" w:cs="굴림"/>
          <w:color w:val="000000"/>
          <w:kern w:val="0"/>
          <w:szCs w:val="20"/>
        </w:rPr>
        <w:t xml:space="preserve">. </w:t>
      </w:r>
      <w:r w:rsidR="004428C3" w:rsidRPr="004428C3">
        <w:rPr>
          <w:rFonts w:eastAsiaTheme="minorHAnsi" w:cs="굴림"/>
          <w:color w:val="000000"/>
          <w:kern w:val="0"/>
          <w:szCs w:val="20"/>
        </w:rPr>
        <w:t xml:space="preserve">The lectures will provide students with various approaches to the </w:t>
      </w:r>
      <w:proofErr w:type="gramStart"/>
      <w:r w:rsidR="004428C3" w:rsidRPr="004428C3">
        <w:rPr>
          <w:rFonts w:eastAsiaTheme="minorHAnsi" w:cs="굴림"/>
          <w:color w:val="000000"/>
          <w:kern w:val="0"/>
          <w:szCs w:val="20"/>
        </w:rPr>
        <w:t>subject that differ</w:t>
      </w:r>
      <w:proofErr w:type="gramEnd"/>
      <w:r w:rsidR="004428C3" w:rsidRPr="004428C3">
        <w:rPr>
          <w:rFonts w:eastAsiaTheme="minorHAnsi" w:cs="굴림"/>
          <w:color w:val="000000"/>
          <w:kern w:val="0"/>
          <w:szCs w:val="20"/>
        </w:rPr>
        <w:t xml:space="preserve"> from the textbook.</w:t>
      </w:r>
    </w:p>
    <w:p w14:paraId="3DCA6A1B" w14:textId="1D7CE648" w:rsidR="00EF278B" w:rsidRDefault="00AB02DE">
      <w:pPr>
        <w:spacing w:after="0" w:line="240" w:lineRule="auto"/>
        <w:ind w:left="300"/>
        <w:textAlignment w:val="baseline"/>
        <w:rPr>
          <w:rFonts w:eastAsiaTheme="minorHAnsi" w:cs="굴림"/>
          <w:color w:val="000000"/>
          <w:kern w:val="0"/>
          <w:szCs w:val="20"/>
        </w:rPr>
      </w:pPr>
      <w:r>
        <w:rPr>
          <w:rFonts w:eastAsiaTheme="minorHAnsi" w:cs="함초롬바탕"/>
          <w:color w:val="000000"/>
          <w:kern w:val="0"/>
          <w:szCs w:val="20"/>
        </w:rPr>
        <w:t>C</w:t>
      </w:r>
      <w:r>
        <w:rPr>
          <w:rFonts w:eastAsiaTheme="minorHAnsi" w:cs="굴림"/>
          <w:color w:val="000000"/>
          <w:kern w:val="0"/>
          <w:szCs w:val="20"/>
        </w:rPr>
        <w:t xml:space="preserve">. </w:t>
      </w:r>
      <w:r w:rsidR="004428C3" w:rsidRPr="004428C3">
        <w:rPr>
          <w:rFonts w:eastAsiaTheme="minorHAnsi" w:cs="굴림"/>
          <w:color w:val="000000"/>
          <w:kern w:val="0"/>
          <w:szCs w:val="20"/>
        </w:rPr>
        <w:t>Wide use of physical demonstrations and computer simulations.</w:t>
      </w:r>
    </w:p>
    <w:p w14:paraId="195571D7" w14:textId="77777777" w:rsidR="00EF278B" w:rsidRDefault="00AB02DE">
      <w:pPr>
        <w:spacing w:after="0" w:line="240" w:lineRule="auto"/>
        <w:ind w:left="300"/>
        <w:textAlignment w:val="baseline"/>
        <w:rPr>
          <w:rFonts w:eastAsiaTheme="minorHAnsi" w:cs="함초롬바탕"/>
          <w:b/>
          <w:bCs/>
          <w:color w:val="000000"/>
          <w:kern w:val="0"/>
          <w:szCs w:val="20"/>
        </w:rPr>
      </w:pPr>
      <w:r>
        <w:rPr>
          <w:rFonts w:eastAsiaTheme="minorHAnsi" w:cs="함초롬바탕"/>
          <w:b/>
          <w:bCs/>
          <w:color w:val="000000"/>
          <w:kern w:val="0"/>
          <w:szCs w:val="20"/>
        </w:rPr>
        <w:lastRenderedPageBreak/>
        <w:t xml:space="preserve">※ </w:t>
      </w:r>
    </w:p>
    <w:p w14:paraId="7DFD0B62" w14:textId="77777777" w:rsidR="00EF278B" w:rsidRDefault="00EF278B">
      <w:pPr>
        <w:spacing w:after="0" w:line="276" w:lineRule="auto"/>
        <w:textAlignment w:val="baseline"/>
        <w:rPr>
          <w:rFonts w:eastAsiaTheme="minorHAnsi" w:cs="굴림"/>
          <w:b/>
          <w:bCs/>
          <w:color w:val="000000"/>
          <w:kern w:val="0"/>
          <w:sz w:val="10"/>
          <w:szCs w:val="10"/>
        </w:rPr>
      </w:pPr>
    </w:p>
    <w:p w14:paraId="6FAABD56" w14:textId="77777777" w:rsidR="00EF278B" w:rsidRDefault="00AB02DE">
      <w:pPr>
        <w:spacing w:after="0" w:line="276" w:lineRule="auto"/>
        <w:textAlignment w:val="baseline"/>
        <w:rPr>
          <w:rFonts w:eastAsiaTheme="minorHAnsi" w:cs="굴림"/>
          <w:color w:val="000000"/>
          <w:kern w:val="0"/>
          <w:szCs w:val="20"/>
        </w:rPr>
      </w:pPr>
      <w:r>
        <w:rPr>
          <w:rFonts w:eastAsiaTheme="minorHAnsi" w:cs="굴림"/>
          <w:b/>
          <w:bCs/>
          <w:color w:val="000000"/>
          <w:kern w:val="0"/>
          <w:sz w:val="22"/>
        </w:rPr>
        <w:t>5. Evaluation</w:t>
      </w:r>
    </w:p>
    <w:p w14:paraId="042E8D7F" w14:textId="77777777" w:rsidR="00EF278B" w:rsidRDefault="00AB02DE">
      <w:pPr>
        <w:spacing w:after="0" w:line="276" w:lineRule="auto"/>
        <w:ind w:firstLineChars="150" w:firstLine="300"/>
        <w:textAlignment w:val="baseline"/>
        <w:rPr>
          <w:rFonts w:eastAsiaTheme="minorHAnsi" w:cs="굴림"/>
          <w:color w:val="000000"/>
          <w:kern w:val="0"/>
          <w:szCs w:val="20"/>
        </w:rPr>
      </w:pPr>
      <w:r>
        <w:rPr>
          <w:rFonts w:eastAsiaTheme="minorHAnsi" w:cs="함초롬바탕"/>
          <w:color w:val="000000"/>
          <w:kern w:val="0"/>
          <w:szCs w:val="20"/>
        </w:rPr>
        <w:t>A</w:t>
      </w:r>
      <w:r>
        <w:rPr>
          <w:rFonts w:eastAsiaTheme="minorHAnsi" w:cs="굴림"/>
          <w:color w:val="000000"/>
          <w:kern w:val="0"/>
          <w:szCs w:val="20"/>
        </w:rPr>
        <w:t xml:space="preserve">. </w:t>
      </w:r>
      <w:r>
        <w:rPr>
          <w:rFonts w:eastAsiaTheme="minorHAnsi" w:cs="함초롬바탕"/>
          <w:color w:val="000000"/>
          <w:kern w:val="0"/>
          <w:szCs w:val="20"/>
        </w:rPr>
        <w:t>Evaluation Criteria</w:t>
      </w: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435"/>
        <w:gridCol w:w="1436"/>
        <w:gridCol w:w="1436"/>
        <w:gridCol w:w="1435"/>
        <w:gridCol w:w="1436"/>
        <w:gridCol w:w="1436"/>
      </w:tblGrid>
      <w:tr w:rsidR="00F80CB6" w14:paraId="1E30269F" w14:textId="77777777">
        <w:trPr>
          <w:trHeight w:val="619"/>
          <w:jc w:val="center"/>
        </w:trPr>
        <w:tc>
          <w:tcPr>
            <w:tcW w:w="1435" w:type="dxa"/>
            <w:tcBorders>
              <w:top w:val="single" w:sz="1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14:paraId="08F7015B" w14:textId="2A5E4424" w:rsidR="00F80CB6" w:rsidRDefault="00F80CB6">
            <w:pPr>
              <w:wordWrap/>
              <w:spacing w:after="0" w:line="240" w:lineRule="auto"/>
              <w:jc w:val="center"/>
              <w:textAlignment w:val="baseline"/>
              <w:rPr>
                <w:rFonts w:eastAsiaTheme="minorHAnsi" w:cs="굴림"/>
                <w:color w:val="000000"/>
                <w:kern w:val="0"/>
                <w:szCs w:val="20"/>
              </w:rPr>
            </w:pPr>
            <w:r w:rsidRPr="00F80CB6">
              <w:rPr>
                <w:rFonts w:eastAsiaTheme="minorHAnsi" w:cs="함초롬돋움"/>
                <w:b/>
                <w:bCs/>
                <w:color w:val="000000"/>
                <w:kern w:val="0"/>
              </w:rPr>
              <w:t>Midterm</w:t>
            </w:r>
          </w:p>
        </w:tc>
        <w:tc>
          <w:tcPr>
            <w:tcW w:w="1436"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6FBA6BA" w14:textId="3470BD4B" w:rsidR="00F80CB6" w:rsidRDefault="00F80CB6">
            <w:pPr>
              <w:wordWrap/>
              <w:spacing w:after="0" w:line="240" w:lineRule="auto"/>
              <w:jc w:val="center"/>
              <w:textAlignment w:val="baseline"/>
              <w:rPr>
                <w:rFonts w:eastAsiaTheme="minorHAnsi" w:cs="굴림"/>
                <w:color w:val="000000"/>
                <w:kern w:val="0"/>
                <w:szCs w:val="20"/>
              </w:rPr>
            </w:pPr>
            <w:r w:rsidRPr="00F80CB6">
              <w:rPr>
                <w:rFonts w:eastAsiaTheme="minorHAnsi" w:cs="함초롬돋움"/>
                <w:b/>
                <w:bCs/>
                <w:color w:val="000000"/>
                <w:spacing w:val="-8"/>
                <w:kern w:val="0"/>
              </w:rPr>
              <w:t>Final</w:t>
            </w:r>
          </w:p>
        </w:tc>
        <w:tc>
          <w:tcPr>
            <w:tcW w:w="1436"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F37D68D" w14:textId="09050D18" w:rsidR="00F80CB6" w:rsidRPr="00A82C36" w:rsidRDefault="00A82C36">
            <w:pPr>
              <w:wordWrap/>
              <w:spacing w:after="0" w:line="240" w:lineRule="auto"/>
              <w:jc w:val="center"/>
              <w:textAlignment w:val="baseline"/>
              <w:rPr>
                <w:rFonts w:eastAsiaTheme="minorHAnsi" w:cs="굴림"/>
                <w:b/>
                <w:color w:val="000000"/>
                <w:kern w:val="0"/>
                <w:szCs w:val="20"/>
              </w:rPr>
            </w:pPr>
            <w:r w:rsidRPr="00A82C36">
              <w:rPr>
                <w:rFonts w:eastAsiaTheme="minorHAnsi" w:cs="함초롬바탕"/>
                <w:b/>
                <w:color w:val="000000"/>
                <w:kern w:val="0"/>
              </w:rPr>
              <w:t>Quizzes</w:t>
            </w:r>
          </w:p>
        </w:tc>
        <w:tc>
          <w:tcPr>
            <w:tcW w:w="1435"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C2EED24" w14:textId="719CD055" w:rsidR="00F80CB6" w:rsidRDefault="00F80CB6">
            <w:pPr>
              <w:wordWrap/>
              <w:spacing w:after="0" w:line="240" w:lineRule="auto"/>
              <w:jc w:val="center"/>
              <w:textAlignment w:val="baseline"/>
              <w:rPr>
                <w:rFonts w:eastAsiaTheme="minorHAnsi" w:cs="굴림"/>
                <w:color w:val="000000"/>
                <w:kern w:val="0"/>
                <w:szCs w:val="20"/>
              </w:rPr>
            </w:pPr>
            <w:r w:rsidRPr="00F80CB6">
              <w:rPr>
                <w:rFonts w:eastAsiaTheme="minorHAnsi" w:cs="함초롬돋움"/>
                <w:b/>
                <w:bCs/>
                <w:color w:val="000000"/>
                <w:kern w:val="0"/>
              </w:rPr>
              <w:t>Homework</w:t>
            </w:r>
          </w:p>
        </w:tc>
        <w:tc>
          <w:tcPr>
            <w:tcW w:w="1436"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943E430" w14:textId="77777777" w:rsidR="00F80CB6" w:rsidRDefault="00F80CB6">
            <w:pPr>
              <w:wordWrap/>
              <w:spacing w:after="0" w:line="240" w:lineRule="auto"/>
              <w:jc w:val="center"/>
              <w:textAlignment w:val="baseline"/>
              <w:rPr>
                <w:rFonts w:eastAsiaTheme="minorHAnsi" w:cs="굴림"/>
                <w:b/>
                <w:color w:val="000000"/>
                <w:kern w:val="0"/>
                <w:szCs w:val="20"/>
              </w:rPr>
            </w:pPr>
            <w:r>
              <w:rPr>
                <w:rFonts w:eastAsiaTheme="minorHAnsi" w:cs="굴림"/>
                <w:b/>
                <w:color w:val="000000"/>
                <w:kern w:val="0"/>
                <w:szCs w:val="20"/>
              </w:rPr>
              <w:t>Attendance and Attitude</w:t>
            </w:r>
          </w:p>
        </w:tc>
        <w:tc>
          <w:tcPr>
            <w:tcW w:w="1436" w:type="dxa"/>
            <w:tcBorders>
              <w:top w:val="single" w:sz="1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14:paraId="7C95E99D" w14:textId="19A2F804" w:rsidR="00F80CB6" w:rsidRDefault="00F80CB6">
            <w:pPr>
              <w:wordWrap/>
              <w:spacing w:after="0" w:line="240" w:lineRule="auto"/>
              <w:jc w:val="center"/>
              <w:textAlignment w:val="baseline"/>
              <w:rPr>
                <w:rFonts w:eastAsiaTheme="minorHAnsi" w:cs="굴림"/>
                <w:color w:val="000000"/>
                <w:kern w:val="0"/>
                <w:szCs w:val="20"/>
              </w:rPr>
            </w:pPr>
            <w:r w:rsidRPr="00F80CB6">
              <w:rPr>
                <w:rFonts w:eastAsiaTheme="minorHAnsi" w:cs="함초롬돋움"/>
                <w:b/>
                <w:bCs/>
                <w:color w:val="000000"/>
                <w:kern w:val="0"/>
              </w:rPr>
              <w:t>Total</w:t>
            </w:r>
          </w:p>
        </w:tc>
      </w:tr>
      <w:tr w:rsidR="00F80CB6" w14:paraId="37489352" w14:textId="77777777">
        <w:trPr>
          <w:trHeight w:val="459"/>
          <w:jc w:val="center"/>
        </w:trPr>
        <w:tc>
          <w:tcPr>
            <w:tcW w:w="1435" w:type="dxa"/>
            <w:tcBorders>
              <w:top w:val="single" w:sz="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38465B88" w14:textId="62DE0A2F" w:rsidR="00F80CB6" w:rsidRDefault="00F80CB6">
            <w:pPr>
              <w:wordWrap/>
              <w:spacing w:after="0" w:line="276" w:lineRule="auto"/>
              <w:jc w:val="center"/>
              <w:textAlignment w:val="baseline"/>
              <w:rPr>
                <w:rFonts w:eastAsiaTheme="minorHAnsi" w:cs="굴림"/>
                <w:color w:val="000000"/>
                <w:kern w:val="0"/>
                <w:szCs w:val="24"/>
              </w:rPr>
            </w:pPr>
            <w:r>
              <w:rPr>
                <w:rFonts w:eastAsiaTheme="minorHAnsi" w:cs="굴림" w:hint="eastAsia"/>
                <w:color w:val="000000"/>
                <w:kern w:val="0"/>
                <w:szCs w:val="24"/>
              </w:rPr>
              <w:t>33</w:t>
            </w:r>
          </w:p>
        </w:tc>
        <w:tc>
          <w:tcPr>
            <w:tcW w:w="1436" w:type="dxa"/>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7E324BF7" w14:textId="693E8D93" w:rsidR="00F80CB6" w:rsidRDefault="00F80CB6">
            <w:pPr>
              <w:wordWrap/>
              <w:spacing w:after="0" w:line="276" w:lineRule="auto"/>
              <w:jc w:val="center"/>
              <w:textAlignment w:val="baseline"/>
              <w:rPr>
                <w:rFonts w:eastAsiaTheme="minorHAnsi" w:cs="굴림"/>
                <w:color w:val="000000"/>
                <w:kern w:val="0"/>
                <w:szCs w:val="24"/>
              </w:rPr>
            </w:pPr>
            <w:r>
              <w:rPr>
                <w:rFonts w:eastAsiaTheme="minorHAnsi" w:cs="굴림" w:hint="eastAsia"/>
                <w:color w:val="000000"/>
                <w:kern w:val="0"/>
                <w:szCs w:val="24"/>
              </w:rPr>
              <w:t>34</w:t>
            </w:r>
          </w:p>
        </w:tc>
        <w:tc>
          <w:tcPr>
            <w:tcW w:w="1436" w:type="dxa"/>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6A994195" w14:textId="73795057" w:rsidR="00F80CB6" w:rsidRDefault="00F80CB6">
            <w:pPr>
              <w:wordWrap/>
              <w:spacing w:after="0" w:line="276" w:lineRule="auto"/>
              <w:jc w:val="center"/>
              <w:textAlignment w:val="baseline"/>
              <w:rPr>
                <w:rFonts w:eastAsiaTheme="minorHAnsi" w:cs="굴림"/>
                <w:color w:val="000000"/>
                <w:kern w:val="0"/>
                <w:szCs w:val="24"/>
              </w:rPr>
            </w:pPr>
            <w:r>
              <w:rPr>
                <w:rFonts w:eastAsiaTheme="minorHAnsi" w:cs="굴림" w:hint="eastAsia"/>
                <w:color w:val="000000"/>
                <w:kern w:val="0"/>
                <w:szCs w:val="24"/>
              </w:rPr>
              <w:t>0</w:t>
            </w:r>
          </w:p>
        </w:tc>
        <w:tc>
          <w:tcPr>
            <w:tcW w:w="1435" w:type="dxa"/>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1475DEE7" w14:textId="29B9330A" w:rsidR="00F80CB6" w:rsidRDefault="00F80CB6">
            <w:pPr>
              <w:wordWrap/>
              <w:spacing w:after="0" w:line="276" w:lineRule="auto"/>
              <w:jc w:val="center"/>
              <w:textAlignment w:val="baseline"/>
              <w:rPr>
                <w:rFonts w:eastAsiaTheme="minorHAnsi" w:cs="굴림"/>
                <w:color w:val="000000"/>
                <w:kern w:val="0"/>
                <w:szCs w:val="24"/>
              </w:rPr>
            </w:pPr>
            <w:r>
              <w:rPr>
                <w:rFonts w:eastAsiaTheme="minorHAnsi" w:cs="굴림" w:hint="eastAsia"/>
                <w:color w:val="000000"/>
                <w:kern w:val="0"/>
                <w:szCs w:val="24"/>
              </w:rPr>
              <w:t>17</w:t>
            </w:r>
          </w:p>
        </w:tc>
        <w:tc>
          <w:tcPr>
            <w:tcW w:w="1436" w:type="dxa"/>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395C0882" w14:textId="1753F965" w:rsidR="00F80CB6" w:rsidRDefault="00F80CB6">
            <w:pPr>
              <w:wordWrap/>
              <w:spacing w:after="0" w:line="276" w:lineRule="auto"/>
              <w:jc w:val="center"/>
              <w:textAlignment w:val="baseline"/>
              <w:rPr>
                <w:rFonts w:eastAsiaTheme="minorHAnsi" w:cs="굴림"/>
                <w:color w:val="000000"/>
                <w:kern w:val="0"/>
                <w:szCs w:val="24"/>
              </w:rPr>
            </w:pPr>
            <w:r>
              <w:rPr>
                <w:rFonts w:eastAsiaTheme="minorHAnsi" w:cs="굴림" w:hint="eastAsia"/>
                <w:color w:val="000000"/>
                <w:kern w:val="0"/>
                <w:szCs w:val="24"/>
              </w:rPr>
              <w:t>16</w:t>
            </w:r>
          </w:p>
        </w:tc>
        <w:tc>
          <w:tcPr>
            <w:tcW w:w="1436" w:type="dxa"/>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1ABF4862" w14:textId="7D1D98BC" w:rsidR="00F80CB6" w:rsidRDefault="00F80CB6">
            <w:pPr>
              <w:wordWrap/>
              <w:spacing w:after="0" w:line="276" w:lineRule="auto"/>
              <w:jc w:val="center"/>
              <w:textAlignment w:val="baseline"/>
              <w:rPr>
                <w:rFonts w:eastAsiaTheme="minorHAnsi" w:cs="굴림"/>
                <w:color w:val="000000"/>
                <w:kern w:val="0"/>
              </w:rPr>
            </w:pPr>
            <w:r>
              <w:rPr>
                <w:rFonts w:eastAsiaTheme="minorHAnsi" w:cs="굴림" w:hint="eastAsia"/>
                <w:color w:val="000000"/>
                <w:kern w:val="0"/>
              </w:rPr>
              <w:t>100</w:t>
            </w:r>
          </w:p>
        </w:tc>
      </w:tr>
    </w:tbl>
    <w:p w14:paraId="764881B5" w14:textId="77777777" w:rsidR="00EF278B" w:rsidRDefault="00EF27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334"/>
        <w:textAlignment w:val="baseline"/>
        <w:rPr>
          <w:rFonts w:eastAsiaTheme="minorHAnsi" w:cs="함초롬바탕"/>
          <w:color w:val="000000"/>
          <w:kern w:val="0"/>
          <w:sz w:val="10"/>
          <w:szCs w:val="10"/>
        </w:rPr>
      </w:pPr>
    </w:p>
    <w:p w14:paraId="56A5038D" w14:textId="77777777" w:rsidR="00EF278B" w:rsidRDefault="00AB02D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334"/>
        <w:textAlignment w:val="baseline"/>
        <w:rPr>
          <w:rFonts w:eastAsiaTheme="minorHAnsi" w:cs="굴림"/>
          <w:color w:val="000000"/>
          <w:kern w:val="0"/>
          <w:sz w:val="18"/>
          <w:szCs w:val="20"/>
        </w:rPr>
      </w:pPr>
      <w:r>
        <w:rPr>
          <w:rFonts w:eastAsiaTheme="minorHAnsi" w:cs="함초롬바탕"/>
          <w:color w:val="000000"/>
          <w:kern w:val="0"/>
        </w:rPr>
        <w:t>B. Evaluation Method</w:t>
      </w:r>
    </w:p>
    <w:p w14:paraId="1A83BE65" w14:textId="0663B4D4" w:rsidR="00EF278B" w:rsidRDefault="00AB02DE" w:rsidP="00A82C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00" w:firstLineChars="50" w:firstLine="100"/>
        <w:textAlignment w:val="baseline"/>
        <w:rPr>
          <w:rFonts w:eastAsiaTheme="minorHAnsi" w:cs="굴림"/>
          <w:color w:val="000000"/>
          <w:kern w:val="0"/>
          <w:sz w:val="18"/>
          <w:szCs w:val="20"/>
        </w:rPr>
      </w:pPr>
      <w:r>
        <w:rPr>
          <w:rFonts w:eastAsiaTheme="minorHAnsi" w:cs="함초롬바탕"/>
          <w:color w:val="000000"/>
          <w:kern w:val="0"/>
        </w:rPr>
        <w:t xml:space="preserve">(1) </w:t>
      </w:r>
      <w:r w:rsidR="00A82C36" w:rsidRPr="00A82C36">
        <w:rPr>
          <w:rFonts w:eastAsiaTheme="minorHAnsi" w:cs="함초롬바탕"/>
          <w:color w:val="000000"/>
          <w:kern w:val="0"/>
        </w:rPr>
        <w:t>The midterm and final exams are given through written tests.</w:t>
      </w:r>
      <w:r>
        <w:rPr>
          <w:rFonts w:eastAsiaTheme="minorHAnsi" w:cs="함초롬바탕"/>
          <w:color w:val="000000"/>
          <w:kern w:val="0"/>
        </w:rPr>
        <w:t xml:space="preserve">- </w:t>
      </w:r>
    </w:p>
    <w:p w14:paraId="68683DB6" w14:textId="5C30217A" w:rsidR="00EF278B" w:rsidRDefault="00AB02DE" w:rsidP="00A82C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00" w:firstLineChars="50" w:firstLine="100"/>
        <w:textAlignment w:val="baseline"/>
        <w:rPr>
          <w:rFonts w:eastAsiaTheme="minorHAnsi" w:cs="굴림"/>
          <w:color w:val="000000"/>
          <w:kern w:val="0"/>
          <w:sz w:val="18"/>
          <w:szCs w:val="20"/>
        </w:rPr>
      </w:pPr>
      <w:r>
        <w:rPr>
          <w:rFonts w:eastAsiaTheme="minorHAnsi" w:cs="함초롬바탕"/>
          <w:color w:val="000000"/>
          <w:kern w:val="0"/>
        </w:rPr>
        <w:t xml:space="preserve">(2) </w:t>
      </w:r>
      <w:r w:rsidR="00A82C36" w:rsidRPr="00A82C36">
        <w:rPr>
          <w:rFonts w:eastAsiaTheme="minorHAnsi" w:cs="함초롬바탕"/>
          <w:color w:val="000000"/>
          <w:kern w:val="0"/>
        </w:rPr>
        <w:t>Quizzes will be given several times during the semester.</w:t>
      </w:r>
      <w:r>
        <w:rPr>
          <w:rFonts w:eastAsiaTheme="minorHAnsi" w:cs="함초롬바탕"/>
          <w:color w:val="000000"/>
          <w:kern w:val="0"/>
        </w:rPr>
        <w:t xml:space="preserve">- </w:t>
      </w:r>
    </w:p>
    <w:p w14:paraId="456CB53B" w14:textId="0AFA2B5C" w:rsidR="00EF278B" w:rsidRDefault="00AB02DE" w:rsidP="00A82C36">
      <w:pPr>
        <w:tabs>
          <w:tab w:val="left" w:pos="0"/>
          <w:tab w:val="left" w:pos="800"/>
          <w:tab w:val="left" w:pos="6015"/>
        </w:tabs>
        <w:spacing w:after="0" w:line="276" w:lineRule="auto"/>
        <w:ind w:left="200" w:firstLineChars="50" w:firstLine="100"/>
        <w:textAlignment w:val="baseline"/>
        <w:rPr>
          <w:rFonts w:eastAsiaTheme="minorHAnsi" w:cs="굴림"/>
          <w:color w:val="000000"/>
          <w:kern w:val="0"/>
          <w:sz w:val="18"/>
          <w:szCs w:val="20"/>
        </w:rPr>
      </w:pPr>
      <w:r>
        <w:rPr>
          <w:rFonts w:eastAsiaTheme="minorHAnsi" w:cs="함초롬바탕"/>
          <w:color w:val="000000"/>
          <w:kern w:val="0"/>
        </w:rPr>
        <w:t xml:space="preserve">(3) </w:t>
      </w:r>
      <w:r w:rsidR="00A82C36" w:rsidRPr="00A82C36">
        <w:rPr>
          <w:rFonts w:eastAsiaTheme="minorHAnsi" w:cs="함초롬바탕"/>
          <w:color w:val="000000"/>
          <w:kern w:val="0"/>
        </w:rPr>
        <w:t>Homework: Penalty will be given to the overdue homework.</w:t>
      </w:r>
      <w:r>
        <w:rPr>
          <w:rFonts w:eastAsiaTheme="minorHAnsi" w:cs="함초롬바탕"/>
          <w:color w:val="000000"/>
          <w:kern w:val="0"/>
        </w:rPr>
        <w:t xml:space="preserve">- </w:t>
      </w:r>
    </w:p>
    <w:p w14:paraId="52A55EE8" w14:textId="77777777" w:rsidR="00A82C36" w:rsidRDefault="00AB02DE" w:rsidP="00A82C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00" w:firstLineChars="50" w:firstLine="100"/>
        <w:textAlignment w:val="baseline"/>
        <w:rPr>
          <w:rFonts w:eastAsiaTheme="minorHAnsi" w:cs="함초롬바탕"/>
          <w:color w:val="000000"/>
          <w:kern w:val="0"/>
        </w:rPr>
      </w:pPr>
      <w:r>
        <w:rPr>
          <w:rFonts w:eastAsiaTheme="minorHAnsi" w:cs="함초롬바탕"/>
          <w:color w:val="000000"/>
          <w:kern w:val="0"/>
        </w:rPr>
        <w:t xml:space="preserve">(4) </w:t>
      </w:r>
      <w:r w:rsidR="00A82C36" w:rsidRPr="00A82C36">
        <w:rPr>
          <w:rFonts w:eastAsiaTheme="minorHAnsi" w:cs="함초롬바탕"/>
          <w:color w:val="000000"/>
          <w:kern w:val="0"/>
        </w:rPr>
        <w:t>Attendance: -0.3 point per late &amp; -1.0 point per absence without notice.</w:t>
      </w:r>
    </w:p>
    <w:p w14:paraId="6032D025" w14:textId="2D36DCB3" w:rsidR="00EF278B" w:rsidRDefault="00AB02DE" w:rsidP="00A82C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00" w:firstLineChars="50" w:firstLine="100"/>
        <w:textAlignment w:val="baseline"/>
        <w:rPr>
          <w:rFonts w:eastAsiaTheme="minorHAnsi" w:cs="굴림"/>
          <w:color w:val="000000"/>
          <w:kern w:val="0"/>
          <w:sz w:val="18"/>
          <w:szCs w:val="20"/>
        </w:rPr>
      </w:pPr>
      <w:r>
        <w:rPr>
          <w:rFonts w:eastAsiaTheme="minorHAnsi" w:cs="함초롬바탕"/>
          <w:color w:val="000000"/>
          <w:kern w:val="0"/>
        </w:rPr>
        <w:t xml:space="preserve">- </w:t>
      </w:r>
    </w:p>
    <w:p w14:paraId="186816C7" w14:textId="77777777" w:rsidR="00EF278B" w:rsidRDefault="00EF278B">
      <w:pPr>
        <w:spacing w:after="0" w:line="276" w:lineRule="auto"/>
        <w:ind w:firstLine="100"/>
        <w:textAlignment w:val="baseline"/>
        <w:rPr>
          <w:rFonts w:eastAsiaTheme="minorHAnsi" w:cs="굴림"/>
          <w:color w:val="000000"/>
          <w:kern w:val="0"/>
          <w:sz w:val="10"/>
          <w:szCs w:val="10"/>
        </w:rPr>
      </w:pPr>
    </w:p>
    <w:p w14:paraId="6C3E8304" w14:textId="77777777" w:rsidR="00EF278B" w:rsidRDefault="00AB02DE">
      <w:pPr>
        <w:spacing w:after="0" w:line="276" w:lineRule="auto"/>
        <w:textAlignment w:val="baseline"/>
        <w:rPr>
          <w:rFonts w:eastAsiaTheme="minorHAnsi" w:cs="굴림"/>
          <w:color w:val="000000"/>
          <w:kern w:val="0"/>
          <w:szCs w:val="20"/>
        </w:rPr>
      </w:pPr>
      <w:r>
        <w:rPr>
          <w:rFonts w:eastAsiaTheme="minorHAnsi" w:cs="굴림"/>
          <w:b/>
          <w:bCs/>
          <w:color w:val="000000"/>
          <w:kern w:val="0"/>
          <w:sz w:val="22"/>
        </w:rPr>
        <w:t xml:space="preserve">6. Criteria for Awarding Credits </w:t>
      </w:r>
    </w:p>
    <w:p w14:paraId="35352F88" w14:textId="77777777" w:rsidR="00EF278B" w:rsidRDefault="00AB02DE">
      <w:pPr>
        <w:spacing w:after="0" w:line="276" w:lineRule="auto"/>
        <w:ind w:left="330" w:hangingChars="150" w:hanging="330"/>
        <w:mirrorIndents/>
        <w:textAlignment w:val="baseline"/>
        <w:rPr>
          <w:rFonts w:eastAsiaTheme="minorHAnsi" w:cs="굴림"/>
          <w:color w:val="000000"/>
          <w:kern w:val="0"/>
          <w:szCs w:val="20"/>
        </w:rPr>
      </w:pPr>
      <w:r>
        <w:rPr>
          <w:rFonts w:eastAsiaTheme="minorHAnsi" w:cs="함초롬바탕"/>
          <w:color w:val="000000"/>
          <w:kern w:val="0"/>
          <w:sz w:val="22"/>
        </w:rPr>
        <w:t xml:space="preserve">☞ </w:t>
      </w:r>
      <w:r>
        <w:rPr>
          <w:rFonts w:eastAsiaTheme="minorHAnsi" w:cs="굴림"/>
          <w:color w:val="000000"/>
          <w:kern w:val="0"/>
          <w:sz w:val="22"/>
        </w:rPr>
        <w:t xml:space="preserve">Pass: In the case of receiving </w:t>
      </w:r>
      <w:r>
        <w:rPr>
          <w:rFonts w:eastAsiaTheme="minorHAnsi" w:cs="굴림"/>
          <w:b/>
          <w:color w:val="000000"/>
          <w:kern w:val="0"/>
          <w:sz w:val="22"/>
        </w:rPr>
        <w:t>a score of 80 or more</w:t>
      </w:r>
      <w:r>
        <w:rPr>
          <w:rFonts w:eastAsiaTheme="minorHAnsi" w:cs="굴림"/>
          <w:color w:val="000000"/>
          <w:kern w:val="0"/>
          <w:sz w:val="22"/>
        </w:rPr>
        <w:t xml:space="preserve"> out of 100 according to the criteria of the evaluation method</w:t>
      </w:r>
      <w:ins w:id="2" w:author="만든 이" w:date="2023-04-26T15:40:00Z">
        <w:r>
          <w:rPr>
            <w:rFonts w:eastAsiaTheme="minorHAnsi" w:cs="굴림"/>
            <w:color w:val="000000"/>
            <w:kern w:val="0"/>
            <w:sz w:val="22"/>
          </w:rPr>
          <w:t>.</w:t>
        </w:r>
      </w:ins>
    </w:p>
    <w:p w14:paraId="546D50A4" w14:textId="7E681C96" w:rsidR="00EF278B" w:rsidRDefault="00AB02DE">
      <w:pPr>
        <w:spacing w:after="0" w:line="276" w:lineRule="auto"/>
        <w:ind w:left="466" w:hanging="466"/>
        <w:textAlignment w:val="baseline"/>
        <w:rPr>
          <w:rFonts w:eastAsiaTheme="minorHAnsi" w:cs="굴림"/>
          <w:color w:val="000000"/>
          <w:kern w:val="0"/>
          <w:szCs w:val="20"/>
        </w:rPr>
      </w:pPr>
      <w:r>
        <w:rPr>
          <w:rFonts w:eastAsiaTheme="minorHAnsi" w:cs="함초롬바탕"/>
          <w:b/>
          <w:bCs/>
          <w:color w:val="000000"/>
          <w:kern w:val="0"/>
          <w:sz w:val="22"/>
        </w:rPr>
        <w:t>☞</w:t>
      </w:r>
      <w:r w:rsidR="006F53C0">
        <w:rPr>
          <w:rFonts w:eastAsiaTheme="minorHAnsi" w:cs="함초롬바탕" w:hint="eastAsia"/>
          <w:b/>
          <w:bCs/>
          <w:color w:val="000000"/>
          <w:kern w:val="0"/>
          <w:sz w:val="22"/>
        </w:rPr>
        <w:t xml:space="preserve"> </w:t>
      </w:r>
      <w:r>
        <w:rPr>
          <w:rFonts w:eastAsiaTheme="minorHAnsi" w:cs="함초롬바탕"/>
          <w:b/>
          <w:bCs/>
          <w:color w:val="000000"/>
          <w:kern w:val="0"/>
          <w:sz w:val="22"/>
        </w:rPr>
        <w:t xml:space="preserve">  Students with excellent academic achievement are recommended for the Academic Excellence</w:t>
      </w:r>
      <w:r w:rsidR="006F53C0">
        <w:rPr>
          <w:rFonts w:eastAsiaTheme="minorHAnsi" w:cs="함초롬바탕" w:hint="eastAsia"/>
          <w:b/>
          <w:bCs/>
          <w:color w:val="000000"/>
          <w:kern w:val="0"/>
          <w:sz w:val="22"/>
        </w:rPr>
        <w:t xml:space="preserve"> </w:t>
      </w:r>
      <w:r>
        <w:rPr>
          <w:rFonts w:eastAsiaTheme="minorHAnsi" w:cs="함초롬바탕"/>
          <w:b/>
          <w:bCs/>
          <w:color w:val="000000"/>
          <w:kern w:val="0"/>
          <w:sz w:val="22"/>
        </w:rPr>
        <w:t xml:space="preserve">Award and </w:t>
      </w:r>
      <w:r w:rsidR="006F53C0">
        <w:rPr>
          <w:rFonts w:eastAsiaTheme="minorHAnsi" w:cs="함초롬바탕" w:hint="eastAsia"/>
          <w:b/>
          <w:bCs/>
          <w:color w:val="000000"/>
          <w:kern w:val="0"/>
          <w:sz w:val="22"/>
          <w:u w:val="single"/>
        </w:rPr>
        <w:t xml:space="preserve">the </w:t>
      </w:r>
      <w:r>
        <w:rPr>
          <w:rFonts w:eastAsiaTheme="minorHAnsi" w:cs="함초롬바탕"/>
          <w:b/>
          <w:bCs/>
          <w:color w:val="000000"/>
          <w:kern w:val="0"/>
          <w:sz w:val="22"/>
        </w:rPr>
        <w:t>Principal’s Award, and are recorded according to core competencies in the Subject Details. However, students with poor academic attitude or poor attendance are excluded.</w:t>
      </w:r>
    </w:p>
    <w:p w14:paraId="00BB946D" w14:textId="77777777" w:rsidR="00EF278B" w:rsidRDefault="00EF278B">
      <w:pPr>
        <w:widowControl/>
        <w:wordWrap/>
        <w:autoSpaceDE/>
        <w:autoSpaceDN/>
        <w:rPr>
          <w:rFonts w:eastAsiaTheme="minorHAnsi" w:cs="굴림"/>
          <w:b/>
          <w:bCs/>
          <w:color w:val="000000"/>
          <w:kern w:val="0"/>
          <w:sz w:val="10"/>
          <w:szCs w:val="10"/>
        </w:rPr>
      </w:pPr>
    </w:p>
    <w:tbl>
      <w:tblPr>
        <w:tblOverlap w:val="never"/>
        <w:tblW w:w="10523"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0523"/>
      </w:tblGrid>
      <w:tr w:rsidR="00EF278B" w14:paraId="32F82782" w14:textId="77777777">
        <w:trPr>
          <w:trHeight w:val="3332"/>
        </w:trPr>
        <w:tc>
          <w:tcPr>
            <w:tcW w:w="10523" w:type="dxa"/>
            <w:tcBorders>
              <w:top w:val="single" w:sz="5" w:space="0" w:color="000000"/>
              <w:left w:val="single" w:sz="5" w:space="0" w:color="000000"/>
              <w:bottom w:val="single" w:sz="5" w:space="0" w:color="000000"/>
              <w:right w:val="single" w:sz="5" w:space="0" w:color="000000"/>
            </w:tcBorders>
            <w:vAlign w:val="center"/>
          </w:tcPr>
          <w:p w14:paraId="3739BBD7" w14:textId="77777777" w:rsidR="00EF278B" w:rsidRDefault="00AB02DE">
            <w:pPr>
              <w:pStyle w:val="a4"/>
              <w:spacing w:line="276" w:lineRule="auto"/>
              <w:ind w:left="70"/>
              <w:rPr>
                <w:rFonts w:ascii="맑은 고딕" w:eastAsia="맑은 고딕" w:hAnsi="맑은 고딕" w:cs="맑은 고딕"/>
                <w:b/>
                <w:bCs/>
                <w:color w:val="203A7B"/>
                <w:sz w:val="22"/>
                <w:szCs w:val="22"/>
                <w:shd w:val="clear" w:color="000000" w:fill="auto"/>
              </w:rPr>
            </w:pPr>
            <w:r>
              <w:rPr>
                <w:rFonts w:ascii="맑은 고딕" w:eastAsia="맑은 고딕" w:hAnsi="맑은 고딕" w:cs="맑은 고딕"/>
                <w:b/>
                <w:bCs/>
                <w:color w:val="203A7B"/>
                <w:sz w:val="22"/>
                <w:szCs w:val="22"/>
                <w:shd w:val="clear" w:color="000000" w:fill="auto"/>
              </w:rPr>
              <w:t>●</w:t>
            </w:r>
            <w:r>
              <w:rPr>
                <w:rFonts w:ascii="맑은 고딕" w:eastAsia="맑은 고딕" w:hAnsi="맑은 고딕" w:cs="맑은 고딕"/>
                <w:b/>
                <w:bCs/>
                <w:color w:val="203A7B"/>
                <w:w w:val="95"/>
                <w:sz w:val="22"/>
                <w:szCs w:val="22"/>
                <w:shd w:val="clear" w:color="000000" w:fill="auto"/>
              </w:rPr>
              <w:t xml:space="preserve"> Attendance for at least three-quarters of the total class hours is required to earn credit.</w:t>
            </w:r>
          </w:p>
          <w:p w14:paraId="3CE80152" w14:textId="77777777" w:rsidR="00EF278B" w:rsidRDefault="00AB02DE">
            <w:pPr>
              <w:pStyle w:val="a4"/>
              <w:spacing w:line="276" w:lineRule="auto"/>
              <w:ind w:left="70"/>
              <w:rPr>
                <w:rFonts w:ascii="맑은 고딕" w:eastAsia="맑은 고딕" w:hAnsi="맑은 고딕" w:cs="맑은 고딕"/>
                <w:b/>
                <w:bCs/>
                <w:color w:val="203A7B"/>
                <w:sz w:val="22"/>
                <w:szCs w:val="22"/>
                <w:shd w:val="clear" w:color="000000" w:fill="auto"/>
              </w:rPr>
            </w:pPr>
            <w:r>
              <w:rPr>
                <w:rFonts w:ascii="맑은 고딕" w:eastAsia="맑은 고딕" w:hAnsi="맑은 고딕" w:cs="맑은 고딕"/>
                <w:b/>
                <w:bCs/>
                <w:color w:val="203A7B"/>
                <w:sz w:val="22"/>
                <w:szCs w:val="22"/>
                <w:shd w:val="clear" w:color="000000" w:fill="auto"/>
              </w:rPr>
              <w:t xml:space="preserve">● </w:t>
            </w:r>
            <w:r>
              <w:rPr>
                <w:rFonts w:ascii="맑은 고딕" w:eastAsia="맑은 고딕" w:hAnsi="맑은 고딕" w:cs="맑은 고딕"/>
                <w:b/>
                <w:bCs/>
                <w:color w:val="203A7B"/>
                <w:w w:val="90"/>
                <w:sz w:val="22"/>
                <w:szCs w:val="22"/>
                <w:shd w:val="clear" w:color="000000" w:fill="auto"/>
              </w:rPr>
              <w:t>For Pass/Fail courses, if the instructor determines that a specific evaluation element is insufficient and requires a separate evaluation, a separate evaluation may be conducted.</w:t>
            </w:r>
          </w:p>
          <w:p w14:paraId="2B878068" w14:textId="77777777" w:rsidR="00EF278B" w:rsidRDefault="00EF278B">
            <w:pPr>
              <w:pStyle w:val="a4"/>
              <w:numPr>
                <w:ilvl w:val="0"/>
                <w:numId w:val="1"/>
              </w:numPr>
              <w:spacing w:line="276" w:lineRule="auto"/>
              <w:ind w:left="70"/>
              <w:rPr>
                <w:rFonts w:ascii="맑은 고딕" w:eastAsia="맑은 고딕" w:hAnsi="맑은 고딕" w:cs="맑은 고딕"/>
                <w:b/>
                <w:bCs/>
                <w:color w:val="203A7B"/>
                <w:sz w:val="6"/>
                <w:szCs w:val="6"/>
                <w:shd w:val="clear" w:color="000000" w:fill="auto"/>
              </w:rPr>
            </w:pPr>
          </w:p>
          <w:p w14:paraId="0855D28D" w14:textId="77777777" w:rsidR="00EF278B" w:rsidRDefault="00AB02DE">
            <w:pPr>
              <w:pStyle w:val="a4"/>
              <w:spacing w:line="276" w:lineRule="auto"/>
              <w:ind w:left="70"/>
              <w:rPr>
                <w:rFonts w:ascii="맑은 고딕" w:eastAsia="맑은 고딕" w:hAnsi="맑은 고딕" w:cs="맑은 고딕"/>
                <w:b/>
                <w:bCs/>
                <w:color w:val="203A7B"/>
                <w:w w:val="95"/>
                <w:sz w:val="22"/>
                <w:szCs w:val="22"/>
                <w:shd w:val="clear" w:color="000000" w:fill="auto"/>
              </w:rPr>
            </w:pPr>
            <w:r>
              <w:rPr>
                <w:rFonts w:ascii="맑은 고딕" w:eastAsia="맑은 고딕" w:hAnsi="맑은 고딕" w:cs="맑은 고딕"/>
                <w:b/>
                <w:bCs/>
                <w:color w:val="203A7B"/>
                <w:w w:val="95"/>
                <w:sz w:val="22"/>
                <w:szCs w:val="22"/>
                <w:shd w:val="clear" w:color="000000" w:fill="auto"/>
              </w:rPr>
              <w:t>● Calculation of the basis score for awarding credit to absentees :</w:t>
            </w:r>
          </w:p>
          <w:p w14:paraId="5F7B2A9C" w14:textId="77777777" w:rsidR="00EF278B" w:rsidRDefault="00EF278B">
            <w:pPr>
              <w:pStyle w:val="a4"/>
              <w:numPr>
                <w:ilvl w:val="0"/>
                <w:numId w:val="1"/>
              </w:numPr>
              <w:spacing w:line="276" w:lineRule="auto"/>
              <w:ind w:left="70"/>
              <w:rPr>
                <w:rFonts w:ascii="맑은 고딕" w:eastAsia="맑은 고딕" w:hAnsi="맑은 고딕" w:cs="맑은 고딕"/>
                <w:b/>
                <w:bCs/>
                <w:color w:val="203A7B"/>
                <w:w w:val="95"/>
                <w:sz w:val="6"/>
                <w:szCs w:val="6"/>
                <w:shd w:val="clear" w:color="000000" w:fill="auto"/>
              </w:rPr>
            </w:pPr>
          </w:p>
          <w:p w14:paraId="131E9624" w14:textId="77777777" w:rsidR="00EF278B" w:rsidRDefault="00AB02DE">
            <w:pPr>
              <w:pStyle w:val="a4"/>
              <w:spacing w:line="276" w:lineRule="auto"/>
              <w:ind w:left="70"/>
              <w:rPr>
                <w:rFonts w:ascii="맑은 고딕" w:eastAsia="맑은 고딕" w:hAnsi="맑은 고딕" w:cs="맑은 고딕"/>
                <w:b/>
                <w:bCs/>
                <w:color w:val="203A7B"/>
                <w:sz w:val="22"/>
                <w:szCs w:val="22"/>
                <w:shd w:val="clear" w:color="000000" w:fill="auto"/>
              </w:rPr>
            </w:pPr>
            <w:r>
              <w:rPr>
                <w:rFonts w:ascii="맑은 고딕" w:eastAsia="맑은 고딕" w:hAnsi="맑은 고딕" w:cs="맑은 고딕"/>
                <w:b/>
                <w:bCs/>
                <w:color w:val="203A7B"/>
                <w:w w:val="95"/>
                <w:sz w:val="22"/>
                <w:szCs w:val="22"/>
                <w:shd w:val="clear" w:color="000000" w:fill="auto"/>
              </w:rPr>
              <w:t>● If a basis score cannot be calculated, the grading method :</w:t>
            </w:r>
          </w:p>
          <w:p w14:paraId="17729309" w14:textId="77777777" w:rsidR="00EF278B" w:rsidRDefault="00EF278B">
            <w:pPr>
              <w:pStyle w:val="a4"/>
              <w:numPr>
                <w:ilvl w:val="0"/>
                <w:numId w:val="1"/>
              </w:numPr>
              <w:spacing w:line="276" w:lineRule="auto"/>
              <w:ind w:left="70"/>
              <w:rPr>
                <w:rFonts w:ascii="맑은 고딕" w:eastAsia="맑은 고딕" w:hAnsi="맑은 고딕" w:cs="맑은 고딕"/>
                <w:b/>
                <w:bCs/>
                <w:color w:val="203A7B"/>
                <w:sz w:val="6"/>
                <w:szCs w:val="6"/>
                <w:shd w:val="clear" w:color="000000" w:fill="auto"/>
              </w:rPr>
            </w:pPr>
          </w:p>
          <w:p w14:paraId="217F7D57" w14:textId="77777777" w:rsidR="00EF278B" w:rsidRDefault="00AB02DE">
            <w:pPr>
              <w:pStyle w:val="a4"/>
              <w:spacing w:line="276" w:lineRule="auto"/>
              <w:ind w:left="70"/>
              <w:rPr>
                <w:rFonts w:ascii="맑은 고딕" w:eastAsia="맑은 고딕" w:hAnsi="맑은 고딕" w:cs="맑은 고딕"/>
              </w:rPr>
            </w:pPr>
            <w:r>
              <w:rPr>
                <w:rFonts w:ascii="맑은 고딕" w:eastAsia="맑은 고딕" w:hAnsi="맑은 고딕" w:cs="맑은 고딕"/>
                <w:b/>
                <w:bCs/>
                <w:color w:val="203A7B"/>
                <w:sz w:val="19"/>
                <w:szCs w:val="19"/>
                <w:shd w:val="clear" w:color="000000" w:fill="auto"/>
              </w:rPr>
              <w:t>※ Refer to the "Academic Performance Management Regulations" for the percentage of credit points applied.</w:t>
            </w:r>
          </w:p>
        </w:tc>
      </w:tr>
    </w:tbl>
    <w:p w14:paraId="751062D7" w14:textId="77777777" w:rsidR="00EF278B" w:rsidRDefault="00EF278B">
      <w:pPr>
        <w:widowControl/>
        <w:wordWrap/>
        <w:autoSpaceDE/>
        <w:autoSpaceDN/>
        <w:rPr>
          <w:rFonts w:eastAsiaTheme="minorHAnsi" w:cs="굴림"/>
          <w:b/>
          <w:bCs/>
          <w:color w:val="000000"/>
          <w:kern w:val="0"/>
          <w:szCs w:val="20"/>
        </w:rPr>
      </w:pPr>
    </w:p>
    <w:p w14:paraId="10ACD04A" w14:textId="77777777" w:rsidR="00EF278B" w:rsidRDefault="00EF278B">
      <w:pPr>
        <w:widowControl/>
        <w:wordWrap/>
        <w:autoSpaceDE/>
        <w:autoSpaceDN/>
        <w:rPr>
          <w:rFonts w:eastAsiaTheme="minorHAnsi" w:cs="굴림"/>
          <w:b/>
          <w:bCs/>
          <w:color w:val="000000"/>
          <w:kern w:val="0"/>
          <w:szCs w:val="20"/>
        </w:rPr>
      </w:pPr>
    </w:p>
    <w:p w14:paraId="50BF55DD" w14:textId="77777777" w:rsidR="00EF278B" w:rsidRDefault="00EF278B">
      <w:pPr>
        <w:widowControl/>
        <w:wordWrap/>
        <w:autoSpaceDE/>
        <w:autoSpaceDN/>
        <w:rPr>
          <w:rFonts w:eastAsiaTheme="minorHAnsi" w:cs="굴림"/>
          <w:b/>
          <w:bCs/>
          <w:color w:val="000000"/>
          <w:kern w:val="0"/>
          <w:szCs w:val="20"/>
        </w:rPr>
      </w:pPr>
    </w:p>
    <w:p w14:paraId="574DD4DA" w14:textId="77777777" w:rsidR="00EF278B" w:rsidRDefault="00EF278B">
      <w:pPr>
        <w:widowControl/>
        <w:wordWrap/>
        <w:autoSpaceDE/>
        <w:autoSpaceDN/>
        <w:rPr>
          <w:rFonts w:eastAsiaTheme="minorHAnsi" w:cs="굴림"/>
          <w:b/>
          <w:bCs/>
          <w:color w:val="000000"/>
          <w:kern w:val="0"/>
          <w:szCs w:val="20"/>
        </w:rPr>
      </w:pPr>
    </w:p>
    <w:p w14:paraId="2CBD8084" w14:textId="77777777" w:rsidR="00A82C36" w:rsidRDefault="00A82C36">
      <w:pPr>
        <w:widowControl/>
        <w:wordWrap/>
        <w:autoSpaceDE/>
        <w:autoSpaceDN/>
        <w:rPr>
          <w:rFonts w:eastAsiaTheme="minorHAnsi" w:cs="굴림"/>
          <w:b/>
          <w:bCs/>
          <w:color w:val="000000"/>
          <w:kern w:val="0"/>
          <w:szCs w:val="20"/>
        </w:rPr>
      </w:pPr>
    </w:p>
    <w:p w14:paraId="7CF81859" w14:textId="77777777" w:rsidR="00A82C36" w:rsidRDefault="00A82C36">
      <w:pPr>
        <w:widowControl/>
        <w:wordWrap/>
        <w:autoSpaceDE/>
        <w:autoSpaceDN/>
        <w:rPr>
          <w:rFonts w:eastAsiaTheme="minorHAnsi" w:cs="굴림"/>
          <w:b/>
          <w:bCs/>
          <w:color w:val="000000"/>
          <w:kern w:val="0"/>
          <w:szCs w:val="20"/>
        </w:rPr>
      </w:pPr>
    </w:p>
    <w:p w14:paraId="54CB0AB6" w14:textId="77777777" w:rsidR="00A82C36" w:rsidRDefault="00A82C36">
      <w:pPr>
        <w:widowControl/>
        <w:wordWrap/>
        <w:autoSpaceDE/>
        <w:autoSpaceDN/>
        <w:rPr>
          <w:rFonts w:eastAsiaTheme="minorHAnsi" w:cs="굴림"/>
          <w:b/>
          <w:bCs/>
          <w:color w:val="000000"/>
          <w:kern w:val="0"/>
          <w:szCs w:val="20"/>
        </w:rPr>
      </w:pPr>
    </w:p>
    <w:p w14:paraId="5FEB99AB" w14:textId="77777777" w:rsidR="00EF278B" w:rsidRDefault="00AB02DE">
      <w:pPr>
        <w:spacing w:after="0" w:line="276" w:lineRule="auto"/>
        <w:textAlignment w:val="baseline"/>
        <w:rPr>
          <w:rFonts w:eastAsiaTheme="minorHAnsi" w:cs="굴림"/>
          <w:color w:val="000000"/>
          <w:kern w:val="0"/>
          <w:szCs w:val="20"/>
        </w:rPr>
      </w:pPr>
      <w:r>
        <w:rPr>
          <w:rFonts w:eastAsiaTheme="minorHAnsi" w:cs="굴림"/>
          <w:b/>
          <w:bCs/>
          <w:color w:val="000000"/>
          <w:kern w:val="0"/>
          <w:sz w:val="22"/>
        </w:rPr>
        <w:lastRenderedPageBreak/>
        <w:t xml:space="preserve">7. Weekly Plans </w:t>
      </w:r>
    </w:p>
    <w:tbl>
      <w:tblPr>
        <w:tblOverlap w:val="never"/>
        <w:tblW w:w="10462" w:type="dxa"/>
        <w:tblBorders>
          <w:top w:val="none" w:sz="3" w:space="0" w:color="000000"/>
          <w:left w:val="none" w:sz="3" w:space="0" w:color="000000"/>
          <w:bottom w:val="none" w:sz="3" w:space="0" w:color="000000"/>
          <w:right w:val="none" w:sz="3" w:space="0" w:color="000000"/>
        </w:tblBorders>
        <w:shd w:val="clear" w:color="000000" w:fill="FFFFFF"/>
        <w:tblLayout w:type="fixed"/>
        <w:tblCellMar>
          <w:top w:w="15" w:type="dxa"/>
          <w:left w:w="15" w:type="dxa"/>
          <w:bottom w:w="15" w:type="dxa"/>
          <w:right w:w="15" w:type="dxa"/>
        </w:tblCellMar>
        <w:tblLook w:val="04A0" w:firstRow="1" w:lastRow="0" w:firstColumn="1" w:lastColumn="0" w:noHBand="0" w:noVBand="1"/>
      </w:tblPr>
      <w:tblGrid>
        <w:gridCol w:w="1684"/>
        <w:gridCol w:w="6566"/>
        <w:gridCol w:w="2212"/>
      </w:tblGrid>
      <w:tr w:rsidR="00EF278B" w14:paraId="70DF71D5" w14:textId="77777777" w:rsidTr="00F6758E">
        <w:trPr>
          <w:trHeight w:val="389"/>
        </w:trPr>
        <w:tc>
          <w:tcPr>
            <w:tcW w:w="1684" w:type="dxa"/>
            <w:tcBorders>
              <w:top w:val="single" w:sz="11"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6C73133B" w14:textId="77777777" w:rsidR="00EF278B" w:rsidRDefault="00AB02DE">
            <w:pPr>
              <w:wordWrap/>
              <w:spacing w:after="0" w:line="276" w:lineRule="auto"/>
              <w:jc w:val="center"/>
            </w:pPr>
            <w:r>
              <w:rPr>
                <w:b/>
                <w:spacing w:val="-18"/>
                <w:sz w:val="22"/>
              </w:rPr>
              <w:t>Week (period)</w:t>
            </w:r>
          </w:p>
        </w:tc>
        <w:tc>
          <w:tcPr>
            <w:tcW w:w="6566" w:type="dxa"/>
            <w:tcBorders>
              <w:top w:val="single" w:sz="11"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15B59DAC" w14:textId="77777777" w:rsidR="00EF278B" w:rsidRDefault="00AB02DE">
            <w:pPr>
              <w:wordWrap/>
              <w:spacing w:after="0" w:line="276" w:lineRule="auto"/>
              <w:jc w:val="center"/>
            </w:pPr>
            <w:r>
              <w:rPr>
                <w:b/>
                <w:sz w:val="22"/>
              </w:rPr>
              <w:t>Topic and Contents</w:t>
            </w:r>
          </w:p>
        </w:tc>
        <w:tc>
          <w:tcPr>
            <w:tcW w:w="2212" w:type="dxa"/>
            <w:tcBorders>
              <w:top w:val="single" w:sz="11"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736E7DDD" w14:textId="77777777" w:rsidR="00EF278B" w:rsidRDefault="00AB02DE">
            <w:pPr>
              <w:wordWrap/>
              <w:spacing w:after="0" w:line="276" w:lineRule="auto"/>
              <w:jc w:val="center"/>
            </w:pPr>
            <w:r>
              <w:rPr>
                <w:b/>
                <w:sz w:val="22"/>
              </w:rPr>
              <w:t>(Notes)</w:t>
            </w:r>
          </w:p>
        </w:tc>
      </w:tr>
      <w:tr w:rsidR="00EF278B" w14:paraId="2CDEA6B5" w14:textId="77777777" w:rsidTr="00A82C36">
        <w:trPr>
          <w:trHeight w:val="1191"/>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471EDD9B" w14:textId="77777777" w:rsidR="00EF278B" w:rsidRDefault="00AB02DE">
            <w:pPr>
              <w:wordWrap/>
              <w:spacing w:after="0" w:line="276" w:lineRule="auto"/>
              <w:jc w:val="center"/>
            </w:pPr>
            <w:r>
              <w:rPr>
                <w:b/>
                <w:sz w:val="22"/>
              </w:rPr>
              <w:t>Week 1</w:t>
            </w:r>
          </w:p>
          <w:p w14:paraId="06286C70" w14:textId="77777777" w:rsidR="00EF278B" w:rsidRDefault="00AB02DE">
            <w:pPr>
              <w:pStyle w:val="a4"/>
              <w:wordWrap/>
              <w:jc w:val="center"/>
            </w:pPr>
            <w:r>
              <w:rPr>
                <w:rFonts w:ascii="한컴산뜻돋움"/>
                <w:sz w:val="16"/>
                <w:shd w:val="clear" w:color="000000" w:fill="auto"/>
              </w:rPr>
              <w:t>2.23.~3.1.</w:t>
            </w:r>
          </w:p>
        </w:tc>
        <w:tc>
          <w:tcPr>
            <w:tcW w:w="656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08BF0954" w14:textId="77777777" w:rsidR="00A82C36" w:rsidRPr="00A82C36" w:rsidRDefault="00A82C36" w:rsidP="00A82C36">
            <w:pPr>
              <w:wordWrap/>
              <w:spacing w:after="0" w:line="276" w:lineRule="auto"/>
              <w:ind w:firstLine="100"/>
              <w:jc w:val="left"/>
              <w:rPr>
                <w:color w:val="000000"/>
              </w:rPr>
            </w:pPr>
            <w:r w:rsidRPr="00A82C36">
              <w:rPr>
                <w:color w:val="000000"/>
              </w:rPr>
              <w:t>Ch.21 Electrostatics</w:t>
            </w:r>
          </w:p>
          <w:p w14:paraId="57D4B218" w14:textId="23D590B7" w:rsidR="00EF278B" w:rsidRDefault="00A82C36" w:rsidP="00A82C36">
            <w:pPr>
              <w:wordWrap/>
              <w:spacing w:after="0" w:line="276" w:lineRule="auto"/>
              <w:ind w:firstLine="100"/>
              <w:jc w:val="left"/>
              <w:rPr>
                <w:color w:val="000000"/>
              </w:rPr>
            </w:pPr>
            <w:r w:rsidRPr="00A82C36">
              <w:rPr>
                <w:color w:val="000000"/>
              </w:rPr>
              <w:t>Ch.22 Electric Fields and Gauss’s Law</w:t>
            </w:r>
          </w:p>
        </w:tc>
        <w:tc>
          <w:tcPr>
            <w:tcW w:w="2212"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15C11F68" w14:textId="3A835442" w:rsidR="00EF278B" w:rsidRPr="006F53C0" w:rsidRDefault="006603C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color w:val="000000"/>
                <w:sz w:val="22"/>
              </w:rPr>
            </w:pPr>
            <w:r w:rsidRPr="006F53C0">
              <w:rPr>
                <w:rFonts w:hint="eastAsia"/>
                <w:color w:val="000000"/>
                <w:kern w:val="0"/>
                <w:szCs w:val="20"/>
              </w:rPr>
              <w:t>Report would be represented after finishing each chapter</w:t>
            </w:r>
          </w:p>
        </w:tc>
      </w:tr>
      <w:tr w:rsidR="00EF278B" w14:paraId="49821794" w14:textId="77777777" w:rsidTr="00A82C36">
        <w:trPr>
          <w:trHeight w:val="482"/>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74AE43FE" w14:textId="77777777" w:rsidR="00EF278B" w:rsidRDefault="00AB02DE">
            <w:pPr>
              <w:wordWrap/>
              <w:spacing w:after="0" w:line="276" w:lineRule="auto"/>
              <w:jc w:val="center"/>
            </w:pPr>
            <w:r>
              <w:rPr>
                <w:b/>
                <w:w w:val="80"/>
                <w:sz w:val="16"/>
              </w:rPr>
              <w:t>Core Competencies</w:t>
            </w:r>
          </w:p>
        </w:tc>
        <w:tc>
          <w:tcPr>
            <w:tcW w:w="656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5C736A19" w14:textId="6AC6451A" w:rsidR="00EF278B" w:rsidRPr="00A82C36" w:rsidRDefault="00A82C36" w:rsidP="00A82C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rPr>
                <w:color w:val="000000"/>
                <w:sz w:val="14"/>
                <w:szCs w:val="14"/>
              </w:rPr>
            </w:pPr>
            <w:r w:rsidRPr="00A82C36">
              <w:rPr>
                <w:color w:val="000000"/>
                <w:sz w:val="14"/>
                <w:szCs w:val="14"/>
              </w:rPr>
              <w:t>Critical Thinking Skills, Analytical and Creative Thinking, Complex Problem-Solving Skills, Creativity</w:t>
            </w:r>
          </w:p>
        </w:tc>
        <w:tc>
          <w:tcPr>
            <w:tcW w:w="2212" w:type="dxa"/>
            <w:vMerge/>
            <w:tcBorders>
              <w:top w:val="single" w:sz="2" w:space="0" w:color="000000"/>
              <w:left w:val="single" w:sz="2" w:space="0" w:color="000000"/>
              <w:bottom w:val="single" w:sz="2" w:space="0" w:color="000000"/>
              <w:right w:val="single" w:sz="11" w:space="0" w:color="000000"/>
            </w:tcBorders>
          </w:tcPr>
          <w:p w14:paraId="52BA209D" w14:textId="77777777" w:rsidR="00EF278B" w:rsidRDefault="00EF278B"/>
        </w:tc>
      </w:tr>
      <w:tr w:rsidR="00EF278B" w14:paraId="0CA4752F" w14:textId="77777777" w:rsidTr="00A82C36">
        <w:trPr>
          <w:trHeight w:val="1191"/>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1ECF5BDD" w14:textId="77777777" w:rsidR="00EF278B" w:rsidRDefault="00AB02DE">
            <w:pPr>
              <w:wordWrap/>
              <w:spacing w:after="0" w:line="276" w:lineRule="auto"/>
              <w:jc w:val="center"/>
            </w:pPr>
            <w:r>
              <w:rPr>
                <w:b/>
                <w:sz w:val="22"/>
              </w:rPr>
              <w:t>Week 2</w:t>
            </w:r>
          </w:p>
          <w:p w14:paraId="1403F19F" w14:textId="77777777" w:rsidR="00EF278B" w:rsidRDefault="00AB02DE">
            <w:pPr>
              <w:pStyle w:val="a4"/>
              <w:wordWrap/>
              <w:jc w:val="center"/>
            </w:pPr>
            <w:r>
              <w:rPr>
                <w:rFonts w:ascii="한컴산뜻돋움"/>
                <w:sz w:val="16"/>
                <w:shd w:val="clear" w:color="000000" w:fill="auto"/>
              </w:rPr>
              <w:t>3.2.~3.8.</w:t>
            </w:r>
          </w:p>
        </w:tc>
        <w:tc>
          <w:tcPr>
            <w:tcW w:w="656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6592D69" w14:textId="50895623" w:rsidR="00EF278B" w:rsidRDefault="00F6758E">
            <w:pPr>
              <w:wordWrap/>
              <w:spacing w:after="0" w:line="276" w:lineRule="auto"/>
              <w:ind w:firstLine="100"/>
              <w:jc w:val="left"/>
              <w:rPr>
                <w:color w:val="000000"/>
              </w:rPr>
            </w:pPr>
            <w:r w:rsidRPr="00F6758E">
              <w:rPr>
                <w:color w:val="000000"/>
              </w:rPr>
              <w:t>Ch.23 Electric Potential</w:t>
            </w:r>
          </w:p>
        </w:tc>
        <w:tc>
          <w:tcPr>
            <w:tcW w:w="2212"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651C9368" w14:textId="1A71BFAB" w:rsidR="00F8147D" w:rsidRDefault="00161496" w:rsidP="001E11CB">
            <w:pPr>
              <w:pStyle w:val="a4"/>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left="149" w:right="91" w:hanging="23"/>
              <w:jc w:val="center"/>
              <w:rPr>
                <w:b/>
                <w:bCs/>
                <w:color w:val="FF0000"/>
              </w:rPr>
            </w:pPr>
            <w:r>
              <w:rPr>
                <w:rFonts w:ascii="한컴산뜻돋움" w:eastAsia="한컴산뜻돋움"/>
                <w:b/>
                <w:bCs/>
                <w:color w:val="FF0000"/>
                <w:sz w:val="22"/>
                <w:shd w:val="clear" w:color="000000" w:fill="auto"/>
              </w:rPr>
              <w:t>3</w:t>
            </w:r>
            <w:r w:rsidR="00F8147D">
              <w:rPr>
                <w:rFonts w:ascii="한컴산뜻돋움" w:eastAsia="한컴산뜻돋움"/>
                <w:b/>
                <w:bCs/>
                <w:color w:val="FF0000"/>
                <w:sz w:val="22"/>
                <w:shd w:val="clear" w:color="000000" w:fill="auto"/>
              </w:rPr>
              <w:t>.2.</w:t>
            </w:r>
          </w:p>
          <w:p w14:paraId="56300E61" w14:textId="0E279E54" w:rsidR="001E11CB" w:rsidRDefault="00F8147D" w:rsidP="001E11C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center"/>
              <w:rPr>
                <w:b/>
                <w:color w:val="000000"/>
                <w:sz w:val="22"/>
              </w:rPr>
            </w:pPr>
            <w:r>
              <w:rPr>
                <w:b/>
                <w:bCs/>
                <w:color w:val="FF0000"/>
              </w:rPr>
              <w:t xml:space="preserve">Substitute </w:t>
            </w:r>
            <w:r w:rsidR="00BD0B14">
              <w:rPr>
                <w:b/>
                <w:bCs/>
                <w:color w:val="FF0000"/>
              </w:rPr>
              <w:t>H</w:t>
            </w:r>
            <w:r>
              <w:rPr>
                <w:b/>
                <w:bCs/>
                <w:color w:val="FF0000"/>
              </w:rPr>
              <w:t>oliday</w:t>
            </w:r>
          </w:p>
        </w:tc>
      </w:tr>
      <w:tr w:rsidR="00EF278B" w14:paraId="532674D6" w14:textId="77777777" w:rsidTr="00A82C36">
        <w:trPr>
          <w:trHeight w:val="482"/>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1C304CAA" w14:textId="77777777" w:rsidR="00EF278B" w:rsidRDefault="00AB02DE">
            <w:pPr>
              <w:wordWrap/>
              <w:spacing w:after="0" w:line="276" w:lineRule="auto"/>
              <w:jc w:val="center"/>
            </w:pPr>
            <w:r>
              <w:rPr>
                <w:b/>
                <w:w w:val="80"/>
                <w:sz w:val="16"/>
              </w:rPr>
              <w:t>Core Competencies</w:t>
            </w:r>
          </w:p>
        </w:tc>
        <w:tc>
          <w:tcPr>
            <w:tcW w:w="656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03F9DF44" w14:textId="65F819F9" w:rsidR="00EF278B" w:rsidRDefault="00F6758E" w:rsidP="00A82C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rPr>
                <w:color w:val="000000"/>
                <w:spacing w:val="-4"/>
              </w:rPr>
            </w:pPr>
            <w:r w:rsidRPr="00A82C36">
              <w:rPr>
                <w:color w:val="000000"/>
                <w:sz w:val="14"/>
                <w:szCs w:val="14"/>
              </w:rPr>
              <w:t>Critical Thinking Skills, Analytical and Creative Thinking, Complex Problem-Solving Skills, Creativity</w:t>
            </w:r>
          </w:p>
        </w:tc>
        <w:tc>
          <w:tcPr>
            <w:tcW w:w="2212" w:type="dxa"/>
            <w:vMerge/>
            <w:tcBorders>
              <w:top w:val="single" w:sz="2" w:space="0" w:color="000000"/>
              <w:left w:val="single" w:sz="2" w:space="0" w:color="000000"/>
              <w:bottom w:val="single" w:sz="2" w:space="0" w:color="000000"/>
              <w:right w:val="single" w:sz="11" w:space="0" w:color="000000"/>
            </w:tcBorders>
          </w:tcPr>
          <w:p w14:paraId="23F6EE73" w14:textId="77777777" w:rsidR="00EF278B" w:rsidRDefault="00EF278B"/>
        </w:tc>
      </w:tr>
      <w:tr w:rsidR="00EF278B" w14:paraId="3087CAB9" w14:textId="77777777" w:rsidTr="00A82C36">
        <w:trPr>
          <w:trHeight w:val="1191"/>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055D2564" w14:textId="77777777" w:rsidR="00EF278B" w:rsidRDefault="00AB02DE">
            <w:pPr>
              <w:wordWrap/>
              <w:spacing w:after="0" w:line="276" w:lineRule="auto"/>
              <w:jc w:val="center"/>
            </w:pPr>
            <w:r>
              <w:rPr>
                <w:b/>
                <w:sz w:val="22"/>
              </w:rPr>
              <w:t>Week 3</w:t>
            </w:r>
          </w:p>
          <w:p w14:paraId="6170132A" w14:textId="77777777" w:rsidR="00EF278B" w:rsidRDefault="00AB02DE">
            <w:pPr>
              <w:pStyle w:val="a4"/>
              <w:wordWrap/>
              <w:jc w:val="center"/>
            </w:pPr>
            <w:r>
              <w:rPr>
                <w:rFonts w:ascii="한컴산뜻돋움"/>
                <w:sz w:val="16"/>
                <w:shd w:val="clear" w:color="000000" w:fill="auto"/>
              </w:rPr>
              <w:t>3.9.~3.15.</w:t>
            </w:r>
          </w:p>
        </w:tc>
        <w:tc>
          <w:tcPr>
            <w:tcW w:w="656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239C280C" w14:textId="2BEFC9AE" w:rsidR="00EF278B" w:rsidRDefault="00F6758E" w:rsidP="00F6758E">
            <w:pPr>
              <w:wordWrap/>
              <w:spacing w:after="0" w:line="276" w:lineRule="auto"/>
              <w:ind w:firstLineChars="100" w:firstLine="180"/>
              <w:jc w:val="left"/>
              <w:rPr>
                <w:color w:val="000000"/>
                <w:spacing w:val="-10"/>
              </w:rPr>
            </w:pPr>
            <w:r w:rsidRPr="00F6758E">
              <w:rPr>
                <w:color w:val="000000"/>
                <w:spacing w:val="-10"/>
              </w:rPr>
              <w:t>Ch.24 Capacitors</w:t>
            </w:r>
          </w:p>
        </w:tc>
        <w:tc>
          <w:tcPr>
            <w:tcW w:w="2212"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38B91C84" w14:textId="77777777" w:rsidR="00EF278B" w:rsidRDefault="00EF27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b/>
                <w:color w:val="000000"/>
                <w:sz w:val="22"/>
              </w:rPr>
            </w:pPr>
          </w:p>
        </w:tc>
      </w:tr>
      <w:tr w:rsidR="00EF278B" w14:paraId="7A1D804C" w14:textId="77777777" w:rsidTr="00A82C36">
        <w:trPr>
          <w:trHeight w:val="482"/>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6478DBB8" w14:textId="77777777" w:rsidR="00EF278B" w:rsidRDefault="00AB02DE">
            <w:pPr>
              <w:wordWrap/>
              <w:spacing w:after="0" w:line="276" w:lineRule="auto"/>
              <w:jc w:val="center"/>
            </w:pPr>
            <w:r>
              <w:rPr>
                <w:b/>
                <w:w w:val="80"/>
                <w:sz w:val="16"/>
              </w:rPr>
              <w:t>Core Competencies</w:t>
            </w:r>
          </w:p>
        </w:tc>
        <w:tc>
          <w:tcPr>
            <w:tcW w:w="656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0B920ABF" w14:textId="15047D7C" w:rsidR="00EF278B" w:rsidRDefault="00F6758E" w:rsidP="00F6758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rPr>
                <w:color w:val="000000"/>
              </w:rPr>
            </w:pPr>
            <w:r w:rsidRPr="00A82C36">
              <w:rPr>
                <w:color w:val="000000"/>
                <w:sz w:val="14"/>
                <w:szCs w:val="14"/>
              </w:rPr>
              <w:t>Critical Thinking Skills, Analytical and Creative Thinking, Complex Problem-Solving Skills, Creativity</w:t>
            </w:r>
          </w:p>
        </w:tc>
        <w:tc>
          <w:tcPr>
            <w:tcW w:w="2212" w:type="dxa"/>
            <w:vMerge/>
            <w:tcBorders>
              <w:top w:val="single" w:sz="2" w:space="0" w:color="000000"/>
              <w:left w:val="single" w:sz="2" w:space="0" w:color="000000"/>
              <w:bottom w:val="single" w:sz="2" w:space="0" w:color="000000"/>
              <w:right w:val="single" w:sz="11" w:space="0" w:color="000000"/>
            </w:tcBorders>
          </w:tcPr>
          <w:p w14:paraId="7CB30040" w14:textId="77777777" w:rsidR="00EF278B" w:rsidRDefault="00EF278B"/>
        </w:tc>
      </w:tr>
      <w:tr w:rsidR="00EF278B" w14:paraId="37F19852" w14:textId="77777777" w:rsidTr="00A82C36">
        <w:trPr>
          <w:trHeight w:val="1191"/>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58CFD6EC" w14:textId="77777777" w:rsidR="00EF278B" w:rsidRDefault="00AB02DE">
            <w:pPr>
              <w:wordWrap/>
              <w:spacing w:after="0" w:line="276" w:lineRule="auto"/>
              <w:jc w:val="center"/>
            </w:pPr>
            <w:r>
              <w:rPr>
                <w:b/>
                <w:sz w:val="22"/>
              </w:rPr>
              <w:t>Week 4</w:t>
            </w:r>
          </w:p>
          <w:p w14:paraId="38750A8E" w14:textId="77777777" w:rsidR="00EF278B" w:rsidRDefault="00AB02DE">
            <w:pPr>
              <w:pStyle w:val="a4"/>
              <w:wordWrap/>
              <w:jc w:val="center"/>
            </w:pPr>
            <w:r>
              <w:rPr>
                <w:rFonts w:ascii="한컴산뜻돋움"/>
                <w:sz w:val="16"/>
                <w:shd w:val="clear" w:color="000000" w:fill="auto"/>
              </w:rPr>
              <w:t>3.16.~3.22.</w:t>
            </w:r>
          </w:p>
        </w:tc>
        <w:tc>
          <w:tcPr>
            <w:tcW w:w="656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3010FB11" w14:textId="77777777" w:rsidR="00F6758E" w:rsidRDefault="00F6758E">
            <w:pPr>
              <w:wordWrap/>
              <w:spacing w:after="0" w:line="276" w:lineRule="auto"/>
              <w:ind w:firstLine="100"/>
              <w:jc w:val="left"/>
              <w:rPr>
                <w:color w:val="000000"/>
              </w:rPr>
            </w:pPr>
            <w:r w:rsidRPr="00F6758E">
              <w:rPr>
                <w:color w:val="000000"/>
              </w:rPr>
              <w:t xml:space="preserve">Ch.25 Current and Resistance </w:t>
            </w:r>
          </w:p>
          <w:p w14:paraId="7D22B5DC" w14:textId="167C8B80" w:rsidR="00EF278B" w:rsidRDefault="00F6758E">
            <w:pPr>
              <w:wordWrap/>
              <w:spacing w:after="0" w:line="276" w:lineRule="auto"/>
              <w:ind w:firstLine="100"/>
              <w:jc w:val="left"/>
              <w:rPr>
                <w:color w:val="000000"/>
              </w:rPr>
            </w:pPr>
            <w:r w:rsidRPr="00F6758E">
              <w:rPr>
                <w:color w:val="000000"/>
              </w:rPr>
              <w:t>Ch.26 Direct Current Circuits</w:t>
            </w:r>
          </w:p>
        </w:tc>
        <w:tc>
          <w:tcPr>
            <w:tcW w:w="2212"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37A7B5AE" w14:textId="77777777" w:rsidR="00EF278B" w:rsidRDefault="00EF27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color w:val="000000"/>
              </w:rPr>
            </w:pPr>
          </w:p>
        </w:tc>
      </w:tr>
      <w:tr w:rsidR="00EF278B" w14:paraId="0796A94E" w14:textId="77777777" w:rsidTr="00A82C36">
        <w:trPr>
          <w:trHeight w:val="482"/>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4A6D5FE6" w14:textId="77777777" w:rsidR="00EF278B" w:rsidRDefault="00AB02DE">
            <w:pPr>
              <w:wordWrap/>
              <w:spacing w:after="0" w:line="276" w:lineRule="auto"/>
              <w:jc w:val="center"/>
            </w:pPr>
            <w:r>
              <w:rPr>
                <w:b/>
                <w:w w:val="80"/>
                <w:sz w:val="16"/>
              </w:rPr>
              <w:t>Core Competencies</w:t>
            </w:r>
          </w:p>
        </w:tc>
        <w:tc>
          <w:tcPr>
            <w:tcW w:w="656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6104D9C9" w14:textId="19D0F6FF" w:rsidR="00EF278B" w:rsidRDefault="00F6758E" w:rsidP="00F6758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rPr>
                <w:color w:val="000000"/>
              </w:rPr>
            </w:pPr>
            <w:r w:rsidRPr="00A82C36">
              <w:rPr>
                <w:color w:val="000000"/>
                <w:sz w:val="14"/>
                <w:szCs w:val="14"/>
              </w:rPr>
              <w:t>Critical Thinking Skills, Analytical and Creative Thinking, Complex Problem-Solving Skills, Creativity</w:t>
            </w:r>
          </w:p>
        </w:tc>
        <w:tc>
          <w:tcPr>
            <w:tcW w:w="2212" w:type="dxa"/>
            <w:vMerge/>
            <w:tcBorders>
              <w:top w:val="single" w:sz="2" w:space="0" w:color="000000"/>
              <w:left w:val="single" w:sz="2" w:space="0" w:color="000000"/>
              <w:bottom w:val="single" w:sz="2" w:space="0" w:color="000000"/>
              <w:right w:val="single" w:sz="11" w:space="0" w:color="000000"/>
            </w:tcBorders>
          </w:tcPr>
          <w:p w14:paraId="1223EF0E" w14:textId="77777777" w:rsidR="00EF278B" w:rsidRDefault="00EF278B"/>
        </w:tc>
      </w:tr>
      <w:tr w:rsidR="00EF278B" w14:paraId="48C96727" w14:textId="77777777" w:rsidTr="00A82C36">
        <w:trPr>
          <w:trHeight w:val="1191"/>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39E9D82C" w14:textId="77777777" w:rsidR="00EF278B" w:rsidRDefault="00AB02DE">
            <w:pPr>
              <w:wordWrap/>
              <w:spacing w:after="0" w:line="276" w:lineRule="auto"/>
              <w:jc w:val="center"/>
            </w:pPr>
            <w:r>
              <w:rPr>
                <w:b/>
                <w:sz w:val="22"/>
              </w:rPr>
              <w:t>Week 5</w:t>
            </w:r>
          </w:p>
          <w:p w14:paraId="5B16EAB9" w14:textId="77777777" w:rsidR="00EF278B" w:rsidRDefault="00AB02DE">
            <w:pPr>
              <w:pStyle w:val="a4"/>
              <w:wordWrap/>
              <w:jc w:val="center"/>
            </w:pPr>
            <w:r>
              <w:rPr>
                <w:rFonts w:ascii="한컴산뜻돋움"/>
                <w:sz w:val="16"/>
                <w:shd w:val="clear" w:color="000000" w:fill="auto"/>
              </w:rPr>
              <w:t>3.23.~3.29.</w:t>
            </w:r>
          </w:p>
        </w:tc>
        <w:tc>
          <w:tcPr>
            <w:tcW w:w="656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658F0740" w14:textId="77777777" w:rsidR="00F6758E" w:rsidRPr="00F6758E" w:rsidRDefault="00F6758E" w:rsidP="00F6758E">
            <w:pPr>
              <w:wordWrap/>
              <w:spacing w:after="0" w:line="276" w:lineRule="auto"/>
              <w:ind w:firstLineChars="100" w:firstLine="200"/>
              <w:jc w:val="left"/>
              <w:rPr>
                <w:color w:val="000000"/>
              </w:rPr>
            </w:pPr>
            <w:r w:rsidRPr="00F6758E">
              <w:rPr>
                <w:color w:val="000000"/>
              </w:rPr>
              <w:t>Ch.27 Magnetism</w:t>
            </w:r>
          </w:p>
          <w:p w14:paraId="193793C6" w14:textId="3B160DB3" w:rsidR="00EF278B" w:rsidRDefault="00F6758E" w:rsidP="00F6758E">
            <w:pPr>
              <w:wordWrap/>
              <w:spacing w:after="0" w:line="276" w:lineRule="auto"/>
              <w:ind w:firstLineChars="100" w:firstLine="200"/>
              <w:jc w:val="left"/>
              <w:rPr>
                <w:color w:val="000000"/>
              </w:rPr>
            </w:pPr>
            <w:r w:rsidRPr="00F6758E">
              <w:rPr>
                <w:color w:val="000000"/>
              </w:rPr>
              <w:t>Ch.28 Magnetic Fields of Moving Charges</w:t>
            </w:r>
          </w:p>
        </w:tc>
        <w:tc>
          <w:tcPr>
            <w:tcW w:w="2212"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042CE13C" w14:textId="77777777" w:rsidR="00EF278B" w:rsidRDefault="00EF27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color w:val="000000"/>
              </w:rPr>
            </w:pPr>
          </w:p>
        </w:tc>
      </w:tr>
      <w:tr w:rsidR="00EF278B" w14:paraId="1E3B5389" w14:textId="77777777" w:rsidTr="00A82C36">
        <w:trPr>
          <w:trHeight w:val="482"/>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71873163" w14:textId="77777777" w:rsidR="00EF278B" w:rsidRDefault="00AB02DE">
            <w:pPr>
              <w:wordWrap/>
              <w:spacing w:after="0" w:line="276" w:lineRule="auto"/>
              <w:jc w:val="center"/>
            </w:pPr>
            <w:r>
              <w:rPr>
                <w:b/>
                <w:w w:val="80"/>
                <w:sz w:val="16"/>
              </w:rPr>
              <w:t>Core Competencies</w:t>
            </w:r>
          </w:p>
        </w:tc>
        <w:tc>
          <w:tcPr>
            <w:tcW w:w="656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6A7E8438" w14:textId="19AAD88D" w:rsidR="00EF278B" w:rsidRDefault="00F6758E" w:rsidP="00F6758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rPr>
                <w:color w:val="000000"/>
              </w:rPr>
            </w:pPr>
            <w:r w:rsidRPr="00A82C36">
              <w:rPr>
                <w:color w:val="000000"/>
                <w:sz w:val="14"/>
                <w:szCs w:val="14"/>
              </w:rPr>
              <w:t>Critical Thinking Skills, Analytical and Creative Thinking, Complex Problem-Solving Skills, Creativity</w:t>
            </w:r>
          </w:p>
        </w:tc>
        <w:tc>
          <w:tcPr>
            <w:tcW w:w="2212" w:type="dxa"/>
            <w:vMerge/>
            <w:tcBorders>
              <w:top w:val="single" w:sz="2" w:space="0" w:color="000000"/>
              <w:left w:val="single" w:sz="2" w:space="0" w:color="000000"/>
              <w:bottom w:val="single" w:sz="2" w:space="0" w:color="000000"/>
              <w:right w:val="single" w:sz="11" w:space="0" w:color="000000"/>
            </w:tcBorders>
          </w:tcPr>
          <w:p w14:paraId="12A34FDC" w14:textId="77777777" w:rsidR="00EF278B" w:rsidRDefault="00EF278B"/>
        </w:tc>
      </w:tr>
      <w:tr w:rsidR="00EF278B" w14:paraId="010D5C01" w14:textId="77777777" w:rsidTr="00A82C36">
        <w:trPr>
          <w:trHeight w:val="1191"/>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6500737A" w14:textId="77777777" w:rsidR="00EF278B" w:rsidRDefault="00AB02DE">
            <w:pPr>
              <w:wordWrap/>
              <w:spacing w:after="0" w:line="276" w:lineRule="auto"/>
              <w:jc w:val="center"/>
            </w:pPr>
            <w:r>
              <w:rPr>
                <w:b/>
                <w:sz w:val="22"/>
              </w:rPr>
              <w:t>Week 6</w:t>
            </w:r>
          </w:p>
          <w:p w14:paraId="5D5AFED0" w14:textId="77777777" w:rsidR="00EF278B" w:rsidRDefault="00AB02DE">
            <w:pPr>
              <w:pStyle w:val="a4"/>
              <w:wordWrap/>
              <w:jc w:val="center"/>
            </w:pPr>
            <w:r>
              <w:rPr>
                <w:rFonts w:ascii="한컴산뜻돋움"/>
                <w:sz w:val="16"/>
                <w:shd w:val="clear" w:color="000000" w:fill="auto"/>
              </w:rPr>
              <w:t>3.30.~4.5.</w:t>
            </w:r>
          </w:p>
        </w:tc>
        <w:tc>
          <w:tcPr>
            <w:tcW w:w="656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06EE5632" w14:textId="714A21AC" w:rsidR="00EF278B" w:rsidRDefault="00F6758E">
            <w:pPr>
              <w:wordWrap/>
              <w:spacing w:after="0" w:line="276" w:lineRule="auto"/>
              <w:ind w:firstLine="100"/>
              <w:jc w:val="left"/>
              <w:rPr>
                <w:color w:val="000000"/>
              </w:rPr>
            </w:pPr>
            <w:r w:rsidRPr="00F6758E">
              <w:rPr>
                <w:color w:val="000000"/>
              </w:rPr>
              <w:t>Ch.29 Electromagnetic Induction</w:t>
            </w:r>
          </w:p>
        </w:tc>
        <w:tc>
          <w:tcPr>
            <w:tcW w:w="2212"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006D6D79" w14:textId="77777777" w:rsidR="00EF278B" w:rsidRDefault="00EF27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color w:val="000000"/>
              </w:rPr>
            </w:pPr>
          </w:p>
        </w:tc>
      </w:tr>
      <w:tr w:rsidR="00EF278B" w14:paraId="0E52A168" w14:textId="77777777" w:rsidTr="00A82C36">
        <w:trPr>
          <w:trHeight w:val="482"/>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788F49CF" w14:textId="77777777" w:rsidR="00EF278B" w:rsidRDefault="00AB02DE">
            <w:pPr>
              <w:wordWrap/>
              <w:spacing w:after="0" w:line="276" w:lineRule="auto"/>
              <w:jc w:val="center"/>
            </w:pPr>
            <w:r>
              <w:rPr>
                <w:b/>
                <w:w w:val="80"/>
                <w:sz w:val="16"/>
              </w:rPr>
              <w:t>Core Competencies</w:t>
            </w:r>
          </w:p>
        </w:tc>
        <w:tc>
          <w:tcPr>
            <w:tcW w:w="656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2C0F7F6C" w14:textId="4A425025" w:rsidR="00EF278B" w:rsidRDefault="00F6758E" w:rsidP="00F6758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rPr>
                <w:color w:val="000000"/>
                <w:spacing w:val="-4"/>
              </w:rPr>
            </w:pPr>
            <w:r w:rsidRPr="00A82C36">
              <w:rPr>
                <w:color w:val="000000"/>
                <w:sz w:val="14"/>
                <w:szCs w:val="14"/>
              </w:rPr>
              <w:t>Critical Thinking Skills, Analytical and Creative Thinking, Complex Problem-Solving Skills, Creativity</w:t>
            </w:r>
          </w:p>
        </w:tc>
        <w:tc>
          <w:tcPr>
            <w:tcW w:w="2212" w:type="dxa"/>
            <w:vMerge/>
            <w:tcBorders>
              <w:top w:val="single" w:sz="2" w:space="0" w:color="000000"/>
              <w:left w:val="single" w:sz="2" w:space="0" w:color="000000"/>
              <w:bottom w:val="single" w:sz="2" w:space="0" w:color="000000"/>
              <w:right w:val="single" w:sz="11" w:space="0" w:color="000000"/>
            </w:tcBorders>
          </w:tcPr>
          <w:p w14:paraId="69982F11" w14:textId="77777777" w:rsidR="00EF278B" w:rsidRDefault="00EF278B"/>
        </w:tc>
      </w:tr>
      <w:tr w:rsidR="00EF278B" w14:paraId="649BCC6D" w14:textId="77777777" w:rsidTr="00A82C36">
        <w:trPr>
          <w:trHeight w:val="1191"/>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1306BA6C" w14:textId="77777777" w:rsidR="00EF278B" w:rsidRDefault="00AB02DE">
            <w:pPr>
              <w:wordWrap/>
              <w:spacing w:after="0" w:line="276" w:lineRule="auto"/>
              <w:jc w:val="center"/>
            </w:pPr>
            <w:r>
              <w:rPr>
                <w:b/>
                <w:sz w:val="22"/>
              </w:rPr>
              <w:t>Week 7</w:t>
            </w:r>
          </w:p>
          <w:p w14:paraId="042A7816" w14:textId="77777777" w:rsidR="00EF278B" w:rsidRDefault="00AB02DE">
            <w:pPr>
              <w:pStyle w:val="a4"/>
              <w:wordWrap/>
              <w:jc w:val="center"/>
            </w:pPr>
            <w:r>
              <w:rPr>
                <w:rFonts w:ascii="한컴산뜻돋움"/>
                <w:sz w:val="16"/>
                <w:shd w:val="clear" w:color="000000" w:fill="auto"/>
              </w:rPr>
              <w:t>4.6.~4.12.</w:t>
            </w:r>
          </w:p>
        </w:tc>
        <w:tc>
          <w:tcPr>
            <w:tcW w:w="656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6C4D95F8" w14:textId="7EAB33BE" w:rsidR="00EF278B" w:rsidRDefault="00F6758E">
            <w:pPr>
              <w:wordWrap/>
              <w:spacing w:after="0" w:line="276" w:lineRule="auto"/>
              <w:ind w:firstLine="100"/>
              <w:jc w:val="left"/>
              <w:rPr>
                <w:color w:val="000000"/>
              </w:rPr>
            </w:pPr>
            <w:r w:rsidRPr="00F6758E">
              <w:rPr>
                <w:color w:val="000000"/>
              </w:rPr>
              <w:t>Ch.30 Alternating Current Circuits</w:t>
            </w:r>
          </w:p>
        </w:tc>
        <w:tc>
          <w:tcPr>
            <w:tcW w:w="2212"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777F2AD9" w14:textId="77777777" w:rsidR="00EF278B" w:rsidRDefault="00EF278B">
            <w:pPr>
              <w:pStyle w:val="a4"/>
              <w:pBdr>
                <w:top w:val="none" w:sz="2" w:space="1" w:color="000000"/>
                <w:left w:val="none" w:sz="2" w:space="4" w:color="000000"/>
                <w:bottom w:val="none" w:sz="2" w:space="1" w:color="000000"/>
                <w:right w:val="none" w:sz="2" w:space="4" w:color="000000"/>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left="149" w:right="91" w:hanging="23"/>
              <w:jc w:val="center"/>
            </w:pPr>
          </w:p>
        </w:tc>
      </w:tr>
      <w:tr w:rsidR="00EF278B" w14:paraId="0EBF4ED2" w14:textId="77777777" w:rsidTr="00A82C36">
        <w:trPr>
          <w:trHeight w:val="482"/>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47FE6CB4" w14:textId="77777777" w:rsidR="00EF278B" w:rsidRDefault="00AB02DE">
            <w:pPr>
              <w:pStyle w:val="1"/>
              <w:wordWrap/>
              <w:jc w:val="center"/>
            </w:pPr>
            <w:r>
              <w:rPr>
                <w:b/>
                <w:w w:val="80"/>
                <w:sz w:val="16"/>
              </w:rPr>
              <w:t>Core Competencies</w:t>
            </w:r>
          </w:p>
        </w:tc>
        <w:tc>
          <w:tcPr>
            <w:tcW w:w="656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069D1FF1" w14:textId="6D097ABF" w:rsidR="00EF278B" w:rsidRDefault="00F6758E" w:rsidP="00F6758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rPr>
                <w:color w:val="000000"/>
                <w:spacing w:val="-4"/>
              </w:rPr>
            </w:pPr>
            <w:r w:rsidRPr="00A82C36">
              <w:rPr>
                <w:color w:val="000000"/>
                <w:sz w:val="14"/>
                <w:szCs w:val="14"/>
              </w:rPr>
              <w:t>Critical Thinking Skills, Analytical and Creative Thinking, Complex Problem-Solving Skills, Creativity</w:t>
            </w:r>
          </w:p>
        </w:tc>
        <w:tc>
          <w:tcPr>
            <w:tcW w:w="2212" w:type="dxa"/>
            <w:vMerge/>
            <w:tcBorders>
              <w:top w:val="single" w:sz="2" w:space="0" w:color="000000"/>
              <w:left w:val="single" w:sz="2" w:space="0" w:color="000000"/>
              <w:bottom w:val="single" w:sz="2" w:space="0" w:color="000000"/>
              <w:right w:val="single" w:sz="11" w:space="0" w:color="000000"/>
            </w:tcBorders>
          </w:tcPr>
          <w:p w14:paraId="54DF1F44" w14:textId="77777777" w:rsidR="00EF278B" w:rsidRDefault="00EF278B"/>
        </w:tc>
      </w:tr>
      <w:tr w:rsidR="00EF278B" w14:paraId="451A4D72" w14:textId="77777777" w:rsidTr="00A82C36">
        <w:trPr>
          <w:trHeight w:val="1274"/>
        </w:trPr>
        <w:tc>
          <w:tcPr>
            <w:tcW w:w="1684" w:type="dxa"/>
            <w:tcBorders>
              <w:top w:val="single" w:sz="2" w:space="0" w:color="000000"/>
              <w:left w:val="single" w:sz="11" w:space="0" w:color="000000"/>
              <w:bottom w:val="single" w:sz="2" w:space="0" w:color="000000"/>
              <w:right w:val="single" w:sz="2" w:space="0" w:color="000000"/>
            </w:tcBorders>
            <w:shd w:val="clear" w:color="auto" w:fill="FAF3DB"/>
            <w:tcMar>
              <w:top w:w="28" w:type="dxa"/>
              <w:left w:w="28" w:type="dxa"/>
              <w:bottom w:w="28" w:type="dxa"/>
              <w:right w:w="28" w:type="dxa"/>
            </w:tcMar>
            <w:vAlign w:val="center"/>
          </w:tcPr>
          <w:p w14:paraId="5C3F7CF8" w14:textId="77777777" w:rsidR="00EF278B" w:rsidRDefault="00AB02DE">
            <w:pPr>
              <w:wordWrap/>
              <w:spacing w:after="0" w:line="276" w:lineRule="auto"/>
              <w:jc w:val="center"/>
            </w:pPr>
            <w:r>
              <w:rPr>
                <w:b/>
                <w:sz w:val="22"/>
              </w:rPr>
              <w:t>Week 8</w:t>
            </w:r>
          </w:p>
          <w:p w14:paraId="0AAA1628" w14:textId="280F40AA" w:rsidR="00EF278B" w:rsidRPr="00AB02DE" w:rsidRDefault="00AB02DE">
            <w:pPr>
              <w:pStyle w:val="a4"/>
              <w:wordWrap/>
              <w:jc w:val="center"/>
              <w:rPr>
                <w:rFonts w:ascii="한컴산뜻돋움" w:eastAsia="한컴산뜻돋움" w:hAnsi="한컴산뜻돋움"/>
                <w:sz w:val="16"/>
                <w:szCs w:val="16"/>
              </w:rPr>
            </w:pPr>
            <w:r w:rsidRPr="00AB02DE">
              <w:rPr>
                <w:rFonts w:ascii="한컴산뜻돋움" w:eastAsia="한컴산뜻돋움" w:hAnsi="한컴산뜻돋움"/>
                <w:sz w:val="16"/>
                <w:szCs w:val="16"/>
              </w:rPr>
              <w:t>4.13</w:t>
            </w:r>
            <w:proofErr w:type="gramStart"/>
            <w:r w:rsidRPr="00AB02DE">
              <w:rPr>
                <w:rFonts w:ascii="한컴산뜻돋움" w:eastAsia="한컴산뜻돋움" w:hAnsi="한컴산뜻돋움"/>
                <w:sz w:val="16"/>
                <w:szCs w:val="16"/>
              </w:rPr>
              <w:t>.~</w:t>
            </w:r>
            <w:proofErr w:type="gramEnd"/>
            <w:r w:rsidRPr="00AB02DE">
              <w:rPr>
                <w:rFonts w:ascii="한컴산뜻돋움" w:eastAsia="한컴산뜻돋움" w:hAnsi="한컴산뜻돋움"/>
                <w:sz w:val="16"/>
                <w:szCs w:val="16"/>
              </w:rPr>
              <w:t>4.19.</w:t>
            </w:r>
          </w:p>
        </w:tc>
        <w:tc>
          <w:tcPr>
            <w:tcW w:w="6566" w:type="dxa"/>
            <w:tcBorders>
              <w:top w:val="single" w:sz="2" w:space="0" w:color="000000"/>
              <w:left w:val="single" w:sz="2" w:space="0" w:color="000000"/>
              <w:bottom w:val="single" w:sz="2" w:space="0" w:color="000000"/>
              <w:right w:val="single" w:sz="2" w:space="0" w:color="000000"/>
            </w:tcBorders>
            <w:shd w:val="clear" w:color="auto" w:fill="FAF3DB"/>
            <w:tcMar>
              <w:top w:w="28" w:type="dxa"/>
              <w:left w:w="28" w:type="dxa"/>
              <w:bottom w:w="28" w:type="dxa"/>
              <w:right w:w="28" w:type="dxa"/>
            </w:tcMar>
            <w:vAlign w:val="center"/>
          </w:tcPr>
          <w:p w14:paraId="3A20AAC3" w14:textId="11F2B77A" w:rsidR="00AB02DE" w:rsidRDefault="00AB02DE" w:rsidP="00AB02DE">
            <w:pPr>
              <w:pStyle w:val="a4"/>
              <w:wordWrap/>
              <w:spacing w:line="312" w:lineRule="auto"/>
              <w:ind w:firstLine="100"/>
              <w:jc w:val="center"/>
              <w:rPr>
                <w:b/>
                <w:bCs/>
              </w:rPr>
            </w:pPr>
            <w:r>
              <w:rPr>
                <w:b/>
                <w:bCs/>
              </w:rPr>
              <w:t>Midterm Exams (4.14</w:t>
            </w:r>
            <w:proofErr w:type="gramStart"/>
            <w:r>
              <w:rPr>
                <w:b/>
                <w:bCs/>
              </w:rPr>
              <w:t>.~</w:t>
            </w:r>
            <w:proofErr w:type="gramEnd"/>
            <w:r>
              <w:rPr>
                <w:b/>
                <w:bCs/>
              </w:rPr>
              <w:t xml:space="preserve">4.17.) </w:t>
            </w:r>
          </w:p>
        </w:tc>
        <w:tc>
          <w:tcPr>
            <w:tcW w:w="2212" w:type="dxa"/>
            <w:tcBorders>
              <w:top w:val="single" w:sz="2" w:space="0" w:color="000000"/>
              <w:left w:val="single" w:sz="2" w:space="0" w:color="000000"/>
              <w:bottom w:val="single" w:sz="2" w:space="0" w:color="000000"/>
              <w:right w:val="single" w:sz="11" w:space="0" w:color="000000"/>
            </w:tcBorders>
            <w:shd w:val="clear" w:color="auto" w:fill="FAF3DB"/>
            <w:tcMar>
              <w:top w:w="28" w:type="dxa"/>
              <w:left w:w="28" w:type="dxa"/>
              <w:bottom w:w="28" w:type="dxa"/>
              <w:right w:w="28" w:type="dxa"/>
            </w:tcMar>
            <w:vAlign w:val="center"/>
          </w:tcPr>
          <w:p w14:paraId="2399F83F" w14:textId="77777777" w:rsidR="00AB02DE" w:rsidRPr="00AB02DE" w:rsidRDefault="00AB02DE" w:rsidP="00AB02DE">
            <w:pPr>
              <w:pStyle w:val="a4"/>
              <w:wordWrap/>
              <w:spacing w:line="312" w:lineRule="auto"/>
              <w:ind w:firstLine="100"/>
              <w:jc w:val="center"/>
              <w:rPr>
                <w:rFonts w:asciiTheme="minorEastAsia" w:eastAsiaTheme="minorEastAsia" w:hAnsiTheme="minorEastAsia"/>
                <w:b/>
                <w:bCs/>
                <w:color w:val="FF0000"/>
              </w:rPr>
            </w:pPr>
            <w:r w:rsidRPr="00AB02DE">
              <w:rPr>
                <w:rFonts w:asciiTheme="minorEastAsia" w:eastAsiaTheme="minorEastAsia" w:hAnsiTheme="minorEastAsia" w:hint="eastAsia"/>
                <w:b/>
                <w:bCs/>
                <w:color w:val="FF0000"/>
              </w:rPr>
              <w:t>4</w:t>
            </w:r>
            <w:r w:rsidRPr="00AB02DE">
              <w:rPr>
                <w:rFonts w:asciiTheme="minorEastAsia" w:eastAsiaTheme="minorEastAsia" w:hAnsiTheme="minorEastAsia"/>
                <w:b/>
                <w:bCs/>
                <w:color w:val="FF0000"/>
              </w:rPr>
              <w:t>.13.</w:t>
            </w:r>
          </w:p>
          <w:p w14:paraId="4FAD4419" w14:textId="58C6011B" w:rsidR="00AB02DE" w:rsidRPr="00AB02DE" w:rsidRDefault="00AB02DE" w:rsidP="00AB02DE">
            <w:pPr>
              <w:pStyle w:val="a4"/>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right="91"/>
              <w:jc w:val="center"/>
              <w:rPr>
                <w:rFonts w:ascii="한컴산뜻돋움" w:eastAsia="한컴산뜻돋움"/>
                <w:b/>
                <w:bCs/>
                <w:color w:val="FF0000"/>
                <w:sz w:val="22"/>
                <w:shd w:val="clear" w:color="000000" w:fill="auto"/>
              </w:rPr>
            </w:pPr>
            <w:r w:rsidRPr="00AB02DE">
              <w:rPr>
                <w:rFonts w:asciiTheme="minorEastAsia" w:eastAsiaTheme="minorEastAsia" w:hAnsiTheme="minorEastAsia" w:hint="eastAsia"/>
                <w:b/>
                <w:bCs/>
                <w:color w:val="FF0000"/>
              </w:rPr>
              <w:t>R</w:t>
            </w:r>
            <w:r w:rsidRPr="00AB02DE">
              <w:rPr>
                <w:rFonts w:asciiTheme="minorEastAsia" w:eastAsiaTheme="minorEastAsia" w:hAnsiTheme="minorEastAsia"/>
                <w:b/>
                <w:bCs/>
                <w:color w:val="FF0000"/>
              </w:rPr>
              <w:t xml:space="preserve">egular </w:t>
            </w:r>
            <w:r w:rsidR="00596B8B">
              <w:rPr>
                <w:rFonts w:asciiTheme="minorEastAsia" w:eastAsiaTheme="minorEastAsia" w:hAnsiTheme="minorEastAsia"/>
                <w:b/>
                <w:bCs/>
                <w:color w:val="FF0000"/>
              </w:rPr>
              <w:t>C</w:t>
            </w:r>
            <w:r w:rsidRPr="00AB02DE">
              <w:rPr>
                <w:rFonts w:asciiTheme="minorEastAsia" w:eastAsiaTheme="minorEastAsia" w:hAnsiTheme="minorEastAsia"/>
                <w:b/>
                <w:bCs/>
                <w:color w:val="FF0000"/>
              </w:rPr>
              <w:t>lasses</w:t>
            </w:r>
          </w:p>
        </w:tc>
      </w:tr>
    </w:tbl>
    <w:p w14:paraId="1D19EA81" w14:textId="77777777" w:rsidR="00EF278B" w:rsidRDefault="00EF278B">
      <w:pPr>
        <w:wordWrap/>
        <w:spacing w:after="0" w:line="276" w:lineRule="auto"/>
        <w:jc w:val="left"/>
        <w:textAlignment w:val="baseline"/>
        <w:rPr>
          <w:rFonts w:eastAsiaTheme="minorHAnsi" w:cs="굴림"/>
          <w:b/>
          <w:bCs/>
          <w:color w:val="0000FF"/>
          <w:kern w:val="0"/>
          <w:sz w:val="22"/>
        </w:rPr>
      </w:pPr>
    </w:p>
    <w:p w14:paraId="06461369" w14:textId="77777777" w:rsidR="00EF278B" w:rsidRDefault="00EF278B">
      <w:pPr>
        <w:wordWrap/>
        <w:spacing w:after="0" w:line="276" w:lineRule="auto"/>
        <w:jc w:val="left"/>
        <w:textAlignment w:val="baseline"/>
        <w:rPr>
          <w:rFonts w:eastAsiaTheme="minorHAnsi" w:cs="함초롬바탕"/>
          <w:b/>
          <w:bCs/>
          <w:color w:val="0000FF"/>
          <w:kern w:val="0"/>
          <w:sz w:val="22"/>
        </w:rPr>
      </w:pPr>
    </w:p>
    <w:tbl>
      <w:tblPr>
        <w:tblOverlap w:val="never"/>
        <w:tblW w:w="10477" w:type="dxa"/>
        <w:tblBorders>
          <w:top w:val="none" w:sz="3" w:space="0" w:color="000000"/>
          <w:left w:val="none" w:sz="3" w:space="0" w:color="000000"/>
          <w:bottom w:val="none" w:sz="3" w:space="0" w:color="000000"/>
          <w:right w:val="none" w:sz="3" w:space="0" w:color="000000"/>
        </w:tblBorders>
        <w:shd w:val="clear" w:color="000000" w:fill="FFFFFF"/>
        <w:tblLayout w:type="fixed"/>
        <w:tblCellMar>
          <w:top w:w="15" w:type="dxa"/>
          <w:left w:w="15" w:type="dxa"/>
          <w:bottom w:w="15" w:type="dxa"/>
          <w:right w:w="15" w:type="dxa"/>
        </w:tblCellMar>
        <w:tblLook w:val="04A0" w:firstRow="1" w:lastRow="0" w:firstColumn="1" w:lastColumn="0" w:noHBand="0" w:noVBand="1"/>
      </w:tblPr>
      <w:tblGrid>
        <w:gridCol w:w="1606"/>
        <w:gridCol w:w="6502"/>
        <w:gridCol w:w="2369"/>
      </w:tblGrid>
      <w:tr w:rsidR="00EF278B" w14:paraId="724316B0" w14:textId="77777777" w:rsidTr="00F6758E">
        <w:trPr>
          <w:trHeight w:val="1106"/>
        </w:trPr>
        <w:tc>
          <w:tcPr>
            <w:tcW w:w="1606" w:type="dxa"/>
            <w:tcBorders>
              <w:top w:val="single" w:sz="2" w:space="0" w:color="000000"/>
              <w:left w:val="single" w:sz="11"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49634DA1" w14:textId="77777777" w:rsidR="00EF278B" w:rsidRDefault="00AB02DE">
            <w:pPr>
              <w:wordWrap/>
              <w:spacing w:after="0" w:line="276" w:lineRule="auto"/>
              <w:jc w:val="center"/>
            </w:pPr>
            <w:r>
              <w:rPr>
                <w:b/>
                <w:sz w:val="22"/>
              </w:rPr>
              <w:lastRenderedPageBreak/>
              <w:t>Week 9</w:t>
            </w:r>
          </w:p>
          <w:p w14:paraId="01A5F2F5" w14:textId="77777777" w:rsidR="00EF278B" w:rsidRDefault="00AB02DE">
            <w:pPr>
              <w:pStyle w:val="a4"/>
              <w:wordWrap/>
              <w:jc w:val="center"/>
            </w:pPr>
            <w:r>
              <w:rPr>
                <w:rFonts w:ascii="한컴산뜻돋움"/>
                <w:sz w:val="16"/>
                <w:shd w:val="clear" w:color="000000" w:fill="auto"/>
              </w:rPr>
              <w:t>4.20.~4.26.</w:t>
            </w:r>
          </w:p>
        </w:tc>
        <w:tc>
          <w:tcPr>
            <w:tcW w:w="6502" w:type="dxa"/>
            <w:tcBorders>
              <w:top w:val="single" w:sz="2" w:space="0" w:color="000000"/>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6664FD5" w14:textId="6A82C516" w:rsidR="00EF278B" w:rsidRDefault="00F6758E" w:rsidP="00F6758E">
            <w:pPr>
              <w:wordWrap/>
              <w:spacing w:after="0" w:line="276" w:lineRule="auto"/>
              <w:ind w:firstLineChars="100" w:firstLine="200"/>
              <w:jc w:val="left"/>
            </w:pPr>
            <w:r w:rsidRPr="00F6758E">
              <w:t>Ch.31 Electromagnetic Waves</w:t>
            </w:r>
          </w:p>
        </w:tc>
        <w:tc>
          <w:tcPr>
            <w:tcW w:w="2369" w:type="dxa"/>
            <w:tcBorders>
              <w:top w:val="single" w:sz="2" w:space="0" w:color="000000"/>
              <w:left w:val="single" w:sz="2" w:space="0" w:color="000000"/>
              <w:bottom w:val="single" w:sz="2" w:space="0" w:color="000000"/>
              <w:right w:val="single" w:sz="11" w:space="0" w:color="000000"/>
            </w:tcBorders>
            <w:shd w:val="clear" w:color="auto" w:fill="auto"/>
            <w:tcMar>
              <w:top w:w="28" w:type="dxa"/>
              <w:left w:w="28" w:type="dxa"/>
              <w:bottom w:w="28" w:type="dxa"/>
              <w:right w:w="28" w:type="dxa"/>
            </w:tcMar>
            <w:vAlign w:val="center"/>
          </w:tcPr>
          <w:p w14:paraId="2E118C60" w14:textId="77777777" w:rsidR="00EF278B" w:rsidRDefault="00EF278B">
            <w:pPr>
              <w:pStyle w:val="a4"/>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left="149" w:right="91" w:hanging="23"/>
              <w:jc w:val="center"/>
            </w:pPr>
          </w:p>
        </w:tc>
      </w:tr>
      <w:tr w:rsidR="00EF278B" w14:paraId="0F8B3BE5" w14:textId="77777777" w:rsidTr="00F6758E">
        <w:trPr>
          <w:trHeight w:val="1077"/>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12CA59A6" w14:textId="77777777" w:rsidR="00EF278B" w:rsidRDefault="00AB02DE">
            <w:pPr>
              <w:wordWrap/>
              <w:spacing w:after="0" w:line="276" w:lineRule="auto"/>
              <w:jc w:val="center"/>
            </w:pPr>
            <w:r>
              <w:rPr>
                <w:b/>
                <w:sz w:val="22"/>
              </w:rPr>
              <w:t>Week 10</w:t>
            </w:r>
          </w:p>
          <w:p w14:paraId="77DDE495" w14:textId="77777777" w:rsidR="00EF278B" w:rsidRDefault="00AB02DE">
            <w:pPr>
              <w:pStyle w:val="a4"/>
              <w:wordWrap/>
              <w:jc w:val="center"/>
            </w:pPr>
            <w:r>
              <w:rPr>
                <w:rFonts w:ascii="한컴산뜻돋움"/>
                <w:sz w:val="16"/>
                <w:shd w:val="clear" w:color="000000" w:fill="auto"/>
              </w:rPr>
              <w:t>4.27.~5.3.</w:t>
            </w:r>
          </w:p>
        </w:tc>
        <w:tc>
          <w:tcPr>
            <w:tcW w:w="650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16971993" w14:textId="0004591A" w:rsidR="00EF278B" w:rsidRDefault="00F6758E" w:rsidP="00F6758E">
            <w:pPr>
              <w:wordWrap/>
              <w:spacing w:after="0" w:line="276" w:lineRule="auto"/>
              <w:ind w:firstLineChars="100" w:firstLine="200"/>
              <w:jc w:val="left"/>
              <w:rPr>
                <w:color w:val="000000"/>
              </w:rPr>
            </w:pPr>
            <w:r w:rsidRPr="00F6758E">
              <w:rPr>
                <w:color w:val="000000"/>
              </w:rPr>
              <w:t>Ch.34 Wave Optics</w:t>
            </w:r>
          </w:p>
        </w:tc>
        <w:tc>
          <w:tcPr>
            <w:tcW w:w="2369"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3DBCD02E" w14:textId="77777777" w:rsidR="00EF278B" w:rsidRDefault="00EF27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b/>
                <w:color w:val="000000"/>
                <w:sz w:val="22"/>
              </w:rPr>
            </w:pPr>
          </w:p>
        </w:tc>
      </w:tr>
      <w:tr w:rsidR="00EF278B" w14:paraId="3B58B002" w14:textId="77777777" w:rsidTr="00F6758E">
        <w:trPr>
          <w:trHeight w:val="482"/>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6B858918" w14:textId="77777777" w:rsidR="00EF278B" w:rsidRDefault="00AB02DE">
            <w:pPr>
              <w:wordWrap/>
              <w:spacing w:after="0" w:line="276" w:lineRule="auto"/>
              <w:jc w:val="center"/>
            </w:pPr>
            <w:r>
              <w:rPr>
                <w:b/>
                <w:w w:val="80"/>
                <w:sz w:val="16"/>
              </w:rPr>
              <w:t>Core Competencies</w:t>
            </w:r>
          </w:p>
        </w:tc>
        <w:tc>
          <w:tcPr>
            <w:tcW w:w="650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CE953CD" w14:textId="1FB6F364" w:rsidR="00EF278B" w:rsidRDefault="00F6758E" w:rsidP="00F6758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rPr>
                <w:color w:val="000000"/>
                <w:spacing w:val="-4"/>
              </w:rPr>
            </w:pPr>
            <w:r w:rsidRPr="00A82C36">
              <w:rPr>
                <w:color w:val="000000"/>
                <w:sz w:val="14"/>
                <w:szCs w:val="14"/>
              </w:rPr>
              <w:t>Critical Thinking Skills, Analytical and Creative Thinking, Complex Problem-Solving Skills, Creativity</w:t>
            </w:r>
          </w:p>
        </w:tc>
        <w:tc>
          <w:tcPr>
            <w:tcW w:w="2369" w:type="dxa"/>
            <w:vMerge/>
            <w:tcBorders>
              <w:top w:val="single" w:sz="2" w:space="0" w:color="000000"/>
              <w:left w:val="single" w:sz="2" w:space="0" w:color="000000"/>
              <w:bottom w:val="single" w:sz="2" w:space="0" w:color="000000"/>
              <w:right w:val="single" w:sz="11" w:space="0" w:color="000000"/>
            </w:tcBorders>
          </w:tcPr>
          <w:p w14:paraId="1E40E9DE" w14:textId="77777777" w:rsidR="00EF278B" w:rsidRDefault="00EF278B"/>
        </w:tc>
      </w:tr>
      <w:tr w:rsidR="00EF278B" w14:paraId="4134673D" w14:textId="77777777" w:rsidTr="00F6758E">
        <w:trPr>
          <w:trHeight w:val="1077"/>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546505B5" w14:textId="77777777" w:rsidR="00EF278B" w:rsidRDefault="00AB02DE">
            <w:pPr>
              <w:wordWrap/>
              <w:spacing w:after="0" w:line="276" w:lineRule="auto"/>
              <w:jc w:val="center"/>
            </w:pPr>
            <w:r>
              <w:rPr>
                <w:b/>
                <w:sz w:val="22"/>
              </w:rPr>
              <w:t>Week 11</w:t>
            </w:r>
          </w:p>
          <w:p w14:paraId="4298C772" w14:textId="77777777" w:rsidR="00EF278B" w:rsidRDefault="00AB02DE">
            <w:pPr>
              <w:pStyle w:val="a4"/>
              <w:wordWrap/>
              <w:jc w:val="center"/>
            </w:pPr>
            <w:r>
              <w:rPr>
                <w:rFonts w:ascii="한컴산뜻돋움"/>
                <w:sz w:val="16"/>
                <w:shd w:val="clear" w:color="000000" w:fill="auto"/>
              </w:rPr>
              <w:t>5.4.~5.10.</w:t>
            </w:r>
          </w:p>
        </w:tc>
        <w:tc>
          <w:tcPr>
            <w:tcW w:w="650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A284052" w14:textId="2F5C1ED7" w:rsidR="00EF278B" w:rsidRDefault="00F6758E" w:rsidP="00F6758E">
            <w:pPr>
              <w:wordWrap/>
              <w:spacing w:after="0" w:line="276" w:lineRule="auto"/>
              <w:ind w:firstLineChars="100" w:firstLine="180"/>
              <w:jc w:val="left"/>
              <w:rPr>
                <w:color w:val="000000"/>
                <w:spacing w:val="-10"/>
              </w:rPr>
            </w:pPr>
            <w:r w:rsidRPr="00F6758E">
              <w:rPr>
                <w:color w:val="000000"/>
                <w:spacing w:val="-10"/>
              </w:rPr>
              <w:t>Ch.35 Relativity</w:t>
            </w:r>
          </w:p>
        </w:tc>
        <w:tc>
          <w:tcPr>
            <w:tcW w:w="2369"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753876CF" w14:textId="77777777" w:rsidR="00EF278B" w:rsidRDefault="00AB02DE">
            <w:pPr>
              <w:pStyle w:val="a4"/>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left="149" w:right="91" w:hanging="23"/>
              <w:jc w:val="center"/>
              <w:rPr>
                <w:b/>
                <w:bCs/>
                <w:color w:val="FF0000"/>
              </w:rPr>
            </w:pPr>
            <w:r>
              <w:rPr>
                <w:rFonts w:ascii="한컴산뜻돋움" w:eastAsia="한컴산뜻돋움"/>
                <w:b/>
                <w:bCs/>
                <w:color w:val="FF0000"/>
                <w:sz w:val="22"/>
                <w:shd w:val="clear" w:color="000000" w:fill="auto"/>
              </w:rPr>
              <w:t>5.5.</w:t>
            </w:r>
          </w:p>
          <w:p w14:paraId="1232C821" w14:textId="77777777" w:rsidR="00EF278B" w:rsidRDefault="00AB02DE">
            <w:pPr>
              <w:jc w:val="center"/>
              <w:rPr>
                <w:b/>
                <w:bCs/>
                <w:color w:val="FF0000"/>
                <w:sz w:val="22"/>
              </w:rPr>
            </w:pPr>
            <w:r>
              <w:rPr>
                <w:b/>
                <w:bCs/>
                <w:color w:val="FF0000"/>
              </w:rPr>
              <w:t>Children's Day</w:t>
            </w:r>
          </w:p>
        </w:tc>
      </w:tr>
      <w:tr w:rsidR="00EF278B" w14:paraId="61B3D4C8" w14:textId="77777777" w:rsidTr="00F6758E">
        <w:trPr>
          <w:trHeight w:val="482"/>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1269736B" w14:textId="77777777" w:rsidR="00EF278B" w:rsidRDefault="00AB02DE">
            <w:pPr>
              <w:wordWrap/>
              <w:spacing w:after="0" w:line="276" w:lineRule="auto"/>
              <w:jc w:val="center"/>
            </w:pPr>
            <w:r>
              <w:rPr>
                <w:b/>
                <w:w w:val="80"/>
                <w:sz w:val="16"/>
              </w:rPr>
              <w:t>Core Competencies</w:t>
            </w:r>
          </w:p>
        </w:tc>
        <w:tc>
          <w:tcPr>
            <w:tcW w:w="650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27D84B1" w14:textId="48A3FC80" w:rsidR="00EF278B" w:rsidRDefault="00F6758E" w:rsidP="00F6758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rPr>
                <w:color w:val="000000"/>
              </w:rPr>
            </w:pPr>
            <w:r w:rsidRPr="00A82C36">
              <w:rPr>
                <w:color w:val="000000"/>
                <w:sz w:val="14"/>
                <w:szCs w:val="14"/>
              </w:rPr>
              <w:t>Critical Thinking Skills, Analytical and Creative Thinking, Complex Problem-Solving Skills, Creativity</w:t>
            </w:r>
          </w:p>
        </w:tc>
        <w:tc>
          <w:tcPr>
            <w:tcW w:w="2369" w:type="dxa"/>
            <w:vMerge/>
            <w:tcBorders>
              <w:top w:val="single" w:sz="2" w:space="0" w:color="000000"/>
              <w:left w:val="single" w:sz="2" w:space="0" w:color="000000"/>
              <w:bottom w:val="single" w:sz="2" w:space="0" w:color="000000"/>
              <w:right w:val="single" w:sz="11" w:space="0" w:color="000000"/>
            </w:tcBorders>
          </w:tcPr>
          <w:p w14:paraId="54587CAD" w14:textId="77777777" w:rsidR="00EF278B" w:rsidRDefault="00EF278B"/>
        </w:tc>
      </w:tr>
      <w:tr w:rsidR="00EF278B" w14:paraId="2E5E9366" w14:textId="77777777" w:rsidTr="00F6758E">
        <w:trPr>
          <w:trHeight w:val="1077"/>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4AF6F7FD" w14:textId="77777777" w:rsidR="00EF278B" w:rsidRDefault="00AB02DE">
            <w:pPr>
              <w:wordWrap/>
              <w:spacing w:after="0" w:line="276" w:lineRule="auto"/>
              <w:jc w:val="center"/>
            </w:pPr>
            <w:r>
              <w:rPr>
                <w:b/>
                <w:sz w:val="22"/>
              </w:rPr>
              <w:t>Week 12</w:t>
            </w:r>
          </w:p>
          <w:p w14:paraId="7F947DFF" w14:textId="77777777" w:rsidR="00EF278B" w:rsidRDefault="00AB02DE">
            <w:pPr>
              <w:pStyle w:val="a4"/>
              <w:wordWrap/>
              <w:jc w:val="center"/>
            </w:pPr>
            <w:r>
              <w:rPr>
                <w:rFonts w:ascii="한컴산뜻돋움"/>
                <w:sz w:val="16"/>
                <w:shd w:val="clear" w:color="000000" w:fill="auto"/>
              </w:rPr>
              <w:t>5.11.~5.17.</w:t>
            </w:r>
          </w:p>
        </w:tc>
        <w:tc>
          <w:tcPr>
            <w:tcW w:w="650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EB29EB6" w14:textId="5CAF054B" w:rsidR="00EF278B" w:rsidRDefault="00F6758E" w:rsidP="00F6758E">
            <w:pPr>
              <w:wordWrap/>
              <w:spacing w:after="0" w:line="276" w:lineRule="auto"/>
              <w:ind w:firstLineChars="100" w:firstLine="200"/>
              <w:jc w:val="left"/>
              <w:rPr>
                <w:color w:val="000000"/>
              </w:rPr>
            </w:pPr>
            <w:r w:rsidRPr="00F6758E">
              <w:rPr>
                <w:color w:val="000000"/>
              </w:rPr>
              <w:t>Ch.36 Quantum Physics</w:t>
            </w:r>
          </w:p>
        </w:tc>
        <w:tc>
          <w:tcPr>
            <w:tcW w:w="2369"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257FAEB8" w14:textId="77777777" w:rsidR="00EF278B" w:rsidRDefault="00EF27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color w:val="000000"/>
              </w:rPr>
            </w:pPr>
          </w:p>
        </w:tc>
      </w:tr>
      <w:tr w:rsidR="00EF278B" w14:paraId="5C42C92A" w14:textId="77777777" w:rsidTr="00F6758E">
        <w:trPr>
          <w:trHeight w:val="482"/>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7D497FA0" w14:textId="77777777" w:rsidR="00EF278B" w:rsidRDefault="00AB02DE">
            <w:pPr>
              <w:wordWrap/>
              <w:spacing w:after="0" w:line="276" w:lineRule="auto"/>
              <w:jc w:val="center"/>
            </w:pPr>
            <w:r>
              <w:rPr>
                <w:b/>
                <w:w w:val="80"/>
                <w:sz w:val="16"/>
              </w:rPr>
              <w:t>Core Competencies</w:t>
            </w:r>
          </w:p>
        </w:tc>
        <w:tc>
          <w:tcPr>
            <w:tcW w:w="650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07B21996" w14:textId="68A3CD08" w:rsidR="00EF278B" w:rsidRDefault="00F6758E" w:rsidP="00F6758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rPr>
                <w:color w:val="000000"/>
              </w:rPr>
            </w:pPr>
            <w:r w:rsidRPr="00A82C36">
              <w:rPr>
                <w:color w:val="000000"/>
                <w:sz w:val="14"/>
                <w:szCs w:val="14"/>
              </w:rPr>
              <w:t>Critical Thinking Skills, Analytical and Creative Thinking, Complex Problem-Solving Skills, Creativity</w:t>
            </w:r>
          </w:p>
        </w:tc>
        <w:tc>
          <w:tcPr>
            <w:tcW w:w="2369" w:type="dxa"/>
            <w:vMerge/>
            <w:tcBorders>
              <w:top w:val="single" w:sz="2" w:space="0" w:color="000000"/>
              <w:left w:val="single" w:sz="2" w:space="0" w:color="000000"/>
              <w:bottom w:val="single" w:sz="2" w:space="0" w:color="000000"/>
              <w:right w:val="single" w:sz="11" w:space="0" w:color="000000"/>
            </w:tcBorders>
          </w:tcPr>
          <w:p w14:paraId="568C37BA" w14:textId="77777777" w:rsidR="00EF278B" w:rsidRDefault="00EF278B"/>
        </w:tc>
      </w:tr>
      <w:tr w:rsidR="00EF278B" w14:paraId="62A15B3D" w14:textId="77777777" w:rsidTr="00F6758E">
        <w:trPr>
          <w:trHeight w:val="1077"/>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092C2DFF" w14:textId="77777777" w:rsidR="00EF278B" w:rsidRDefault="00AB02DE">
            <w:pPr>
              <w:wordWrap/>
              <w:spacing w:after="0" w:line="276" w:lineRule="auto"/>
              <w:jc w:val="center"/>
            </w:pPr>
            <w:r>
              <w:rPr>
                <w:b/>
                <w:sz w:val="22"/>
              </w:rPr>
              <w:t>Week 13</w:t>
            </w:r>
          </w:p>
          <w:p w14:paraId="7EED4C07" w14:textId="77777777" w:rsidR="00EF278B" w:rsidRDefault="00AB02DE">
            <w:pPr>
              <w:pStyle w:val="a4"/>
              <w:wordWrap/>
              <w:jc w:val="center"/>
            </w:pPr>
            <w:r>
              <w:rPr>
                <w:rFonts w:ascii="한컴산뜻돋움"/>
                <w:sz w:val="16"/>
                <w:shd w:val="clear" w:color="000000" w:fill="auto"/>
              </w:rPr>
              <w:t>5.18.~5.24.</w:t>
            </w:r>
          </w:p>
        </w:tc>
        <w:tc>
          <w:tcPr>
            <w:tcW w:w="650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08A91D1" w14:textId="306F5F72" w:rsidR="00EF278B" w:rsidRDefault="00D873AB" w:rsidP="00F6758E">
            <w:pPr>
              <w:wordWrap/>
              <w:spacing w:after="0" w:line="276" w:lineRule="auto"/>
              <w:ind w:firstLineChars="100" w:firstLine="200"/>
              <w:jc w:val="left"/>
              <w:rPr>
                <w:color w:val="000000"/>
              </w:rPr>
            </w:pPr>
            <w:r w:rsidRPr="00F6758E">
              <w:rPr>
                <w:color w:val="000000"/>
              </w:rPr>
              <w:t>Ch.37 Quantum Mechanics</w:t>
            </w:r>
          </w:p>
        </w:tc>
        <w:tc>
          <w:tcPr>
            <w:tcW w:w="2369"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0F08E0B6" w14:textId="77777777" w:rsidR="00EF278B" w:rsidRDefault="00EF27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color w:val="000000"/>
              </w:rPr>
            </w:pPr>
          </w:p>
        </w:tc>
      </w:tr>
      <w:tr w:rsidR="00EF278B" w14:paraId="61ED1DE8" w14:textId="77777777" w:rsidTr="00F6758E">
        <w:trPr>
          <w:trHeight w:val="482"/>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63362B0B" w14:textId="77777777" w:rsidR="00EF278B" w:rsidRDefault="00AB02DE">
            <w:pPr>
              <w:wordWrap/>
              <w:spacing w:after="0" w:line="276" w:lineRule="auto"/>
              <w:jc w:val="center"/>
            </w:pPr>
            <w:r>
              <w:rPr>
                <w:b/>
                <w:w w:val="80"/>
                <w:sz w:val="16"/>
              </w:rPr>
              <w:t>Core Competencies</w:t>
            </w:r>
          </w:p>
        </w:tc>
        <w:tc>
          <w:tcPr>
            <w:tcW w:w="650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301E36D0" w14:textId="6EFD9EEB" w:rsidR="00EF278B" w:rsidRDefault="00F6758E" w:rsidP="00F6758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rPr>
                <w:color w:val="000000"/>
              </w:rPr>
            </w:pPr>
            <w:r w:rsidRPr="00A82C36">
              <w:rPr>
                <w:color w:val="000000"/>
                <w:sz w:val="14"/>
                <w:szCs w:val="14"/>
              </w:rPr>
              <w:t>Critical Thinking Skills, Analytical and Creative Thinking, Complex Problem-Solving Skills, Creativity</w:t>
            </w:r>
          </w:p>
        </w:tc>
        <w:tc>
          <w:tcPr>
            <w:tcW w:w="2369" w:type="dxa"/>
            <w:vMerge/>
            <w:tcBorders>
              <w:top w:val="single" w:sz="2" w:space="0" w:color="000000"/>
              <w:left w:val="single" w:sz="2" w:space="0" w:color="000000"/>
              <w:bottom w:val="single" w:sz="2" w:space="0" w:color="000000"/>
              <w:right w:val="single" w:sz="11" w:space="0" w:color="000000"/>
            </w:tcBorders>
          </w:tcPr>
          <w:p w14:paraId="1229A008" w14:textId="77777777" w:rsidR="00EF278B" w:rsidRDefault="00EF278B"/>
        </w:tc>
      </w:tr>
      <w:tr w:rsidR="00EF278B" w14:paraId="3185F851" w14:textId="77777777" w:rsidTr="00F6758E">
        <w:trPr>
          <w:trHeight w:val="1077"/>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60A146AA" w14:textId="77777777" w:rsidR="00EF278B" w:rsidRDefault="00AB02DE">
            <w:pPr>
              <w:wordWrap/>
              <w:spacing w:after="0" w:line="276" w:lineRule="auto"/>
              <w:jc w:val="center"/>
            </w:pPr>
            <w:r>
              <w:rPr>
                <w:b/>
                <w:sz w:val="22"/>
              </w:rPr>
              <w:t>Week 14</w:t>
            </w:r>
          </w:p>
          <w:p w14:paraId="2620CB7D" w14:textId="77777777" w:rsidR="00EF278B" w:rsidRDefault="00AB02DE">
            <w:pPr>
              <w:pStyle w:val="a4"/>
              <w:wordWrap/>
              <w:jc w:val="center"/>
            </w:pPr>
            <w:r>
              <w:rPr>
                <w:rFonts w:ascii="한컴산뜻돋움"/>
                <w:sz w:val="16"/>
                <w:shd w:val="clear" w:color="000000" w:fill="auto"/>
              </w:rPr>
              <w:t>5.25.~5.31.</w:t>
            </w:r>
          </w:p>
        </w:tc>
        <w:tc>
          <w:tcPr>
            <w:tcW w:w="650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532B4B2F" w14:textId="764CDBA6" w:rsidR="00EF278B" w:rsidRDefault="00D873AB">
            <w:pPr>
              <w:wordWrap/>
              <w:spacing w:after="0" w:line="276" w:lineRule="auto"/>
              <w:ind w:firstLine="100"/>
              <w:jc w:val="left"/>
              <w:rPr>
                <w:color w:val="000000"/>
              </w:rPr>
            </w:pPr>
            <w:r w:rsidRPr="00D873AB">
              <w:rPr>
                <w:color w:val="000000"/>
              </w:rPr>
              <w:t>Ch.38 Atomic Physics</w:t>
            </w:r>
          </w:p>
        </w:tc>
        <w:tc>
          <w:tcPr>
            <w:tcW w:w="2369"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3EF01C92" w14:textId="77777777" w:rsidR="00EF278B" w:rsidRDefault="00AB02DE">
            <w:pPr>
              <w:pStyle w:val="a4"/>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left="149" w:right="91" w:hanging="23"/>
              <w:jc w:val="center"/>
              <w:rPr>
                <w:b/>
                <w:bCs/>
                <w:color w:val="FF0000"/>
              </w:rPr>
            </w:pPr>
            <w:r>
              <w:rPr>
                <w:rFonts w:ascii="한컴산뜻돋움" w:eastAsia="한컴산뜻돋움"/>
                <w:b/>
                <w:bCs/>
                <w:color w:val="FF0000"/>
                <w:sz w:val="22"/>
                <w:shd w:val="clear" w:color="000000" w:fill="auto"/>
              </w:rPr>
              <w:t>5.25.</w:t>
            </w:r>
          </w:p>
          <w:p w14:paraId="1C84E65B" w14:textId="6454302C" w:rsidR="00EF278B" w:rsidRDefault="00AB02DE">
            <w:pPr>
              <w:jc w:val="center"/>
              <w:rPr>
                <w:b/>
                <w:bCs/>
                <w:color w:val="FF0000"/>
              </w:rPr>
            </w:pPr>
            <w:r>
              <w:rPr>
                <w:b/>
                <w:bCs/>
                <w:color w:val="FF0000"/>
              </w:rPr>
              <w:t xml:space="preserve">Substitute </w:t>
            </w:r>
            <w:r w:rsidR="001E11CB">
              <w:rPr>
                <w:b/>
                <w:bCs/>
                <w:color w:val="FF0000"/>
              </w:rPr>
              <w:t>H</w:t>
            </w:r>
            <w:r>
              <w:rPr>
                <w:b/>
                <w:bCs/>
                <w:color w:val="FF0000"/>
              </w:rPr>
              <w:t>oliday</w:t>
            </w:r>
          </w:p>
        </w:tc>
      </w:tr>
      <w:tr w:rsidR="00EF278B" w14:paraId="7117FAE7" w14:textId="77777777" w:rsidTr="00F6758E">
        <w:trPr>
          <w:trHeight w:val="482"/>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7B940B4C" w14:textId="77777777" w:rsidR="00EF278B" w:rsidRDefault="00AB02DE">
            <w:pPr>
              <w:wordWrap/>
              <w:spacing w:after="0" w:line="276" w:lineRule="auto"/>
              <w:jc w:val="center"/>
            </w:pPr>
            <w:r>
              <w:rPr>
                <w:b/>
                <w:w w:val="80"/>
                <w:sz w:val="16"/>
              </w:rPr>
              <w:t>Core Competencies</w:t>
            </w:r>
          </w:p>
        </w:tc>
        <w:tc>
          <w:tcPr>
            <w:tcW w:w="650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9825492" w14:textId="16345477" w:rsidR="00EF278B" w:rsidRDefault="00F6758E" w:rsidP="00F6758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rPr>
                <w:color w:val="000000"/>
                <w:spacing w:val="-4"/>
              </w:rPr>
            </w:pPr>
            <w:r w:rsidRPr="00A82C36">
              <w:rPr>
                <w:color w:val="000000"/>
                <w:sz w:val="14"/>
                <w:szCs w:val="14"/>
              </w:rPr>
              <w:t>Critical Thinking Skills, Analytical and Creative Thinking, Complex Problem-Solving Skills, Creativity</w:t>
            </w:r>
          </w:p>
        </w:tc>
        <w:tc>
          <w:tcPr>
            <w:tcW w:w="2369" w:type="dxa"/>
            <w:vMerge/>
            <w:tcBorders>
              <w:top w:val="single" w:sz="2" w:space="0" w:color="000000"/>
              <w:left w:val="single" w:sz="2" w:space="0" w:color="000000"/>
              <w:bottom w:val="single" w:sz="2" w:space="0" w:color="000000"/>
              <w:right w:val="single" w:sz="11" w:space="0" w:color="000000"/>
            </w:tcBorders>
          </w:tcPr>
          <w:p w14:paraId="17F36FE2" w14:textId="77777777" w:rsidR="00EF278B" w:rsidRDefault="00EF278B"/>
        </w:tc>
      </w:tr>
      <w:tr w:rsidR="00EF278B" w14:paraId="53F92424" w14:textId="77777777" w:rsidTr="00F6758E">
        <w:trPr>
          <w:trHeight w:val="1077"/>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40016CE6" w14:textId="77777777" w:rsidR="00EF278B" w:rsidRDefault="00AB02DE">
            <w:pPr>
              <w:wordWrap/>
              <w:spacing w:after="0" w:line="276" w:lineRule="auto"/>
              <w:jc w:val="center"/>
            </w:pPr>
            <w:r>
              <w:rPr>
                <w:b/>
                <w:sz w:val="22"/>
              </w:rPr>
              <w:t>Week 15</w:t>
            </w:r>
          </w:p>
          <w:p w14:paraId="11BB8C7F" w14:textId="77777777" w:rsidR="00EF278B" w:rsidRDefault="00AB02DE">
            <w:pPr>
              <w:pStyle w:val="a4"/>
              <w:wordWrap/>
              <w:jc w:val="center"/>
            </w:pPr>
            <w:r>
              <w:rPr>
                <w:rFonts w:ascii="한컴산뜻돋움"/>
                <w:sz w:val="16"/>
                <w:shd w:val="clear" w:color="000000" w:fill="auto"/>
              </w:rPr>
              <w:t>6.1.~6.7.</w:t>
            </w:r>
          </w:p>
        </w:tc>
        <w:tc>
          <w:tcPr>
            <w:tcW w:w="650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6309AEEA" w14:textId="15B81543" w:rsidR="00EF278B" w:rsidRDefault="00D873AB">
            <w:pPr>
              <w:wordWrap/>
              <w:spacing w:after="0" w:line="276" w:lineRule="auto"/>
              <w:ind w:firstLine="100"/>
              <w:jc w:val="left"/>
              <w:rPr>
                <w:color w:val="000000"/>
              </w:rPr>
            </w:pPr>
            <w:r>
              <w:rPr>
                <w:rFonts w:hint="eastAsia"/>
                <w:color w:val="000000"/>
              </w:rPr>
              <w:t>Week for a missing lecture</w:t>
            </w:r>
          </w:p>
        </w:tc>
        <w:tc>
          <w:tcPr>
            <w:tcW w:w="2369"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6AF6AAF2" w14:textId="77777777" w:rsidR="00A851F3" w:rsidRPr="006B55A4" w:rsidRDefault="00A851F3" w:rsidP="00A851F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center"/>
              <w:rPr>
                <w:rFonts w:asciiTheme="majorHAnsi" w:eastAsiaTheme="majorHAnsi" w:hAnsiTheme="majorHAnsi"/>
                <w:b/>
                <w:bCs/>
                <w:color w:val="FF0000"/>
                <w:szCs w:val="20"/>
              </w:rPr>
            </w:pPr>
            <w:r w:rsidRPr="006B55A4">
              <w:rPr>
                <w:rFonts w:asciiTheme="majorHAnsi" w:eastAsiaTheme="majorHAnsi" w:hAnsiTheme="majorHAnsi" w:hint="eastAsia"/>
                <w:b/>
                <w:bCs/>
                <w:color w:val="FF0000"/>
                <w:szCs w:val="20"/>
              </w:rPr>
              <w:t>6</w:t>
            </w:r>
            <w:r w:rsidRPr="006B55A4">
              <w:rPr>
                <w:rFonts w:asciiTheme="majorHAnsi" w:eastAsiaTheme="majorHAnsi" w:hAnsiTheme="majorHAnsi"/>
                <w:b/>
                <w:bCs/>
                <w:color w:val="FF0000"/>
                <w:szCs w:val="20"/>
              </w:rPr>
              <w:t>.3.</w:t>
            </w:r>
          </w:p>
          <w:p w14:paraId="05882B7E" w14:textId="1408FA51" w:rsidR="00EF278B" w:rsidRDefault="00A851F3" w:rsidP="00A851F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center"/>
              <w:rPr>
                <w:color w:val="000000"/>
              </w:rPr>
            </w:pPr>
            <w:r w:rsidRPr="006B55A4">
              <w:rPr>
                <w:rFonts w:asciiTheme="majorHAnsi" w:eastAsiaTheme="majorHAnsi" w:hAnsiTheme="majorHAnsi"/>
                <w:b/>
                <w:bCs/>
                <w:color w:val="FF0000"/>
                <w:szCs w:val="20"/>
              </w:rPr>
              <w:t>Local Election Day</w:t>
            </w:r>
          </w:p>
        </w:tc>
      </w:tr>
      <w:tr w:rsidR="00EF278B" w14:paraId="09B8D69E" w14:textId="77777777" w:rsidTr="00F6758E">
        <w:trPr>
          <w:trHeight w:val="482"/>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17EC48BB" w14:textId="77777777" w:rsidR="00EF278B" w:rsidRDefault="00AB02DE">
            <w:pPr>
              <w:wordWrap/>
              <w:spacing w:after="0" w:line="276" w:lineRule="auto"/>
              <w:jc w:val="center"/>
            </w:pPr>
            <w:r>
              <w:rPr>
                <w:b/>
                <w:w w:val="80"/>
                <w:sz w:val="16"/>
              </w:rPr>
              <w:t>Core Competencies</w:t>
            </w:r>
          </w:p>
        </w:tc>
        <w:tc>
          <w:tcPr>
            <w:tcW w:w="650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5EAEE4A1" w14:textId="3AB77BCC" w:rsidR="00EF278B" w:rsidRDefault="00F6758E" w:rsidP="00F6758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rPr>
                <w:color w:val="000000"/>
                <w:spacing w:val="-4"/>
              </w:rPr>
            </w:pPr>
            <w:r w:rsidRPr="00A82C36">
              <w:rPr>
                <w:color w:val="000000"/>
                <w:sz w:val="14"/>
                <w:szCs w:val="14"/>
              </w:rPr>
              <w:t>Critical Thinking Skills, Analytical and Creative Thinking, Complex Problem-Solving Skills, Creativity</w:t>
            </w:r>
          </w:p>
        </w:tc>
        <w:tc>
          <w:tcPr>
            <w:tcW w:w="2369" w:type="dxa"/>
            <w:vMerge/>
            <w:tcBorders>
              <w:top w:val="single" w:sz="2" w:space="0" w:color="000000"/>
              <w:left w:val="single" w:sz="2" w:space="0" w:color="000000"/>
              <w:bottom w:val="single" w:sz="2" w:space="0" w:color="000000"/>
              <w:right w:val="single" w:sz="11" w:space="0" w:color="000000"/>
            </w:tcBorders>
          </w:tcPr>
          <w:p w14:paraId="7685E541" w14:textId="77777777" w:rsidR="00EF278B" w:rsidRDefault="00EF278B"/>
        </w:tc>
      </w:tr>
      <w:tr w:rsidR="00EF278B" w14:paraId="36FA1DB7" w14:textId="77777777" w:rsidTr="00F6758E">
        <w:trPr>
          <w:trHeight w:val="1083"/>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130E235F" w14:textId="77777777" w:rsidR="00EF278B" w:rsidRDefault="00AB02DE">
            <w:pPr>
              <w:wordWrap/>
              <w:spacing w:after="0" w:line="276" w:lineRule="auto"/>
              <w:jc w:val="center"/>
            </w:pPr>
            <w:r>
              <w:rPr>
                <w:b/>
                <w:sz w:val="22"/>
              </w:rPr>
              <w:t>Week 16</w:t>
            </w:r>
          </w:p>
          <w:p w14:paraId="206FC14A" w14:textId="77777777" w:rsidR="00EF278B" w:rsidRDefault="00AB02DE">
            <w:pPr>
              <w:pStyle w:val="a4"/>
              <w:wordWrap/>
              <w:jc w:val="center"/>
            </w:pPr>
            <w:r>
              <w:rPr>
                <w:rFonts w:ascii="한컴산뜻돋움"/>
                <w:sz w:val="16"/>
                <w:shd w:val="clear" w:color="000000" w:fill="auto"/>
              </w:rPr>
              <w:t>6.8.~6.14.</w:t>
            </w:r>
          </w:p>
        </w:tc>
        <w:tc>
          <w:tcPr>
            <w:tcW w:w="650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A56FC2F" w14:textId="77777777" w:rsidR="00EF278B" w:rsidRDefault="00AB02D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jc w:val="center"/>
              <w:rPr>
                <w:b/>
                <w:bCs/>
                <w:color w:val="000000"/>
                <w:spacing w:val="-4"/>
              </w:rPr>
            </w:pPr>
            <w:r>
              <w:rPr>
                <w:rFonts w:ascii="맑은 고딕"/>
                <w:b/>
                <w:bCs/>
                <w:shd w:val="clear" w:color="000000" w:fill="auto"/>
              </w:rPr>
              <w:t>Make-up class week</w:t>
            </w:r>
          </w:p>
        </w:tc>
        <w:tc>
          <w:tcPr>
            <w:tcW w:w="2369" w:type="dxa"/>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7615A223" w14:textId="77777777" w:rsidR="00EF278B" w:rsidRDefault="00EF278B">
            <w:pPr>
              <w:pStyle w:val="a4"/>
              <w:pBdr>
                <w:top w:val="none" w:sz="2" w:space="1" w:color="000000"/>
                <w:left w:val="none" w:sz="2" w:space="4" w:color="000000"/>
                <w:bottom w:val="none" w:sz="2" w:space="1" w:color="000000"/>
                <w:right w:val="none" w:sz="2" w:space="4" w:color="000000"/>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76" w:lineRule="auto"/>
              <w:ind w:left="172" w:right="92" w:hanging="24"/>
              <w:jc w:val="center"/>
            </w:pPr>
          </w:p>
        </w:tc>
      </w:tr>
      <w:tr w:rsidR="00EF278B" w14:paraId="281D2BF2" w14:textId="77777777" w:rsidTr="00F6758E">
        <w:trPr>
          <w:trHeight w:val="1196"/>
        </w:trPr>
        <w:tc>
          <w:tcPr>
            <w:tcW w:w="1606" w:type="dxa"/>
            <w:tcBorders>
              <w:top w:val="single" w:sz="2" w:space="0" w:color="000000"/>
              <w:left w:val="single" w:sz="11" w:space="0" w:color="000000"/>
              <w:bottom w:val="single" w:sz="2" w:space="0" w:color="000000"/>
              <w:right w:val="single" w:sz="2" w:space="0" w:color="000000"/>
            </w:tcBorders>
            <w:shd w:val="clear" w:color="auto" w:fill="FAF3DB"/>
            <w:tcMar>
              <w:top w:w="28" w:type="dxa"/>
              <w:left w:w="28" w:type="dxa"/>
              <w:bottom w:w="28" w:type="dxa"/>
              <w:right w:w="28" w:type="dxa"/>
            </w:tcMar>
            <w:vAlign w:val="center"/>
          </w:tcPr>
          <w:p w14:paraId="3452B8D8" w14:textId="77777777" w:rsidR="00EF278B" w:rsidRDefault="00AB02DE">
            <w:pPr>
              <w:wordWrap/>
              <w:spacing w:after="0" w:line="276" w:lineRule="auto"/>
              <w:jc w:val="center"/>
            </w:pPr>
            <w:r>
              <w:rPr>
                <w:b/>
                <w:sz w:val="22"/>
              </w:rPr>
              <w:t>Week 17</w:t>
            </w:r>
          </w:p>
          <w:p w14:paraId="6489F542" w14:textId="62DC0A86" w:rsidR="00EF278B" w:rsidRPr="00AB02DE" w:rsidRDefault="00AB02DE">
            <w:pPr>
              <w:pStyle w:val="a4"/>
              <w:wordWrap/>
              <w:jc w:val="center"/>
              <w:rPr>
                <w:rFonts w:ascii="한컴산뜻돋움" w:eastAsia="한컴산뜻돋움" w:hAnsi="한컴산뜻돋움"/>
                <w:sz w:val="16"/>
                <w:szCs w:val="16"/>
              </w:rPr>
            </w:pPr>
            <w:r w:rsidRPr="00AB02DE">
              <w:rPr>
                <w:rFonts w:ascii="한컴산뜻돋움" w:eastAsia="한컴산뜻돋움" w:hAnsi="한컴산뜻돋움"/>
                <w:sz w:val="16"/>
                <w:szCs w:val="16"/>
              </w:rPr>
              <w:t>6.1</w:t>
            </w:r>
            <w:r w:rsidR="001E11CB">
              <w:rPr>
                <w:rFonts w:ascii="한컴산뜻돋움" w:eastAsia="한컴산뜻돋움" w:hAnsi="한컴산뜻돋움"/>
                <w:sz w:val="16"/>
                <w:szCs w:val="16"/>
              </w:rPr>
              <w:t>5</w:t>
            </w:r>
            <w:proofErr w:type="gramStart"/>
            <w:r w:rsidRPr="00AB02DE">
              <w:rPr>
                <w:rFonts w:ascii="한컴산뜻돋움" w:eastAsia="한컴산뜻돋움" w:hAnsi="한컴산뜻돋움"/>
                <w:sz w:val="16"/>
                <w:szCs w:val="16"/>
              </w:rPr>
              <w:t>.~</w:t>
            </w:r>
            <w:proofErr w:type="gramEnd"/>
            <w:r w:rsidRPr="00AB02DE">
              <w:rPr>
                <w:rFonts w:ascii="한컴산뜻돋움" w:eastAsia="한컴산뜻돋움" w:hAnsi="한컴산뜻돋움"/>
                <w:sz w:val="16"/>
                <w:szCs w:val="16"/>
              </w:rPr>
              <w:t>6.19.</w:t>
            </w:r>
          </w:p>
        </w:tc>
        <w:tc>
          <w:tcPr>
            <w:tcW w:w="6502" w:type="dxa"/>
            <w:tcBorders>
              <w:top w:val="single" w:sz="2" w:space="0" w:color="000000"/>
              <w:left w:val="single" w:sz="2" w:space="0" w:color="000000"/>
              <w:bottom w:val="single" w:sz="2" w:space="0" w:color="000000"/>
              <w:right w:val="single" w:sz="2" w:space="0" w:color="000000"/>
            </w:tcBorders>
            <w:shd w:val="clear" w:color="auto" w:fill="FAF3DB"/>
            <w:tcMar>
              <w:top w:w="28" w:type="dxa"/>
              <w:left w:w="28" w:type="dxa"/>
              <w:bottom w:w="28" w:type="dxa"/>
              <w:right w:w="28" w:type="dxa"/>
            </w:tcMar>
            <w:vAlign w:val="center"/>
          </w:tcPr>
          <w:p w14:paraId="1B92C70F" w14:textId="6A742854" w:rsidR="00EF278B" w:rsidRDefault="00AB02DE">
            <w:pPr>
              <w:wordWrap/>
              <w:spacing w:after="0" w:line="276" w:lineRule="auto"/>
              <w:ind w:firstLine="100"/>
              <w:jc w:val="center"/>
              <w:rPr>
                <w:b/>
                <w:bCs/>
              </w:rPr>
            </w:pPr>
            <w:r>
              <w:rPr>
                <w:b/>
                <w:bCs/>
              </w:rPr>
              <w:t>Final Exams (6.18</w:t>
            </w:r>
            <w:proofErr w:type="gramStart"/>
            <w:r>
              <w:rPr>
                <w:b/>
                <w:bCs/>
              </w:rPr>
              <w:t>.~</w:t>
            </w:r>
            <w:proofErr w:type="gramEnd"/>
            <w:r>
              <w:rPr>
                <w:b/>
                <w:bCs/>
              </w:rPr>
              <w:t>6.19.)</w:t>
            </w:r>
          </w:p>
        </w:tc>
        <w:tc>
          <w:tcPr>
            <w:tcW w:w="2369" w:type="dxa"/>
            <w:tcBorders>
              <w:top w:val="single" w:sz="2" w:space="0" w:color="000000"/>
              <w:left w:val="single" w:sz="2" w:space="0" w:color="000000"/>
              <w:bottom w:val="single" w:sz="2" w:space="0" w:color="000000"/>
              <w:right w:val="single" w:sz="11" w:space="0" w:color="000000"/>
            </w:tcBorders>
            <w:shd w:val="clear" w:color="auto" w:fill="FAF3DB"/>
            <w:tcMar>
              <w:top w:w="28" w:type="dxa"/>
              <w:left w:w="28" w:type="dxa"/>
              <w:bottom w:w="28" w:type="dxa"/>
              <w:right w:w="28" w:type="dxa"/>
            </w:tcMar>
            <w:vAlign w:val="center"/>
          </w:tcPr>
          <w:p w14:paraId="68EB5B5F" w14:textId="77777777" w:rsidR="00EF278B" w:rsidRDefault="00EF27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color w:val="000000"/>
              </w:rPr>
            </w:pPr>
          </w:p>
        </w:tc>
      </w:tr>
    </w:tbl>
    <w:p w14:paraId="022BB3FE" w14:textId="77777777" w:rsidR="00EF278B" w:rsidRDefault="00EF278B">
      <w:pPr>
        <w:wordWrap/>
        <w:spacing w:after="0" w:line="276" w:lineRule="auto"/>
        <w:jc w:val="left"/>
        <w:textAlignment w:val="baseline"/>
        <w:rPr>
          <w:rFonts w:eastAsiaTheme="minorHAnsi" w:cs="함초롬바탕"/>
          <w:b/>
          <w:bCs/>
          <w:color w:val="0000FF"/>
          <w:kern w:val="0"/>
          <w:sz w:val="22"/>
        </w:rPr>
      </w:pPr>
    </w:p>
    <w:p w14:paraId="61A4B8EA"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b/>
          <w:bCs/>
          <w:color w:val="0000FF"/>
          <w:kern w:val="0"/>
          <w:sz w:val="22"/>
        </w:rPr>
        <w:t>※ The above plans may change according to the academic schedule.</w:t>
      </w:r>
    </w:p>
    <w:p w14:paraId="0756D835" w14:textId="77777777" w:rsidR="00EF278B" w:rsidRDefault="00EF278B">
      <w:pPr>
        <w:wordWrap/>
        <w:spacing w:after="0" w:line="276" w:lineRule="auto"/>
        <w:jc w:val="left"/>
        <w:textAlignment w:val="baseline"/>
        <w:rPr>
          <w:rFonts w:eastAsiaTheme="minorHAnsi" w:cs="굴림"/>
          <w:b/>
          <w:bCs/>
          <w:color w:val="0000FF"/>
          <w:kern w:val="0"/>
          <w:sz w:val="22"/>
        </w:rPr>
      </w:pPr>
    </w:p>
    <w:p w14:paraId="29B122A7" w14:textId="77777777" w:rsidR="00EF278B" w:rsidRDefault="00AB02DE">
      <w:pPr>
        <w:widowControl/>
        <w:wordWrap/>
        <w:autoSpaceDE/>
        <w:autoSpaceDN/>
        <w:rPr>
          <w:rFonts w:eastAsiaTheme="minorHAnsi" w:cs="굴림"/>
          <w:color w:val="000000"/>
          <w:kern w:val="0"/>
          <w:sz w:val="22"/>
        </w:rPr>
      </w:pPr>
      <w:r>
        <w:rPr>
          <w:rFonts w:eastAsiaTheme="minorHAnsi" w:cs="굴림"/>
          <w:color w:val="000000"/>
          <w:kern w:val="0"/>
          <w:sz w:val="22"/>
        </w:rPr>
        <w:br w:type="page"/>
      </w:r>
    </w:p>
    <w:p w14:paraId="0B8B1964" w14:textId="77777777" w:rsidR="00EF278B" w:rsidRDefault="00AB02DE">
      <w:pPr>
        <w:spacing w:after="0" w:line="276" w:lineRule="auto"/>
        <w:textAlignment w:val="baseline"/>
        <w:rPr>
          <w:rFonts w:eastAsiaTheme="minorHAnsi" w:cs="굴림"/>
          <w:color w:val="000000"/>
          <w:kern w:val="0"/>
          <w:szCs w:val="20"/>
        </w:rPr>
      </w:pPr>
      <w:r>
        <w:rPr>
          <w:rFonts w:eastAsiaTheme="minorHAnsi" w:cs="굴림"/>
          <w:color w:val="000000"/>
          <w:kern w:val="0"/>
          <w:sz w:val="22"/>
        </w:rPr>
        <w:lastRenderedPageBreak/>
        <w:t>[Reference] Syllabus Competence Reference</w:t>
      </w:r>
    </w:p>
    <w:tbl>
      <w:tblPr>
        <w:tblOverlap w:val="never"/>
        <w:tblW w:w="0" w:type="auto"/>
        <w:tblLayout w:type="fixed"/>
        <w:tblCellMar>
          <w:top w:w="15" w:type="dxa"/>
          <w:left w:w="15" w:type="dxa"/>
          <w:bottom w:w="15" w:type="dxa"/>
          <w:right w:w="15" w:type="dxa"/>
        </w:tblCellMar>
        <w:tblLook w:val="04A0" w:firstRow="1" w:lastRow="0" w:firstColumn="1" w:lastColumn="0" w:noHBand="0" w:noVBand="1"/>
      </w:tblPr>
      <w:tblGrid>
        <w:gridCol w:w="1214"/>
        <w:gridCol w:w="1256"/>
        <w:gridCol w:w="1248"/>
        <w:gridCol w:w="1382"/>
        <w:gridCol w:w="1418"/>
        <w:gridCol w:w="1389"/>
        <w:gridCol w:w="1298"/>
        <w:gridCol w:w="1255"/>
      </w:tblGrid>
      <w:tr w:rsidR="00EF278B" w14:paraId="47DE6D2D" w14:textId="77777777">
        <w:trPr>
          <w:trHeight w:val="56"/>
          <w:tblHeader/>
        </w:trPr>
        <w:tc>
          <w:tcPr>
            <w:tcW w:w="1214" w:type="dxa"/>
            <w:tcBorders>
              <w:top w:val="single" w:sz="2" w:space="0" w:color="000000"/>
              <w:left w:val="single" w:sz="2" w:space="0" w:color="000000"/>
              <w:bottom w:val="single" w:sz="2" w:space="0" w:color="000000"/>
              <w:right w:val="single" w:sz="2" w:space="0" w:color="000000"/>
            </w:tcBorders>
            <w:shd w:val="clear" w:color="auto" w:fill="BFBFBF"/>
            <w:tcMar>
              <w:top w:w="28" w:type="dxa"/>
              <w:left w:w="102" w:type="dxa"/>
              <w:bottom w:w="28" w:type="dxa"/>
              <w:right w:w="102" w:type="dxa"/>
            </w:tcMar>
            <w:vAlign w:val="center"/>
            <w:hideMark/>
          </w:tcPr>
          <w:p w14:paraId="7259D80F" w14:textId="77777777" w:rsidR="00EF278B" w:rsidRDefault="00AB02DE">
            <w:pPr>
              <w:wordWrap/>
              <w:spacing w:after="0" w:line="276" w:lineRule="auto"/>
              <w:jc w:val="center"/>
              <w:textAlignment w:val="baseline"/>
              <w:rPr>
                <w:rFonts w:eastAsiaTheme="minorHAnsi" w:cs="굴림"/>
                <w:color w:val="000000"/>
                <w:kern w:val="0"/>
                <w:szCs w:val="20"/>
              </w:rPr>
            </w:pPr>
            <w:r>
              <w:rPr>
                <w:rFonts w:eastAsiaTheme="minorHAnsi" w:cs="굴림"/>
                <w:b/>
                <w:bCs/>
                <w:color w:val="000000"/>
                <w:kern w:val="0"/>
                <w:sz w:val="14"/>
                <w:szCs w:val="14"/>
              </w:rPr>
              <w:t>1. Analytical and Creative Thinking</w:t>
            </w:r>
          </w:p>
        </w:tc>
        <w:tc>
          <w:tcPr>
            <w:tcW w:w="1256" w:type="dxa"/>
            <w:tcBorders>
              <w:top w:val="single" w:sz="2" w:space="0" w:color="000000"/>
              <w:left w:val="single" w:sz="2" w:space="0" w:color="000000"/>
              <w:bottom w:val="single" w:sz="2" w:space="0" w:color="000000"/>
              <w:right w:val="single" w:sz="2" w:space="0" w:color="000000"/>
            </w:tcBorders>
            <w:shd w:val="clear" w:color="auto" w:fill="BFBFBF"/>
            <w:tcMar>
              <w:top w:w="28" w:type="dxa"/>
              <w:left w:w="102" w:type="dxa"/>
              <w:bottom w:w="28" w:type="dxa"/>
              <w:right w:w="102" w:type="dxa"/>
            </w:tcMar>
            <w:vAlign w:val="center"/>
            <w:hideMark/>
          </w:tcPr>
          <w:p w14:paraId="7BC2A345" w14:textId="77777777" w:rsidR="00EF278B" w:rsidRDefault="00AB02DE">
            <w:pPr>
              <w:wordWrap/>
              <w:spacing w:after="0" w:line="276" w:lineRule="auto"/>
              <w:jc w:val="center"/>
              <w:textAlignment w:val="baseline"/>
              <w:rPr>
                <w:rFonts w:eastAsiaTheme="minorHAnsi" w:cs="굴림"/>
                <w:color w:val="000000"/>
                <w:kern w:val="0"/>
                <w:szCs w:val="20"/>
              </w:rPr>
            </w:pPr>
            <w:r>
              <w:rPr>
                <w:rFonts w:eastAsiaTheme="minorHAnsi" w:cs="굴림"/>
                <w:b/>
                <w:bCs/>
                <w:color w:val="000000"/>
                <w:kern w:val="0"/>
                <w:sz w:val="14"/>
                <w:szCs w:val="14"/>
              </w:rPr>
              <w:t>2. Complex Communication</w:t>
            </w:r>
          </w:p>
        </w:tc>
        <w:tc>
          <w:tcPr>
            <w:tcW w:w="1248" w:type="dxa"/>
            <w:tcBorders>
              <w:top w:val="single" w:sz="2" w:space="0" w:color="000000"/>
              <w:left w:val="single" w:sz="2" w:space="0" w:color="000000"/>
              <w:bottom w:val="single" w:sz="2" w:space="0" w:color="000000"/>
              <w:right w:val="single" w:sz="2" w:space="0" w:color="000000"/>
            </w:tcBorders>
            <w:shd w:val="clear" w:color="auto" w:fill="BFBFBF"/>
            <w:tcMar>
              <w:top w:w="28" w:type="dxa"/>
              <w:left w:w="102" w:type="dxa"/>
              <w:bottom w:w="28" w:type="dxa"/>
              <w:right w:w="102" w:type="dxa"/>
            </w:tcMar>
            <w:vAlign w:val="center"/>
            <w:hideMark/>
          </w:tcPr>
          <w:p w14:paraId="74FE7697" w14:textId="77777777" w:rsidR="00EF278B" w:rsidRDefault="00AB02DE">
            <w:pPr>
              <w:wordWrap/>
              <w:spacing w:after="0" w:line="276" w:lineRule="auto"/>
              <w:jc w:val="center"/>
              <w:textAlignment w:val="baseline"/>
              <w:rPr>
                <w:rFonts w:eastAsiaTheme="minorHAnsi" w:cs="굴림"/>
                <w:color w:val="000000"/>
                <w:kern w:val="0"/>
                <w:szCs w:val="20"/>
              </w:rPr>
            </w:pPr>
            <w:r>
              <w:rPr>
                <w:rFonts w:eastAsiaTheme="minorHAnsi" w:cs="굴림"/>
                <w:b/>
                <w:bCs/>
                <w:color w:val="000000"/>
                <w:kern w:val="0"/>
                <w:sz w:val="14"/>
                <w:szCs w:val="14"/>
              </w:rPr>
              <w:t>3. Leadership and Teamwork</w:t>
            </w:r>
          </w:p>
        </w:tc>
        <w:tc>
          <w:tcPr>
            <w:tcW w:w="1382" w:type="dxa"/>
            <w:tcBorders>
              <w:top w:val="single" w:sz="2" w:space="0" w:color="000000"/>
              <w:left w:val="single" w:sz="2" w:space="0" w:color="000000"/>
              <w:bottom w:val="single" w:sz="2" w:space="0" w:color="000000"/>
              <w:right w:val="single" w:sz="2" w:space="0" w:color="000000"/>
            </w:tcBorders>
            <w:shd w:val="clear" w:color="auto" w:fill="BFBFBF"/>
            <w:tcMar>
              <w:top w:w="28" w:type="dxa"/>
              <w:left w:w="102" w:type="dxa"/>
              <w:bottom w:w="28" w:type="dxa"/>
              <w:right w:w="102" w:type="dxa"/>
            </w:tcMar>
            <w:vAlign w:val="center"/>
            <w:hideMark/>
          </w:tcPr>
          <w:p w14:paraId="611867AE" w14:textId="77777777" w:rsidR="00EF278B" w:rsidRDefault="00AB02DE">
            <w:pPr>
              <w:wordWrap/>
              <w:spacing w:after="0" w:line="276" w:lineRule="auto"/>
              <w:jc w:val="center"/>
              <w:textAlignment w:val="baseline"/>
              <w:rPr>
                <w:rFonts w:eastAsiaTheme="minorHAnsi" w:cs="굴림"/>
                <w:color w:val="000000"/>
                <w:kern w:val="0"/>
                <w:szCs w:val="20"/>
              </w:rPr>
            </w:pPr>
            <w:r>
              <w:rPr>
                <w:rFonts w:eastAsiaTheme="minorHAnsi" w:cs="굴림"/>
                <w:b/>
                <w:bCs/>
                <w:color w:val="000000"/>
                <w:kern w:val="0"/>
                <w:sz w:val="14"/>
                <w:szCs w:val="14"/>
              </w:rPr>
              <w:t>4. Digital/</w:t>
            </w:r>
            <w:ins w:id="3" w:author="만든 이" w:date="2023-04-26T15:43:00Z">
              <w:r>
                <w:rPr>
                  <w:rFonts w:eastAsiaTheme="minorHAnsi" w:cs="굴림"/>
                  <w:b/>
                  <w:bCs/>
                  <w:color w:val="000000"/>
                  <w:kern w:val="0"/>
                  <w:sz w:val="14"/>
                  <w:szCs w:val="14"/>
                </w:rPr>
                <w:t xml:space="preserve"> </w:t>
              </w:r>
            </w:ins>
            <w:r>
              <w:rPr>
                <w:rFonts w:eastAsiaTheme="minorHAnsi" w:cs="굴림"/>
                <w:b/>
                <w:bCs/>
                <w:color w:val="000000"/>
                <w:kern w:val="0"/>
                <w:sz w:val="14"/>
                <w:szCs w:val="14"/>
              </w:rPr>
              <w:t>Quantitative Literacy</w:t>
            </w:r>
          </w:p>
        </w:tc>
        <w:tc>
          <w:tcPr>
            <w:tcW w:w="1418" w:type="dxa"/>
            <w:tcBorders>
              <w:top w:val="single" w:sz="2" w:space="0" w:color="000000"/>
              <w:left w:val="single" w:sz="2" w:space="0" w:color="000000"/>
              <w:bottom w:val="single" w:sz="2" w:space="0" w:color="000000"/>
              <w:right w:val="single" w:sz="2" w:space="0" w:color="000000"/>
            </w:tcBorders>
            <w:shd w:val="clear" w:color="auto" w:fill="BFBFBF"/>
            <w:tcMar>
              <w:top w:w="28" w:type="dxa"/>
              <w:left w:w="102" w:type="dxa"/>
              <w:bottom w:w="28" w:type="dxa"/>
              <w:right w:w="102" w:type="dxa"/>
            </w:tcMar>
            <w:vAlign w:val="center"/>
            <w:hideMark/>
          </w:tcPr>
          <w:p w14:paraId="004E5C8D" w14:textId="77777777" w:rsidR="00EF278B" w:rsidRDefault="00AB02DE">
            <w:pPr>
              <w:wordWrap/>
              <w:spacing w:after="0" w:line="276" w:lineRule="auto"/>
              <w:jc w:val="center"/>
              <w:textAlignment w:val="baseline"/>
              <w:rPr>
                <w:rFonts w:eastAsiaTheme="minorHAnsi" w:cs="굴림"/>
                <w:color w:val="000000"/>
                <w:kern w:val="0"/>
                <w:szCs w:val="20"/>
              </w:rPr>
            </w:pPr>
            <w:r>
              <w:rPr>
                <w:rFonts w:eastAsiaTheme="minorHAnsi" w:cs="굴림"/>
                <w:b/>
                <w:bCs/>
                <w:color w:val="000000"/>
                <w:kern w:val="0"/>
                <w:sz w:val="14"/>
                <w:szCs w:val="14"/>
              </w:rPr>
              <w:t xml:space="preserve">5. </w:t>
            </w:r>
            <w:r>
              <w:rPr>
                <w:rFonts w:eastAsiaTheme="minorHAnsi" w:cs="함초롬바탕"/>
                <w:b/>
                <w:bCs/>
                <w:color w:val="000000"/>
                <w:kern w:val="0"/>
                <w:sz w:val="14"/>
                <w:szCs w:val="14"/>
              </w:rPr>
              <w:t>Global Perspective</w:t>
            </w:r>
          </w:p>
        </w:tc>
        <w:tc>
          <w:tcPr>
            <w:tcW w:w="1389" w:type="dxa"/>
            <w:tcBorders>
              <w:top w:val="single" w:sz="2" w:space="0" w:color="000000"/>
              <w:left w:val="single" w:sz="2" w:space="0" w:color="000000"/>
              <w:bottom w:val="single" w:sz="2" w:space="0" w:color="000000"/>
              <w:right w:val="single" w:sz="2" w:space="0" w:color="000000"/>
            </w:tcBorders>
            <w:shd w:val="clear" w:color="auto" w:fill="BFBFBF"/>
            <w:tcMar>
              <w:top w:w="28" w:type="dxa"/>
              <w:left w:w="102" w:type="dxa"/>
              <w:bottom w:w="28" w:type="dxa"/>
              <w:right w:w="102" w:type="dxa"/>
            </w:tcMar>
            <w:vAlign w:val="center"/>
            <w:hideMark/>
          </w:tcPr>
          <w:p w14:paraId="594134A2" w14:textId="77777777" w:rsidR="00EF278B" w:rsidRDefault="00AB02DE" w:rsidP="006F53C0">
            <w:pPr>
              <w:wordWrap/>
              <w:spacing w:after="0" w:line="276" w:lineRule="auto"/>
              <w:jc w:val="center"/>
              <w:textAlignment w:val="baseline"/>
              <w:rPr>
                <w:rFonts w:eastAsiaTheme="minorHAnsi" w:cs="굴림"/>
                <w:b/>
                <w:bCs/>
                <w:color w:val="000000"/>
                <w:kern w:val="0"/>
                <w:sz w:val="14"/>
                <w:szCs w:val="14"/>
              </w:rPr>
            </w:pPr>
            <w:r>
              <w:rPr>
                <w:rFonts w:eastAsiaTheme="minorHAnsi" w:cs="굴림"/>
                <w:b/>
                <w:bCs/>
                <w:color w:val="000000"/>
                <w:kern w:val="0"/>
                <w:sz w:val="14"/>
                <w:szCs w:val="14"/>
              </w:rPr>
              <w:t>6. Adaptability/</w:t>
            </w:r>
          </w:p>
          <w:p w14:paraId="358D1986" w14:textId="747B8560" w:rsidR="00EF278B" w:rsidRDefault="00AB02DE" w:rsidP="006F53C0">
            <w:pPr>
              <w:wordWrap/>
              <w:spacing w:after="0" w:line="276" w:lineRule="auto"/>
              <w:jc w:val="center"/>
              <w:textAlignment w:val="baseline"/>
              <w:rPr>
                <w:del w:id="4" w:author="만든 이" w:date="2023-04-26T15:43:00Z"/>
                <w:rFonts w:eastAsiaTheme="minorHAnsi" w:cs="굴림"/>
                <w:b/>
                <w:bCs/>
                <w:color w:val="000000"/>
                <w:kern w:val="0"/>
                <w:sz w:val="14"/>
                <w:szCs w:val="14"/>
              </w:rPr>
            </w:pPr>
            <w:r>
              <w:rPr>
                <w:rFonts w:eastAsiaTheme="minorHAnsi" w:cs="굴림"/>
                <w:b/>
                <w:bCs/>
                <w:color w:val="000000"/>
                <w:kern w:val="0"/>
                <w:sz w:val="14"/>
                <w:szCs w:val="14"/>
              </w:rPr>
              <w:t>Progressio</w:t>
            </w:r>
            <w:r w:rsidR="006F53C0">
              <w:rPr>
                <w:rFonts w:eastAsiaTheme="minorHAnsi" w:cs="굴림" w:hint="eastAsia"/>
                <w:b/>
                <w:bCs/>
                <w:color w:val="000000"/>
                <w:kern w:val="0"/>
                <w:sz w:val="14"/>
                <w:szCs w:val="14"/>
              </w:rPr>
              <w:t>n</w:t>
            </w:r>
          </w:p>
          <w:p w14:paraId="0118F669" w14:textId="77777777" w:rsidR="00EF278B" w:rsidRDefault="00AB02DE" w:rsidP="006F53C0">
            <w:pPr>
              <w:wordWrap/>
              <w:spacing w:after="0" w:line="276" w:lineRule="auto"/>
              <w:jc w:val="center"/>
              <w:textAlignment w:val="baseline"/>
              <w:rPr>
                <w:rFonts w:eastAsiaTheme="minorHAnsi" w:cs="굴림"/>
                <w:color w:val="000000"/>
                <w:kern w:val="0"/>
                <w:szCs w:val="20"/>
              </w:rPr>
            </w:pPr>
            <w:r>
              <w:rPr>
                <w:rFonts w:eastAsiaTheme="minorHAnsi" w:cs="굴림"/>
                <w:b/>
                <w:bCs/>
                <w:color w:val="000000"/>
                <w:kern w:val="0"/>
                <w:sz w:val="14"/>
                <w:szCs w:val="14"/>
              </w:rPr>
              <w:t>/</w:t>
            </w:r>
            <w:ins w:id="5" w:author="만든 이" w:date="2023-04-26T15:43:00Z">
              <w:r>
                <w:rPr>
                  <w:rFonts w:eastAsiaTheme="minorHAnsi" w:cs="굴림"/>
                  <w:b/>
                  <w:bCs/>
                  <w:color w:val="000000"/>
                  <w:kern w:val="0"/>
                  <w:sz w:val="14"/>
                  <w:szCs w:val="14"/>
                </w:rPr>
                <w:t xml:space="preserve"> </w:t>
              </w:r>
            </w:ins>
            <w:r>
              <w:rPr>
                <w:rFonts w:eastAsiaTheme="minorHAnsi" w:cs="굴림"/>
                <w:b/>
                <w:bCs/>
                <w:color w:val="000000"/>
                <w:kern w:val="0"/>
                <w:sz w:val="14"/>
                <w:szCs w:val="14"/>
              </w:rPr>
              <w:t>Spirit of Adventure</w:t>
            </w:r>
          </w:p>
        </w:tc>
        <w:tc>
          <w:tcPr>
            <w:tcW w:w="1298" w:type="dxa"/>
            <w:tcBorders>
              <w:top w:val="single" w:sz="2" w:space="0" w:color="000000"/>
              <w:left w:val="single" w:sz="2" w:space="0" w:color="000000"/>
              <w:bottom w:val="single" w:sz="2" w:space="0" w:color="000000"/>
              <w:right w:val="single" w:sz="2" w:space="0" w:color="000000"/>
            </w:tcBorders>
            <w:shd w:val="clear" w:color="auto" w:fill="BFBFBF"/>
            <w:tcMar>
              <w:top w:w="28" w:type="dxa"/>
              <w:left w:w="102" w:type="dxa"/>
              <w:bottom w:w="28" w:type="dxa"/>
              <w:right w:w="102" w:type="dxa"/>
            </w:tcMar>
            <w:vAlign w:val="center"/>
            <w:hideMark/>
          </w:tcPr>
          <w:p w14:paraId="35B1CD9F" w14:textId="77777777" w:rsidR="00EF278B" w:rsidRDefault="00AB02DE">
            <w:pPr>
              <w:wordWrap/>
              <w:spacing w:after="0" w:line="276" w:lineRule="auto"/>
              <w:jc w:val="center"/>
              <w:textAlignment w:val="baseline"/>
              <w:rPr>
                <w:rFonts w:eastAsiaTheme="minorHAnsi" w:cs="굴림"/>
                <w:color w:val="000000"/>
                <w:kern w:val="0"/>
                <w:szCs w:val="20"/>
              </w:rPr>
            </w:pPr>
            <w:r>
              <w:rPr>
                <w:rFonts w:eastAsiaTheme="minorHAnsi" w:cs="굴림"/>
                <w:b/>
                <w:bCs/>
                <w:color w:val="000000"/>
                <w:kern w:val="0"/>
                <w:sz w:val="14"/>
                <w:szCs w:val="14"/>
              </w:rPr>
              <w:t>7. Integrity and Ethical Decision Making</w:t>
            </w:r>
          </w:p>
        </w:tc>
        <w:tc>
          <w:tcPr>
            <w:tcW w:w="1255" w:type="dxa"/>
            <w:tcBorders>
              <w:top w:val="single" w:sz="2" w:space="0" w:color="000000"/>
              <w:left w:val="single" w:sz="2" w:space="0" w:color="000000"/>
              <w:bottom w:val="single" w:sz="2" w:space="0" w:color="000000"/>
              <w:right w:val="single" w:sz="2" w:space="0" w:color="000000"/>
            </w:tcBorders>
            <w:shd w:val="clear" w:color="auto" w:fill="BFBFBF"/>
            <w:tcMar>
              <w:top w:w="28" w:type="dxa"/>
              <w:left w:w="102" w:type="dxa"/>
              <w:bottom w:w="28" w:type="dxa"/>
              <w:right w:w="102" w:type="dxa"/>
            </w:tcMar>
            <w:vAlign w:val="center"/>
            <w:hideMark/>
          </w:tcPr>
          <w:p w14:paraId="012A1E70" w14:textId="77777777" w:rsidR="00EF278B" w:rsidRDefault="00AB02DE">
            <w:pPr>
              <w:wordWrap/>
              <w:spacing w:after="0" w:line="276" w:lineRule="auto"/>
              <w:jc w:val="center"/>
              <w:textAlignment w:val="baseline"/>
              <w:rPr>
                <w:rFonts w:eastAsiaTheme="minorHAnsi" w:cs="굴림"/>
                <w:color w:val="000000"/>
                <w:kern w:val="0"/>
                <w:szCs w:val="20"/>
              </w:rPr>
            </w:pPr>
            <w:r>
              <w:rPr>
                <w:rFonts w:eastAsiaTheme="minorHAnsi" w:cs="굴림"/>
                <w:b/>
                <w:bCs/>
                <w:color w:val="000000"/>
                <w:kern w:val="0"/>
                <w:sz w:val="14"/>
                <w:szCs w:val="14"/>
              </w:rPr>
              <w:t xml:space="preserve">8 </w:t>
            </w:r>
            <w:r>
              <w:rPr>
                <w:rFonts w:eastAsiaTheme="minorHAnsi" w:cs="함초롬바탕"/>
                <w:b/>
                <w:bCs/>
                <w:color w:val="000000"/>
                <w:kern w:val="0"/>
                <w:sz w:val="14"/>
                <w:szCs w:val="14"/>
              </w:rPr>
              <w:t>Habits/</w:t>
            </w:r>
            <w:ins w:id="6" w:author="만든 이" w:date="2023-04-26T15:44:00Z">
              <w:r>
                <w:rPr>
                  <w:rFonts w:eastAsiaTheme="minorHAnsi" w:cs="함초롬바탕"/>
                  <w:b/>
                  <w:bCs/>
                  <w:color w:val="000000"/>
                  <w:kern w:val="0"/>
                  <w:sz w:val="14"/>
                  <w:szCs w:val="14"/>
                </w:rPr>
                <w:t xml:space="preserve"> </w:t>
              </w:r>
            </w:ins>
            <w:r>
              <w:rPr>
                <w:rFonts w:eastAsiaTheme="minorHAnsi" w:cs="함초롬바탕"/>
                <w:b/>
                <w:bCs/>
                <w:color w:val="000000"/>
                <w:kern w:val="0"/>
                <w:sz w:val="14"/>
                <w:szCs w:val="14"/>
              </w:rPr>
              <w:t>Mindset</w:t>
            </w:r>
          </w:p>
        </w:tc>
      </w:tr>
      <w:tr w:rsidR="00EF278B" w14:paraId="74DFF64D" w14:textId="77777777">
        <w:trPr>
          <w:trHeight w:val="56"/>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0F43EC"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identify, manage and deal with complex problems</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AD7B3E" w14:textId="77777777" w:rsidR="00EF278B" w:rsidRDefault="00AB02DE">
            <w:pPr>
              <w:wordWrap/>
              <w:spacing w:after="0" w:line="276" w:lineRule="auto"/>
              <w:jc w:val="left"/>
              <w:textAlignment w:val="baseline"/>
              <w:rPr>
                <w:rFonts w:eastAsiaTheme="minorHAnsi" w:cs="굴림"/>
                <w:color w:val="000000"/>
                <w:kern w:val="0"/>
                <w:sz w:val="16"/>
                <w:szCs w:val="16"/>
              </w:rPr>
            </w:pPr>
            <w:r>
              <w:rPr>
                <w:rFonts w:eastAsiaTheme="minorHAnsi" w:cs="굴림"/>
                <w:color w:val="000000"/>
                <w:kern w:val="0"/>
                <w:sz w:val="14"/>
                <w:szCs w:val="16"/>
              </w:rPr>
              <w:t>Ability to understand and express themselves in two or more languages</w:t>
            </w: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5DD071"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be the first to come up with and present new ideas</w:t>
            </w: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7124D80"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understand, use and apply digital technology</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340829"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develop an open mind about the traditions or values of others</w:t>
            </w: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29CC81"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develop flexibility, agility and adaptability</w:t>
            </w: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97793C"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sustain an empathetic and understanding perspective</w:t>
            </w: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12BCC1"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Sincerity</w:t>
            </w:r>
          </w:p>
        </w:tc>
      </w:tr>
      <w:tr w:rsidR="00EF278B" w14:paraId="64305434" w14:textId="77777777">
        <w:trPr>
          <w:trHeight w:val="56"/>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EF8DF08"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see through prejudice and identify reliable information and uncertain information</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9127DF"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communicate clearly with diverse audiences or readers</w:t>
            </w: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B37A6B"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influence people to follow themselves, rather than lead them through directives, orders, or authority</w:t>
            </w: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6C1DA2"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create digital contents and media</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B9A39E"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understand the history, politics, religion, and culture of another region</w:t>
            </w: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C6E774"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challenge unfamiliar situations</w:t>
            </w: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A9F4C7"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cultivate sincerity, honesty, fairness, and respect creativity</w:t>
            </w: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205381"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Creativity</w:t>
            </w:r>
          </w:p>
        </w:tc>
      </w:tr>
      <w:tr w:rsidR="00EF278B" w14:paraId="092B1410" w14:textId="77777777">
        <w:trPr>
          <w:trHeight w:val="56"/>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1B2EA7"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find quality information in the flood of information</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D97564"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listen attentively</w:t>
            </w: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79440F"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build trust, resolve conflicts, and support others</w:t>
            </w: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34DF45"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utilize multimedia resources to effectively communicate one’s ideas in a variety of formats</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664284"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use one or more of the international languages used worldwide</w:t>
            </w: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12A3BD"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explore and experiment</w:t>
            </w: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203EB5"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display moral courage in the face of injustice</w:t>
            </w: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1296AB"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 love of learning and curiosity</w:t>
            </w:r>
          </w:p>
        </w:tc>
      </w:tr>
      <w:tr w:rsidR="00EF278B" w14:paraId="185DFE13" w14:textId="77777777">
        <w:trPr>
          <w:trHeight w:val="56"/>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AD598A"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articulate meaningful questions</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50F806"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speak effectively and coherently</w:t>
            </w: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47BF71"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facilitate group discussions or discussions, build consensus, and negotiate outcomes</w:t>
            </w: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8833E9"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master and use higher mathematics</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3C2DA9"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use technology to connect people and things around the world</w:t>
            </w: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B09931"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word effectively in situations of ambiguous or changing priorities</w:t>
            </w: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F1BCC0"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act responsibly for the benefit and happiness of the greater community</w:t>
            </w: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E2E453"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Resilience/elasticity</w:t>
            </w:r>
          </w:p>
        </w:tc>
      </w:tr>
      <w:tr w:rsidR="00EF278B" w14:paraId="1F79D84F" w14:textId="77777777">
        <w:trPr>
          <w:trHeight w:val="56"/>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E8E209"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analyze and create ideas or knowledge</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3469E1"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write concisely and clearly, considering the diversity of readers</w:t>
            </w: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CECB2E" w14:textId="77777777" w:rsidR="00EF278B" w:rsidRDefault="00AB02DE">
            <w:pPr>
              <w:wordWrap/>
              <w:spacing w:after="0" w:line="276" w:lineRule="auto"/>
              <w:jc w:val="left"/>
              <w:textAlignment w:val="baseline"/>
              <w:rPr>
                <w:rFonts w:eastAsiaTheme="minorHAnsi" w:cs="함초롬바탕"/>
                <w:color w:val="000000"/>
                <w:kern w:val="0"/>
                <w:sz w:val="14"/>
                <w:szCs w:val="14"/>
              </w:rPr>
            </w:pPr>
            <w:r>
              <w:rPr>
                <w:rFonts w:eastAsiaTheme="minorHAnsi" w:cs="함초롬바탕"/>
                <w:color w:val="000000"/>
                <w:kern w:val="0"/>
                <w:sz w:val="14"/>
                <w:szCs w:val="14"/>
              </w:rPr>
              <w:t>Ability to teach, guide, and counsel</w:t>
            </w:r>
          </w:p>
          <w:p w14:paraId="6A5599DF"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seek help from others</w:t>
            </w: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FCEB15"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understand traditional or recently emerging fields such as mathematics, science, technology, environmental science, robotics, geometry, cellular automata, nanotechnology, and biotechnology</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D37420"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Social and intellectual skills to effectively navigate information across multiple cultures</w:t>
            </w: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1AADE5"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see failure as a lesson and to accept that innovation is made up of frequent failures and small successes</w:t>
            </w: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8DDB7E"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have an intrinsic understanding of ethical issues or dilemmas about new media or new technologies</w:t>
            </w: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2A5E8C"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굴림"/>
                <w:color w:val="000000"/>
                <w:kern w:val="0"/>
                <w:sz w:val="14"/>
                <w:szCs w:val="14"/>
              </w:rPr>
              <w:t>Perseverance/patience</w:t>
            </w:r>
          </w:p>
        </w:tc>
      </w:tr>
      <w:tr w:rsidR="00EF278B" w14:paraId="1DCD6A84" w14:textId="77777777">
        <w:trPr>
          <w:trHeight w:val="56"/>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6C1210"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 xml:space="preserve">Ability to devise and test solutions to problems by </w:t>
            </w:r>
            <w:r>
              <w:rPr>
                <w:rFonts w:eastAsiaTheme="minorHAnsi" w:cs="함초롬바탕"/>
                <w:color w:val="000000"/>
                <w:kern w:val="0"/>
                <w:sz w:val="14"/>
                <w:szCs w:val="14"/>
              </w:rPr>
              <w:lastRenderedPageBreak/>
              <w:t>trial and error</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FDAE9A"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lastRenderedPageBreak/>
              <w:t xml:space="preserve">Ability to explain information and persuasively </w:t>
            </w:r>
            <w:r>
              <w:rPr>
                <w:rFonts w:eastAsiaTheme="minorHAnsi" w:cs="함초롬바탕"/>
                <w:color w:val="000000"/>
                <w:kern w:val="0"/>
                <w:sz w:val="14"/>
                <w:szCs w:val="14"/>
              </w:rPr>
              <w:lastRenderedPageBreak/>
              <w:t>engage others in an engaging way</w:t>
            </w: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202C06"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lastRenderedPageBreak/>
              <w:t xml:space="preserve">Ability to collaborate on tasks, manage groups, and </w:t>
            </w:r>
            <w:r>
              <w:rPr>
                <w:rFonts w:eastAsiaTheme="minorHAnsi" w:cs="함초롬바탕"/>
                <w:color w:val="000000"/>
                <w:kern w:val="0"/>
                <w:sz w:val="14"/>
                <w:szCs w:val="14"/>
              </w:rPr>
              <w:lastRenderedPageBreak/>
              <w:t>delegate responsibilities</w:t>
            </w: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45D989"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B76A89"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use 21</w:t>
            </w:r>
            <w:r>
              <w:rPr>
                <w:rFonts w:eastAsiaTheme="minorHAnsi" w:cs="함초롬바탕"/>
                <w:color w:val="000000"/>
                <w:kern w:val="0"/>
                <w:sz w:val="14"/>
                <w:szCs w:val="14"/>
                <w:vertAlign w:val="superscript"/>
              </w:rPr>
              <w:t>st</w:t>
            </w:r>
            <w:r>
              <w:rPr>
                <w:rFonts w:eastAsiaTheme="minorHAnsi" w:cs="함초롬바탕"/>
                <w:color w:val="000000"/>
                <w:kern w:val="0"/>
                <w:sz w:val="14"/>
                <w:szCs w:val="14"/>
              </w:rPr>
              <w:t xml:space="preserve"> century core competencies such as communication </w:t>
            </w:r>
            <w:r>
              <w:rPr>
                <w:rFonts w:eastAsiaTheme="minorHAnsi" w:cs="함초롬바탕"/>
                <w:color w:val="000000"/>
                <w:kern w:val="0"/>
                <w:sz w:val="14"/>
                <w:szCs w:val="14"/>
              </w:rPr>
              <w:lastRenderedPageBreak/>
              <w:t>skills, collaboration skills, critical thinking skills, creativity to properly understand and deal with global issues</w:t>
            </w: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7ED6B8"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lastRenderedPageBreak/>
              <w:t xml:space="preserve">Ability to develop a sense of independence to seek new roles, </w:t>
            </w:r>
            <w:r>
              <w:rPr>
                <w:rFonts w:eastAsiaTheme="minorHAnsi" w:cs="함초롬바탕"/>
                <w:color w:val="000000"/>
                <w:kern w:val="0"/>
                <w:sz w:val="14"/>
                <w:szCs w:val="14"/>
              </w:rPr>
              <w:lastRenderedPageBreak/>
              <w:t>ideas, or strategies</w:t>
            </w: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003F97"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lastRenderedPageBreak/>
              <w:t xml:space="preserve">Ability to make rational and ethical decisions on complex </w:t>
            </w:r>
            <w:r>
              <w:rPr>
                <w:rFonts w:eastAsiaTheme="minorHAnsi" w:cs="함초롬바탕"/>
                <w:color w:val="000000"/>
                <w:kern w:val="0"/>
                <w:sz w:val="14"/>
                <w:szCs w:val="14"/>
              </w:rPr>
              <w:lastRenderedPageBreak/>
              <w:t>issues</w:t>
            </w: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944950"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lastRenderedPageBreak/>
              <w:t>Self-efficacy</w:t>
            </w:r>
          </w:p>
        </w:tc>
      </w:tr>
      <w:tr w:rsidR="00EF278B" w14:paraId="18991753" w14:textId="77777777">
        <w:trPr>
          <w:trHeight w:val="56"/>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7C055E"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lastRenderedPageBreak/>
              <w:t>Ability to think of different ways to cope</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E6E8EC"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8296A6"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listen and practice goals</w:t>
            </w: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DA5451"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E18491"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learn from and collaborate with people from different cultures, religions and lifestyle through mutual respect and open dialogue</w:t>
            </w: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A759AF"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develop the knowledge and competencies necessary to start a business and run a business</w:t>
            </w: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287274"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BBAAEC"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Stress management skills</w:t>
            </w:r>
          </w:p>
        </w:tc>
      </w:tr>
      <w:tr w:rsidR="00EF278B" w14:paraId="436C9231" w14:textId="77777777">
        <w:trPr>
          <w:trHeight w:val="56"/>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207ABB"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develop knowledge and perspectives that are not limited to one field but span multiple fields</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113EE3"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A653F9"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share credit for success</w:t>
            </w: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F03233"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C2B7F4"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generate diverse ideas and exploit social and cultural differences to get things done</w:t>
            </w: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A17D4ED"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502DF0"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FF1F9C"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Time management skills</w:t>
            </w:r>
          </w:p>
        </w:tc>
      </w:tr>
      <w:tr w:rsidR="00EF278B" w14:paraId="5F76D8DA" w14:textId="77777777">
        <w:trPr>
          <w:trHeight w:val="56"/>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313892"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make sustained inferences</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53F98D"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997F20"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AEAD7E"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427D76"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D3E4AB"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F854EF"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DEFC04" w14:textId="77777777" w:rsidR="00EF278B" w:rsidRDefault="00EF278B">
            <w:pPr>
              <w:wordWrap/>
              <w:spacing w:after="0" w:line="276" w:lineRule="auto"/>
              <w:jc w:val="left"/>
              <w:textAlignment w:val="baseline"/>
              <w:rPr>
                <w:rFonts w:eastAsiaTheme="minorHAnsi" w:cs="굴림"/>
                <w:color w:val="000000"/>
                <w:kern w:val="0"/>
                <w:sz w:val="14"/>
                <w:szCs w:val="14"/>
              </w:rPr>
            </w:pPr>
          </w:p>
        </w:tc>
      </w:tr>
      <w:tr w:rsidR="00EF278B" w14:paraId="48165306" w14:textId="77777777">
        <w:trPr>
          <w:trHeight w:val="56"/>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6A1442"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put things together or adapt them to new uses and situations</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82BDA"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D7180B"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C253A2"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0F4E96"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469712"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21E91CB"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CBBCC9" w14:textId="77777777" w:rsidR="00EF278B" w:rsidRDefault="00EF278B">
            <w:pPr>
              <w:wordWrap/>
              <w:spacing w:after="0" w:line="276" w:lineRule="auto"/>
              <w:jc w:val="left"/>
              <w:textAlignment w:val="baseline"/>
              <w:rPr>
                <w:rFonts w:eastAsiaTheme="minorHAnsi" w:cs="굴림"/>
                <w:color w:val="000000"/>
                <w:kern w:val="0"/>
                <w:sz w:val="14"/>
                <w:szCs w:val="14"/>
              </w:rPr>
            </w:pPr>
          </w:p>
        </w:tc>
      </w:tr>
      <w:tr w:rsidR="00EF278B" w14:paraId="679ABE49" w14:textId="77777777">
        <w:trPr>
          <w:trHeight w:val="56"/>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7BDC28"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solve new problems that cannot be solved through established rules</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B9AF3D"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84A6A7"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FA394B"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74F048"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329B5A"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7E9114"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908DBE" w14:textId="77777777" w:rsidR="00EF278B" w:rsidRDefault="00EF278B">
            <w:pPr>
              <w:wordWrap/>
              <w:spacing w:after="0" w:line="276" w:lineRule="auto"/>
              <w:jc w:val="left"/>
              <w:textAlignment w:val="baseline"/>
              <w:rPr>
                <w:rFonts w:eastAsiaTheme="minorHAnsi" w:cs="굴림"/>
                <w:color w:val="000000"/>
                <w:kern w:val="0"/>
                <w:sz w:val="14"/>
                <w:szCs w:val="14"/>
              </w:rPr>
            </w:pPr>
          </w:p>
        </w:tc>
      </w:tr>
      <w:tr w:rsidR="00EF278B" w14:paraId="6CFFB3BD" w14:textId="77777777">
        <w:trPr>
          <w:trHeight w:val="56"/>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82F7EC"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use knowledge or creativity to solve complex real-world problems</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6DE6CF"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3C7760"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BC9874"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31A0A3"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EC68DA"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7F52A8"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92BA3E" w14:textId="77777777" w:rsidR="00EF278B" w:rsidRDefault="00EF278B">
            <w:pPr>
              <w:wordWrap/>
              <w:spacing w:after="0" w:line="276" w:lineRule="auto"/>
              <w:jc w:val="left"/>
              <w:textAlignment w:val="baseline"/>
              <w:rPr>
                <w:rFonts w:eastAsiaTheme="minorHAnsi" w:cs="굴림"/>
                <w:color w:val="000000"/>
                <w:kern w:val="0"/>
                <w:sz w:val="14"/>
                <w:szCs w:val="14"/>
              </w:rPr>
            </w:pPr>
          </w:p>
        </w:tc>
      </w:tr>
    </w:tbl>
    <w:p w14:paraId="289F43FC" w14:textId="77777777" w:rsidR="00EF278B" w:rsidRDefault="00EF278B">
      <w:pPr>
        <w:wordWrap/>
        <w:spacing w:after="0" w:line="276" w:lineRule="auto"/>
        <w:jc w:val="center"/>
        <w:textAlignment w:val="baseline"/>
        <w:rPr>
          <w:rFonts w:eastAsiaTheme="minorHAnsi" w:cs="굴림"/>
          <w:color w:val="000000"/>
          <w:kern w:val="0"/>
          <w:szCs w:val="20"/>
        </w:rPr>
      </w:pPr>
    </w:p>
    <w:p w14:paraId="00FFEACD" w14:textId="77777777" w:rsidR="00EF278B" w:rsidRDefault="00EF278B">
      <w:pPr>
        <w:wordWrap/>
        <w:spacing w:after="0" w:line="276" w:lineRule="auto"/>
        <w:jc w:val="center"/>
        <w:textAlignment w:val="baseline"/>
        <w:rPr>
          <w:rFonts w:eastAsiaTheme="minorHAnsi" w:cs="굴림"/>
          <w:color w:val="000000"/>
          <w:kern w:val="0"/>
          <w:szCs w:val="20"/>
        </w:rPr>
      </w:pPr>
    </w:p>
    <w:p w14:paraId="74DF5C30" w14:textId="77777777" w:rsidR="00EF278B" w:rsidRDefault="00EF278B">
      <w:pPr>
        <w:wordWrap/>
        <w:spacing w:after="0" w:line="276" w:lineRule="auto"/>
        <w:jc w:val="center"/>
        <w:textAlignment w:val="baseline"/>
        <w:rPr>
          <w:rFonts w:eastAsiaTheme="minorHAnsi" w:cs="굴림"/>
          <w:color w:val="000000"/>
          <w:kern w:val="0"/>
          <w:szCs w:val="20"/>
        </w:rPr>
      </w:pPr>
    </w:p>
    <w:p w14:paraId="37E0939A" w14:textId="77777777" w:rsidR="00EF278B" w:rsidRDefault="00EF278B">
      <w:pPr>
        <w:wordWrap/>
        <w:spacing w:after="0" w:line="276" w:lineRule="auto"/>
        <w:jc w:val="center"/>
        <w:textAlignment w:val="baseline"/>
        <w:rPr>
          <w:rFonts w:eastAsiaTheme="minorHAnsi" w:cs="굴림"/>
          <w:color w:val="000000"/>
          <w:kern w:val="0"/>
          <w:szCs w:val="20"/>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2330"/>
        <w:gridCol w:w="8329"/>
      </w:tblGrid>
      <w:tr w:rsidR="00EF278B" w14:paraId="119491B0" w14:textId="77777777">
        <w:trPr>
          <w:trHeight w:val="386"/>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14:paraId="3D8B4B32" w14:textId="2E90AFDA" w:rsidR="00EF278B" w:rsidRDefault="00AB02DE" w:rsidP="006F53C0">
            <w:pPr>
              <w:wordWrap/>
              <w:spacing w:after="0" w:line="276" w:lineRule="auto"/>
              <w:jc w:val="left"/>
              <w:textAlignment w:val="baseline"/>
              <w:rPr>
                <w:rFonts w:eastAsiaTheme="minorHAnsi" w:cs="굴림"/>
                <w:color w:val="000000"/>
                <w:kern w:val="0"/>
                <w:szCs w:val="20"/>
              </w:rPr>
            </w:pPr>
            <w:r>
              <w:rPr>
                <w:rFonts w:eastAsiaTheme="minorHAnsi" w:cs="굴림"/>
                <w:b/>
                <w:bCs/>
                <w:color w:val="000000"/>
                <w:kern w:val="0"/>
                <w:sz w:val="18"/>
                <w:szCs w:val="18"/>
              </w:rPr>
              <w:lastRenderedPageBreak/>
              <w:t xml:space="preserve">1. Complex </w:t>
            </w:r>
            <w:r w:rsidR="006F53C0">
              <w:rPr>
                <w:rFonts w:eastAsiaTheme="minorHAnsi" w:cs="굴림" w:hint="eastAsia"/>
                <w:b/>
                <w:bCs/>
                <w:color w:val="000000"/>
                <w:kern w:val="0"/>
                <w:sz w:val="18"/>
                <w:szCs w:val="18"/>
              </w:rPr>
              <w:t xml:space="preserve">Problem-Solving </w:t>
            </w:r>
            <w:r>
              <w:rPr>
                <w:rFonts w:eastAsiaTheme="minorHAnsi" w:cs="굴림"/>
                <w:b/>
                <w:bCs/>
                <w:color w:val="000000"/>
                <w:kern w:val="0"/>
                <w:sz w:val="18"/>
                <w:szCs w:val="18"/>
              </w:rPr>
              <w:t>Skills</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D0853F"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8"/>
                <w:szCs w:val="18"/>
              </w:rPr>
              <w:t>Ability to solve new and unclear problems that may arise in complex real-world situations</w:t>
            </w:r>
          </w:p>
        </w:tc>
      </w:tr>
      <w:tr w:rsidR="00EF278B" w14:paraId="20199B11" w14:textId="77777777">
        <w:trPr>
          <w:trHeight w:val="594"/>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14:paraId="0BA5D193"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굴림"/>
                <w:b/>
                <w:bCs/>
                <w:color w:val="000000"/>
                <w:kern w:val="0"/>
                <w:sz w:val="18"/>
                <w:szCs w:val="18"/>
              </w:rPr>
              <w:t xml:space="preserve">2. </w:t>
            </w:r>
            <w:r>
              <w:rPr>
                <w:rFonts w:eastAsiaTheme="minorHAnsi" w:cs="함초롬바탕"/>
                <w:b/>
                <w:bCs/>
                <w:color w:val="000000"/>
                <w:kern w:val="0"/>
                <w:sz w:val="18"/>
                <w:szCs w:val="18"/>
              </w:rPr>
              <w:t>Critical Thinking Skills</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65B690"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8"/>
                <w:szCs w:val="18"/>
              </w:rPr>
              <w:t>Ability to compare and analyze the strengths and weaknesses of various solutions or approaches to a given problem using logic and reasoning</w:t>
            </w:r>
          </w:p>
        </w:tc>
      </w:tr>
      <w:tr w:rsidR="00EF278B" w14:paraId="312F9C7F" w14:textId="77777777">
        <w:trPr>
          <w:trHeight w:val="594"/>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14:paraId="115E8C42"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굴림"/>
                <w:b/>
                <w:bCs/>
                <w:color w:val="000000"/>
                <w:kern w:val="0"/>
                <w:sz w:val="18"/>
                <w:szCs w:val="18"/>
              </w:rPr>
              <w:t>3. Creativity</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37727A"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8"/>
                <w:szCs w:val="18"/>
              </w:rPr>
              <w:t>Ability to come up with novel ideas when given a certain topic or situation or to suggest a creative method in the process of solving a problem</w:t>
            </w:r>
          </w:p>
        </w:tc>
      </w:tr>
      <w:tr w:rsidR="00EF278B" w14:paraId="20A8B67F" w14:textId="77777777">
        <w:trPr>
          <w:trHeight w:val="594"/>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14:paraId="0A937674"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굴림"/>
                <w:b/>
                <w:bCs/>
                <w:color w:val="000000"/>
                <w:kern w:val="0"/>
                <w:sz w:val="18"/>
                <w:szCs w:val="18"/>
              </w:rPr>
              <w:t>4. Human Resource Management Skills</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33EA19" w14:textId="765060EE"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8"/>
                <w:szCs w:val="18"/>
              </w:rPr>
              <w:t>Ability to select the most suitable person for a specific task and manage them to achieve maximum work performance through motivation,</w:t>
            </w:r>
            <w:r w:rsidR="006F53C0">
              <w:rPr>
                <w:rFonts w:eastAsiaTheme="minorHAnsi" w:cs="함초롬바탕" w:hint="eastAsia"/>
                <w:color w:val="000000"/>
                <w:kern w:val="0"/>
                <w:sz w:val="18"/>
                <w:szCs w:val="18"/>
              </w:rPr>
              <w:t xml:space="preserve"> and</w:t>
            </w:r>
            <w:r>
              <w:rPr>
                <w:rFonts w:eastAsiaTheme="minorHAnsi" w:cs="함초롬바탕"/>
                <w:color w:val="000000"/>
                <w:kern w:val="0"/>
                <w:sz w:val="18"/>
                <w:szCs w:val="18"/>
              </w:rPr>
              <w:t xml:space="preserve"> systematic efficient management</w:t>
            </w:r>
          </w:p>
        </w:tc>
      </w:tr>
      <w:tr w:rsidR="00EF278B" w14:paraId="30B7ECD4" w14:textId="77777777">
        <w:trPr>
          <w:trHeight w:val="386"/>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14:paraId="036DF1D1"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굴림"/>
                <w:b/>
                <w:bCs/>
                <w:color w:val="000000"/>
                <w:kern w:val="0"/>
                <w:sz w:val="18"/>
                <w:szCs w:val="18"/>
              </w:rPr>
              <w:t>5. Ability to Collaborate</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E2A3F0"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8"/>
                <w:szCs w:val="18"/>
              </w:rPr>
              <w:t>Ability to adjust one’s own behavior in response to the behavior of others</w:t>
            </w:r>
          </w:p>
        </w:tc>
      </w:tr>
      <w:tr w:rsidR="00EF278B" w14:paraId="549A2222" w14:textId="77777777">
        <w:trPr>
          <w:trHeight w:val="386"/>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14:paraId="1B05552A"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굴림"/>
                <w:b/>
                <w:bCs/>
                <w:color w:val="000000"/>
                <w:kern w:val="0"/>
                <w:sz w:val="18"/>
                <w:szCs w:val="18"/>
              </w:rPr>
              <w:t xml:space="preserve">6. </w:t>
            </w:r>
            <w:r>
              <w:rPr>
                <w:rFonts w:eastAsiaTheme="minorHAnsi" w:cs="함초롬바탕"/>
                <w:b/>
                <w:bCs/>
                <w:color w:val="000000"/>
                <w:kern w:val="0"/>
                <w:sz w:val="18"/>
                <w:szCs w:val="18"/>
              </w:rPr>
              <w:t>Emotional Ability</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A0DF0F"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8"/>
                <w:szCs w:val="18"/>
              </w:rPr>
              <w:t>Ability to perceive other people’s reactions and understand why they react the way they do</w:t>
            </w:r>
          </w:p>
        </w:tc>
      </w:tr>
      <w:tr w:rsidR="00EF278B" w14:paraId="2D8808DD" w14:textId="77777777">
        <w:trPr>
          <w:trHeight w:val="386"/>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14:paraId="381C4A78"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굴림"/>
                <w:b/>
                <w:bCs/>
                <w:color w:val="000000"/>
                <w:kern w:val="0"/>
                <w:sz w:val="18"/>
                <w:szCs w:val="18"/>
              </w:rPr>
              <w:t>7. Judgement and Decision-making Skills</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61A873"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8"/>
                <w:szCs w:val="18"/>
              </w:rPr>
              <w:t>Ability to make the most rational judgement and decision by analyzing the costs and benefits of a specific situation or problem</w:t>
            </w:r>
          </w:p>
        </w:tc>
      </w:tr>
      <w:tr w:rsidR="00EF278B" w14:paraId="50A07785" w14:textId="77777777">
        <w:trPr>
          <w:trHeight w:val="386"/>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14:paraId="56C8CBE4"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굴림"/>
                <w:b/>
                <w:bCs/>
                <w:color w:val="000000"/>
                <w:kern w:val="0"/>
                <w:sz w:val="18"/>
                <w:szCs w:val="18"/>
              </w:rPr>
              <w:t xml:space="preserve">8. Orientated Towards </w:t>
            </w:r>
            <w:r>
              <w:rPr>
                <w:rFonts w:eastAsiaTheme="minorHAnsi" w:cs="함초롬바탕"/>
                <w:b/>
                <w:bCs/>
                <w:color w:val="000000"/>
                <w:kern w:val="0"/>
                <w:sz w:val="18"/>
                <w:szCs w:val="18"/>
              </w:rPr>
              <w:t xml:space="preserve">Service </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42E036"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8"/>
                <w:szCs w:val="18"/>
              </w:rPr>
              <w:t>Ability to actively seek ways to help others</w:t>
            </w:r>
          </w:p>
        </w:tc>
      </w:tr>
      <w:tr w:rsidR="00EF278B" w14:paraId="4216CBC8" w14:textId="77777777">
        <w:trPr>
          <w:trHeight w:val="386"/>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14:paraId="3716058E"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굴림"/>
                <w:b/>
                <w:bCs/>
                <w:color w:val="000000"/>
                <w:kern w:val="0"/>
                <w:sz w:val="18"/>
                <w:szCs w:val="18"/>
              </w:rPr>
              <w:t xml:space="preserve">9. </w:t>
            </w:r>
            <w:r>
              <w:rPr>
                <w:rFonts w:eastAsiaTheme="minorHAnsi" w:cs="함초롬바탕"/>
                <w:b/>
                <w:bCs/>
                <w:color w:val="000000"/>
                <w:kern w:val="0"/>
                <w:sz w:val="18"/>
                <w:szCs w:val="18"/>
              </w:rPr>
              <w:t>Negotiation Skills</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DFE310"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8"/>
                <w:szCs w:val="18"/>
              </w:rPr>
              <w:t>Ability to bring together parties who differ in ideas or interests and try to reduce those differences</w:t>
            </w:r>
          </w:p>
        </w:tc>
      </w:tr>
      <w:tr w:rsidR="00EF278B" w14:paraId="61069E1D" w14:textId="77777777">
        <w:trPr>
          <w:trHeight w:val="527"/>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14:paraId="7F9491DE"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굴림"/>
                <w:b/>
                <w:bCs/>
                <w:color w:val="000000"/>
                <w:kern w:val="0"/>
                <w:sz w:val="18"/>
                <w:szCs w:val="18"/>
              </w:rPr>
              <w:t xml:space="preserve">10. </w:t>
            </w:r>
            <w:r>
              <w:rPr>
                <w:rFonts w:eastAsiaTheme="minorHAnsi" w:cs="함초롬바탕"/>
                <w:b/>
                <w:bCs/>
                <w:color w:val="000000"/>
                <w:kern w:val="0"/>
                <w:sz w:val="18"/>
                <w:szCs w:val="18"/>
              </w:rPr>
              <w:t>Cognitive Flexibility</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ACE62B"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8"/>
                <w:szCs w:val="18"/>
              </w:rPr>
              <w:t>Ability to apply different kinds of rules or principles to rearrange and reorganize things in different ways</w:t>
            </w:r>
          </w:p>
        </w:tc>
      </w:tr>
    </w:tbl>
    <w:p w14:paraId="55ECBBF7" w14:textId="77777777" w:rsidR="00EF278B" w:rsidRDefault="00EF278B">
      <w:pPr>
        <w:spacing w:line="276" w:lineRule="auto"/>
        <w:rPr>
          <w:rFonts w:eastAsiaTheme="minorHAnsi"/>
        </w:rPr>
      </w:pPr>
    </w:p>
    <w:sectPr w:rsidR="00EF278B">
      <w:pgSz w:w="11906" w:h="16838"/>
      <w:pgMar w:top="567" w:right="720" w:bottom="284" w:left="720" w:header="851" w:footer="99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6F46FE8" w14:textId="77777777" w:rsidR="00267BC2" w:rsidRDefault="00267BC2" w:rsidP="0083076C">
      <w:pPr>
        <w:spacing w:after="0" w:line="240" w:lineRule="auto"/>
      </w:pPr>
      <w:r>
        <w:separator/>
      </w:r>
    </w:p>
  </w:endnote>
  <w:endnote w:type="continuationSeparator" w:id="0">
    <w:p w14:paraId="44FE79FE" w14:textId="77777777" w:rsidR="00267BC2" w:rsidRDefault="00267BC2" w:rsidP="008307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한컴바탕">
    <w:panose1 w:val="02030600000101010101"/>
    <w:charset w:val="00"/>
    <w:family w:val="auto"/>
    <w:pitch w:val="default"/>
    <w:sig w:usb0="FFFFFFFF" w:usb1="FFFFFFFF" w:usb2="00FFFFFF" w:usb3="00000001" w:csb0="863F01FF" w:csb1="0000FFFF"/>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함초롬바탕">
    <w:panose1 w:val="0203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07F" w:csb1="00000000"/>
  </w:font>
  <w:font w:name="한컴산뜻돋움">
    <w:panose1 w:val="02000000000000000000"/>
    <w:charset w:val="81"/>
    <w:family w:val="auto"/>
    <w:pitch w:val="variable"/>
    <w:sig w:usb0="800002A7" w:usb1="39D7FCFB" w:usb2="00000014" w:usb3="00000000" w:csb0="0008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6D11DB2" w14:textId="77777777" w:rsidR="00267BC2" w:rsidRDefault="00267BC2" w:rsidP="0083076C">
      <w:pPr>
        <w:spacing w:after="0" w:line="240" w:lineRule="auto"/>
      </w:pPr>
      <w:r>
        <w:separator/>
      </w:r>
    </w:p>
  </w:footnote>
  <w:footnote w:type="continuationSeparator" w:id="0">
    <w:p w14:paraId="55E75A4F" w14:textId="77777777" w:rsidR="00267BC2" w:rsidRDefault="00267BC2" w:rsidP="0083076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996224"/>
    <w:multiLevelType w:val="multilevel"/>
    <w:tmpl w:val="9A042CAC"/>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nsid w:val="21EF129B"/>
    <w:multiLevelType w:val="hybridMultilevel"/>
    <w:tmpl w:val="15A008D6"/>
    <w:lvl w:ilvl="0" w:tplc="4DC288F0">
      <w:start w:val="1"/>
      <w:numFmt w:val="bullet"/>
      <w:suff w:val="space"/>
      <w:lvlText w:val=""/>
      <w:lvlJc w:val="left"/>
    </w:lvl>
    <w:lvl w:ilvl="1" w:tplc="DBFA94A2">
      <w:numFmt w:val="decimal"/>
      <w:lvlText w:val=""/>
      <w:lvlJc w:val="left"/>
    </w:lvl>
    <w:lvl w:ilvl="2" w:tplc="A592455E">
      <w:numFmt w:val="decimal"/>
      <w:lvlText w:val=""/>
      <w:lvlJc w:val="left"/>
    </w:lvl>
    <w:lvl w:ilvl="3" w:tplc="B4D629D4">
      <w:numFmt w:val="decimal"/>
      <w:lvlText w:val=""/>
      <w:lvlJc w:val="left"/>
    </w:lvl>
    <w:lvl w:ilvl="4" w:tplc="FE6E8A3C">
      <w:numFmt w:val="decimal"/>
      <w:lvlText w:val=""/>
      <w:lvlJc w:val="left"/>
    </w:lvl>
    <w:lvl w:ilvl="5" w:tplc="9FC241A0">
      <w:numFmt w:val="decimal"/>
      <w:lvlText w:val=""/>
      <w:lvlJc w:val="left"/>
    </w:lvl>
    <w:lvl w:ilvl="6" w:tplc="0D76B95E">
      <w:numFmt w:val="decimal"/>
      <w:lvlText w:val=""/>
      <w:lvlJc w:val="left"/>
    </w:lvl>
    <w:lvl w:ilvl="7" w:tplc="FCFCDD00">
      <w:numFmt w:val="decimal"/>
      <w:lvlText w:val=""/>
      <w:lvlJc w:val="left"/>
    </w:lvl>
    <w:lvl w:ilvl="8" w:tplc="0BCCD810">
      <w:numFmt w:val="decimal"/>
      <w:lvlText w:val=""/>
      <w:lvlJc w:val="left"/>
    </w:lvl>
  </w:abstractNum>
  <w:abstractNum w:abstractNumId="2">
    <w:nsid w:val="4E6662D3"/>
    <w:multiLevelType w:val="multilevel"/>
    <w:tmpl w:val="2D14CE16"/>
    <w:lvl w:ilvl="0">
      <w:start w:val="1"/>
      <w:numFmt w:val="decimal"/>
      <w:suff w:val="space"/>
      <w:lvlText w:val="w"/>
      <w:lvlJc w:val="left"/>
      <w:rPr>
        <w:rFonts w:ascii="Wingdings" w:eastAsia="한컴바탕" w:hAnsi="Wingdings"/>
        <w:color w:val="000000"/>
        <w:sz w:val="20"/>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278B"/>
    <w:rsid w:val="00010E16"/>
    <w:rsid w:val="0005349F"/>
    <w:rsid w:val="00161496"/>
    <w:rsid w:val="00161C6E"/>
    <w:rsid w:val="0019172A"/>
    <w:rsid w:val="001E11CB"/>
    <w:rsid w:val="00210197"/>
    <w:rsid w:val="00216274"/>
    <w:rsid w:val="00267BC2"/>
    <w:rsid w:val="00354477"/>
    <w:rsid w:val="00420FA4"/>
    <w:rsid w:val="004379CA"/>
    <w:rsid w:val="004428C3"/>
    <w:rsid w:val="00596B8B"/>
    <w:rsid w:val="005F1A30"/>
    <w:rsid w:val="006603C3"/>
    <w:rsid w:val="006F53C0"/>
    <w:rsid w:val="007077E5"/>
    <w:rsid w:val="0083076C"/>
    <w:rsid w:val="00864C8E"/>
    <w:rsid w:val="008A1971"/>
    <w:rsid w:val="0093058E"/>
    <w:rsid w:val="00A82C36"/>
    <w:rsid w:val="00A851F3"/>
    <w:rsid w:val="00AB02DE"/>
    <w:rsid w:val="00BD0B14"/>
    <w:rsid w:val="00D56BC1"/>
    <w:rsid w:val="00D873AB"/>
    <w:rsid w:val="00D92C0B"/>
    <w:rsid w:val="00EF278B"/>
    <w:rsid w:val="00F461C2"/>
    <w:rsid w:val="00F6758E"/>
    <w:rsid w:val="00F80837"/>
    <w:rsid w:val="00F80CB6"/>
    <w:rsid w:val="00F8147D"/>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D00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0" w:unhideWhenUsed="0"/>
    <w:lsdException w:name="Light List" w:semiHidden="0" w:uiPriority="0" w:unhideWhenUsed="0"/>
    <w:lsdException w:name="Light Grid" w:semiHidden="0" w:uiPriority="0" w:unhideWhenUsed="0"/>
    <w:lsdException w:name="Medium Shading 1" w:semiHidden="0" w:uiPriority="0" w:unhideWhenUsed="0"/>
    <w:lsdException w:name="Medium Shading 2" w:semiHidden="0" w:uiPriority="0" w:unhideWhenUsed="0"/>
    <w:lsdException w:name="Medium List 1" w:semiHidden="0" w:uiPriority="0" w:unhideWhenUsed="0"/>
    <w:lsdException w:name="Medium List 2" w:semiHidden="0" w:uiPriority="0" w:unhideWhenUsed="0"/>
    <w:lsdException w:name="Medium Grid 1" w:semiHidden="0" w:uiPriority="0" w:unhideWhenUsed="0"/>
    <w:lsdException w:name="Medium Grid 2" w:semiHidden="0" w:uiPriority="0" w:unhideWhenUsed="0"/>
    <w:lsdException w:name="Medium Grid 3" w:semiHidden="0" w:uiPriority="0" w:unhideWhenUsed="0"/>
    <w:lsdException w:name="Dark List" w:semiHidden="0" w:uiPriority="0" w:unhideWhenUsed="0"/>
    <w:lsdException w:name="Colorful Shading" w:semiHidden="0" w:uiPriority="0" w:unhideWhenUsed="0"/>
    <w:lsdException w:name="Colorful List" w:semiHidden="0" w:uiPriority="0" w:unhideWhenUsed="0"/>
    <w:lsdException w:name="Colorful Grid" w:semiHidden="0" w:uiPriority="0" w:unhideWhenUsed="0"/>
    <w:lsdException w:name="Light Shading Accent 1" w:semiHidden="0" w:uiPriority="0" w:unhideWhenUsed="0"/>
    <w:lsdException w:name="Light List Accent 1" w:semiHidden="0" w:uiPriority="0" w:unhideWhenUsed="0"/>
    <w:lsdException w:name="Light Grid Accent 1" w:semiHidden="0" w:uiPriority="0" w:unhideWhenUsed="0"/>
    <w:lsdException w:name="Medium Shading 1 Accent 1" w:semiHidden="0" w:uiPriority="0" w:unhideWhenUsed="0"/>
    <w:lsdException w:name="Medium Shading 2 Accent 1" w:semiHidden="0" w:uiPriority="0" w:unhideWhenUsed="0"/>
    <w:lsdException w:name="Medium List 1 Accent 1" w:semiHidden="0" w:uiPriority="0" w:unhideWhenUsed="0"/>
    <w:lsdException w:name="Revision" w:unhideWhenUsed="0"/>
    <w:lsdException w:name="List Paragraph" w:semiHidden="0" w:uiPriority="0" w:unhideWhenUsed="0" w:qFormat="1"/>
    <w:lsdException w:name="Quote" w:semiHidden="0" w:uiPriority="0" w:unhideWhenUsed="0" w:qFormat="1"/>
    <w:lsdException w:name="Intense Quote" w:semiHidden="0" w:uiPriority="0" w:unhideWhenUsed="0" w:qFormat="1"/>
    <w:lsdException w:name="Medium List 2 Accent 1" w:semiHidden="0" w:uiPriority="0" w:unhideWhenUsed="0"/>
    <w:lsdException w:name="Medium Grid 1 Accent 1" w:semiHidden="0" w:uiPriority="0" w:unhideWhenUsed="0"/>
    <w:lsdException w:name="Medium Grid 2 Accent 1" w:semiHidden="0" w:uiPriority="0" w:unhideWhenUsed="0"/>
    <w:lsdException w:name="Medium Grid 3 Accent 1" w:semiHidden="0" w:uiPriority="0" w:unhideWhenUsed="0"/>
    <w:lsdException w:name="Dark List Accent 1" w:semiHidden="0" w:uiPriority="0" w:unhideWhenUsed="0"/>
    <w:lsdException w:name="Colorful Shading Accent 1" w:semiHidden="0" w:uiPriority="0" w:unhideWhenUsed="0"/>
    <w:lsdException w:name="Colorful List Accent 1" w:semiHidden="0" w:uiPriority="0" w:unhideWhenUsed="0"/>
    <w:lsdException w:name="Colorful Grid Accent 1" w:semiHidden="0" w:uiPriority="0" w:unhideWhenUsed="0"/>
    <w:lsdException w:name="Light Shading Accent 2" w:semiHidden="0" w:uiPriority="0" w:unhideWhenUsed="0"/>
    <w:lsdException w:name="Light List Accent 2" w:semiHidden="0" w:uiPriority="0" w:unhideWhenUsed="0"/>
    <w:lsdException w:name="Light Grid Accent 2" w:semiHidden="0" w:uiPriority="0" w:unhideWhenUsed="0"/>
    <w:lsdException w:name="Medium Shading 1 Accent 2" w:semiHidden="0" w:uiPriority="0" w:unhideWhenUsed="0"/>
    <w:lsdException w:name="Medium Shading 2 Accent 2" w:semiHidden="0" w:uiPriority="0" w:unhideWhenUsed="0"/>
    <w:lsdException w:name="Medium List 1 Accent 2" w:semiHidden="0" w:uiPriority="0" w:unhideWhenUsed="0"/>
    <w:lsdException w:name="Medium List 2 Accent 2" w:semiHidden="0" w:uiPriority="0" w:unhideWhenUsed="0"/>
    <w:lsdException w:name="Medium Grid 1 Accent 2" w:semiHidden="0" w:uiPriority="0" w:unhideWhenUsed="0"/>
    <w:lsdException w:name="Medium Grid 2 Accent 2" w:semiHidden="0" w:uiPriority="0" w:unhideWhenUsed="0"/>
    <w:lsdException w:name="Medium Grid 3 Accent 2" w:semiHidden="0" w:uiPriority="0" w:unhideWhenUsed="0"/>
    <w:lsdException w:name="Dark List Accent 2" w:semiHidden="0" w:uiPriority="0" w:unhideWhenUsed="0"/>
    <w:lsdException w:name="Colorful Shading Accent 2" w:semiHidden="0" w:uiPriority="0" w:unhideWhenUsed="0"/>
    <w:lsdException w:name="Colorful List Accent 2" w:semiHidden="0" w:uiPriority="0" w:unhideWhenUsed="0"/>
    <w:lsdException w:name="Colorful Grid Accent 2" w:semiHidden="0" w:uiPriority="0" w:unhideWhenUsed="0"/>
    <w:lsdException w:name="Light Shading Accent 3" w:semiHidden="0" w:uiPriority="0" w:unhideWhenUsed="0"/>
    <w:lsdException w:name="Light List Accent 3" w:semiHidden="0" w:uiPriority="0" w:unhideWhenUsed="0"/>
    <w:lsdException w:name="Light Grid Accent 3" w:semiHidden="0" w:uiPriority="0" w:unhideWhenUsed="0"/>
    <w:lsdException w:name="Medium Shading 1 Accent 3" w:semiHidden="0" w:uiPriority="0" w:unhideWhenUsed="0"/>
    <w:lsdException w:name="Medium Shading 2 Accent 3" w:semiHidden="0" w:uiPriority="0" w:unhideWhenUsed="0"/>
    <w:lsdException w:name="Medium List 1 Accent 3" w:semiHidden="0" w:uiPriority="0" w:unhideWhenUsed="0"/>
    <w:lsdException w:name="Medium List 2 Accent 3" w:semiHidden="0" w:uiPriority="0" w:unhideWhenUsed="0"/>
    <w:lsdException w:name="Medium Grid 1 Accent 3" w:semiHidden="0" w:uiPriority="0" w:unhideWhenUsed="0"/>
    <w:lsdException w:name="Medium Grid 2 Accent 3" w:semiHidden="0" w:uiPriority="0" w:unhideWhenUsed="0"/>
    <w:lsdException w:name="Medium Grid 3 Accent 3" w:semiHidden="0" w:uiPriority="0" w:unhideWhenUsed="0"/>
    <w:lsdException w:name="Dark List Accent 3" w:semiHidden="0" w:uiPriority="0" w:unhideWhenUsed="0"/>
    <w:lsdException w:name="Colorful Shading Accent 3" w:semiHidden="0" w:uiPriority="0" w:unhideWhenUsed="0"/>
    <w:lsdException w:name="Colorful List Accent 3" w:semiHidden="0" w:uiPriority="0" w:unhideWhenUsed="0"/>
    <w:lsdException w:name="Colorful Grid Accent 3" w:semiHidden="0" w:uiPriority="0" w:unhideWhenUsed="0"/>
    <w:lsdException w:name="Light Shading Accent 4" w:semiHidden="0" w:uiPriority="0" w:unhideWhenUsed="0"/>
    <w:lsdException w:name="Light List Accent 4" w:semiHidden="0" w:uiPriority="0" w:unhideWhenUsed="0"/>
    <w:lsdException w:name="Light Grid Accent 4" w:semiHidden="0" w:uiPriority="0" w:unhideWhenUsed="0"/>
    <w:lsdException w:name="Medium Shading 1 Accent 4" w:semiHidden="0" w:uiPriority="0" w:unhideWhenUsed="0"/>
    <w:lsdException w:name="Medium Shading 2 Accent 4" w:semiHidden="0" w:uiPriority="0" w:unhideWhenUsed="0"/>
    <w:lsdException w:name="Medium List 1 Accent 4" w:semiHidden="0" w:uiPriority="0" w:unhideWhenUsed="0"/>
    <w:lsdException w:name="Medium List 2 Accent 4" w:semiHidden="0" w:uiPriority="0" w:unhideWhenUsed="0"/>
    <w:lsdException w:name="Medium Grid 1 Accent 4" w:semiHidden="0" w:uiPriority="0" w:unhideWhenUsed="0"/>
    <w:lsdException w:name="Medium Grid 2 Accent 4" w:semiHidden="0" w:uiPriority="0" w:unhideWhenUsed="0"/>
    <w:lsdException w:name="Medium Grid 3 Accent 4" w:semiHidden="0" w:uiPriority="0" w:unhideWhenUsed="0"/>
    <w:lsdException w:name="Dark List Accent 4" w:semiHidden="0" w:uiPriority="0" w:unhideWhenUsed="0"/>
    <w:lsdException w:name="Colorful Shading Accent 4" w:semiHidden="0" w:uiPriority="0" w:unhideWhenUsed="0"/>
    <w:lsdException w:name="Colorful List Accent 4" w:semiHidden="0" w:uiPriority="0" w:unhideWhenUsed="0"/>
    <w:lsdException w:name="Colorful Grid Accent 4" w:semiHidden="0" w:uiPriority="0" w:unhideWhenUsed="0"/>
    <w:lsdException w:name="Light Shading Accent 5" w:semiHidden="0" w:uiPriority="0" w:unhideWhenUsed="0"/>
    <w:lsdException w:name="Light List Accent 5" w:semiHidden="0" w:uiPriority="0" w:unhideWhenUsed="0"/>
    <w:lsdException w:name="Light Grid Accent 5" w:semiHidden="0" w:uiPriority="0" w:unhideWhenUsed="0"/>
    <w:lsdException w:name="Medium Shading 1 Accent 5" w:semiHidden="0" w:uiPriority="0" w:unhideWhenUsed="0"/>
    <w:lsdException w:name="Medium Shading 2 Accent 5" w:semiHidden="0" w:uiPriority="0" w:unhideWhenUsed="0"/>
    <w:lsdException w:name="Medium List 1 Accent 5" w:semiHidden="0" w:uiPriority="0" w:unhideWhenUsed="0"/>
    <w:lsdException w:name="Medium List 2 Accent 5" w:semiHidden="0" w:uiPriority="0" w:unhideWhenUsed="0"/>
    <w:lsdException w:name="Medium Grid 1 Accent 5" w:semiHidden="0" w:uiPriority="0" w:unhideWhenUsed="0"/>
    <w:lsdException w:name="Medium Grid 2 Accent 5" w:semiHidden="0" w:uiPriority="0" w:unhideWhenUsed="0"/>
    <w:lsdException w:name="Medium Grid 3 Accent 5" w:semiHidden="0" w:uiPriority="0" w:unhideWhenUsed="0"/>
    <w:lsdException w:name="Dark List Accent 5" w:semiHidden="0" w:uiPriority="0" w:unhideWhenUsed="0"/>
    <w:lsdException w:name="Colorful Shading Accent 5" w:semiHidden="0" w:uiPriority="0" w:unhideWhenUsed="0"/>
    <w:lsdException w:name="Colorful List Accent 5" w:semiHidden="0" w:uiPriority="0" w:unhideWhenUsed="0"/>
    <w:lsdException w:name="Colorful Grid Accent 5" w:semiHidden="0" w:uiPriority="0" w:unhideWhenUsed="0"/>
    <w:lsdException w:name="Light Shading Accent 6" w:semiHidden="0" w:uiPriority="0" w:unhideWhenUsed="0"/>
    <w:lsdException w:name="Light List Accent 6" w:semiHidden="0" w:uiPriority="0" w:unhideWhenUsed="0"/>
    <w:lsdException w:name="Light Grid Accent 6" w:semiHidden="0" w:uiPriority="0" w:unhideWhenUsed="0"/>
    <w:lsdException w:name="Medium Shading 1 Accent 6" w:semiHidden="0" w:uiPriority="0" w:unhideWhenUsed="0"/>
    <w:lsdException w:name="Medium Shading 2 Accent 6" w:semiHidden="0" w:uiPriority="0" w:unhideWhenUsed="0"/>
    <w:lsdException w:name="Medium List 1 Accent 6" w:semiHidden="0" w:uiPriority="0" w:unhideWhenUsed="0"/>
    <w:lsdException w:name="Medium List 2 Accent 6" w:semiHidden="0" w:uiPriority="0" w:unhideWhenUsed="0"/>
    <w:lsdException w:name="Medium Grid 1 Accent 6" w:semiHidden="0" w:uiPriority="0" w:unhideWhenUsed="0"/>
    <w:lsdException w:name="Medium Grid 2 Accent 6" w:semiHidden="0" w:uiPriority="0" w:unhideWhenUsed="0"/>
    <w:lsdException w:name="Medium Grid 3 Accent 6" w:semiHidden="0" w:uiPriority="0" w:unhideWhenUsed="0"/>
    <w:lsdException w:name="Dark List Accent 6" w:semiHidden="0" w:uiPriority="0" w:unhideWhenUsed="0"/>
    <w:lsdException w:name="Colorful Shading Accent 6" w:semiHidden="0" w:uiPriority="0" w:unhideWhenUsed="0"/>
    <w:lsdException w:name="Colorful List Accent 6" w:semiHidden="0" w:uiPriority="0" w:unhideWhenUsed="0"/>
    <w:lsdException w:name="Colorful Grid Accent 6" w:semiHidden="0" w:uiPriority="0" w:unhideWhenUsed="0"/>
    <w:lsdException w:name="Subtle Emphasis" w:semiHidden="0" w:uiPriority="0" w:unhideWhenUsed="0" w:qFormat="1"/>
    <w:lsdException w:name="Intense Emphasis" w:semiHidden="0" w:uiPriority="0" w:unhideWhenUsed="0" w:qFormat="1"/>
    <w:lsdException w:name="Subtle Reference" w:semiHidden="0" w:uiPriority="0" w:unhideWhenUsed="0" w:qFormat="1"/>
    <w:lsdException w:name="Intense Reference" w:semiHidden="0" w:uiPriority="0" w:unhideWhenUsed="0" w:qFormat="1"/>
    <w:lsdException w:name="Book Title" w:semiHidden="0" w:uiPriority="0" w:unhideWhenUsed="0" w:qFormat="1"/>
    <w:lsdException w:name="Bibliography" w:uiPriority="0"/>
    <w:lsdException w:name="TOC Heading" w:uiPriority="0" w:qFormat="1"/>
  </w:latentStyles>
  <w:style w:type="paragraph" w:default="1" w:styleId="a0">
    <w:name w:val="Normal"/>
    <w:qFormat/>
    <w:pPr>
      <w:widowControl w:val="0"/>
      <w:wordWrap w:val="0"/>
      <w:autoSpaceDE w:val="0"/>
      <w:autoSpaceDN w:val="0"/>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바탕글"/>
    <w:basedOn w:val="a0"/>
    <w:pPr>
      <w:spacing w:after="0" w:line="384" w:lineRule="auto"/>
      <w:textAlignment w:val="baseline"/>
    </w:pPr>
    <w:rPr>
      <w:rFonts w:ascii="함초롬바탕" w:eastAsia="굴림" w:hAnsi="굴림" w:cs="굴림"/>
      <w:color w:val="000000"/>
      <w:kern w:val="0"/>
      <w:szCs w:val="20"/>
    </w:rPr>
  </w:style>
  <w:style w:type="paragraph" w:styleId="a5">
    <w:name w:val="Body Text"/>
    <w:basedOn w:val="a0"/>
    <w:link w:val="Char"/>
    <w:uiPriority w:val="99"/>
    <w:unhideWhenUsed/>
    <w:pPr>
      <w:spacing w:after="0" w:line="384" w:lineRule="auto"/>
      <w:ind w:left="300"/>
      <w:textAlignment w:val="baseline"/>
    </w:pPr>
    <w:rPr>
      <w:rFonts w:ascii="함초롬바탕" w:eastAsia="굴림" w:hAnsi="굴림" w:cs="굴림"/>
      <w:color w:val="000000"/>
      <w:kern w:val="0"/>
      <w:szCs w:val="20"/>
    </w:rPr>
  </w:style>
  <w:style w:type="character" w:customStyle="1" w:styleId="Char">
    <w:name w:val="본문 Char"/>
    <w:basedOn w:val="a1"/>
    <w:link w:val="a5"/>
    <w:uiPriority w:val="99"/>
    <w:rPr>
      <w:rFonts w:ascii="함초롬바탕" w:eastAsia="굴림" w:hAnsi="굴림" w:cs="굴림"/>
      <w:color w:val="000000"/>
      <w:kern w:val="0"/>
      <w:szCs w:val="20"/>
    </w:rPr>
  </w:style>
  <w:style w:type="paragraph" w:customStyle="1" w:styleId="a">
    <w:name w:val="개조식서술"/>
    <w:basedOn w:val="a0"/>
    <w:pPr>
      <w:numPr>
        <w:numId w:val="3"/>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360" w:lineRule="auto"/>
      <w:ind w:left="200"/>
      <w:textAlignment w:val="baseline"/>
    </w:pPr>
    <w:rPr>
      <w:rFonts w:ascii="함초롬돋움" w:eastAsia="굴림" w:hAnsi="굴림" w:cs="굴림"/>
      <w:color w:val="000000"/>
      <w:kern w:val="0"/>
      <w:szCs w:val="20"/>
    </w:rPr>
  </w:style>
  <w:style w:type="paragraph" w:styleId="a6">
    <w:name w:val="Balloon Text"/>
    <w:basedOn w:val="a0"/>
    <w:link w:val="Char0"/>
    <w:uiPriority w:val="99"/>
    <w:semiHidden/>
    <w:unhideWhenUsed/>
    <w:pPr>
      <w:spacing w:after="0" w:line="240" w:lineRule="auto"/>
    </w:pPr>
    <w:rPr>
      <w:rFonts w:asciiTheme="majorHAnsi" w:eastAsiaTheme="majorEastAsia" w:hAnsiTheme="majorHAnsi" w:cstheme="majorBidi"/>
      <w:sz w:val="18"/>
      <w:szCs w:val="18"/>
    </w:rPr>
  </w:style>
  <w:style w:type="character" w:customStyle="1" w:styleId="Char0">
    <w:name w:val="풍선 도움말 텍스트 Char"/>
    <w:basedOn w:val="a1"/>
    <w:link w:val="a6"/>
    <w:uiPriority w:val="99"/>
    <w:semiHidden/>
    <w:rPr>
      <w:rFonts w:asciiTheme="majorHAnsi" w:eastAsiaTheme="majorEastAsia" w:hAnsiTheme="majorHAnsi" w:cstheme="majorBidi"/>
      <w:sz w:val="18"/>
      <w:szCs w:val="18"/>
    </w:rPr>
  </w:style>
  <w:style w:type="paragraph" w:customStyle="1" w:styleId="1">
    <w:name w:val="바탕글1"/>
    <w:uiPriority w:val="2"/>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384" w:lineRule="auto"/>
      <w:textAlignment w:val="baseline"/>
    </w:pPr>
    <w:rPr>
      <w:rFonts w:ascii="함초롬바탕" w:eastAsia="굴림"/>
      <w:color w:val="000000"/>
    </w:rPr>
  </w:style>
  <w:style w:type="paragraph" w:styleId="a7">
    <w:name w:val="header"/>
    <w:basedOn w:val="a0"/>
    <w:link w:val="Char1"/>
    <w:uiPriority w:val="99"/>
    <w:unhideWhenUsed/>
    <w:rsid w:val="0083076C"/>
    <w:pPr>
      <w:tabs>
        <w:tab w:val="center" w:pos="4513"/>
        <w:tab w:val="right" w:pos="9026"/>
      </w:tabs>
      <w:snapToGrid w:val="0"/>
    </w:pPr>
  </w:style>
  <w:style w:type="character" w:customStyle="1" w:styleId="Char1">
    <w:name w:val="머리글 Char"/>
    <w:basedOn w:val="a1"/>
    <w:link w:val="a7"/>
    <w:uiPriority w:val="99"/>
    <w:rsid w:val="0083076C"/>
  </w:style>
  <w:style w:type="paragraph" w:styleId="a8">
    <w:name w:val="footer"/>
    <w:basedOn w:val="a0"/>
    <w:link w:val="Char2"/>
    <w:uiPriority w:val="99"/>
    <w:unhideWhenUsed/>
    <w:rsid w:val="0083076C"/>
    <w:pPr>
      <w:tabs>
        <w:tab w:val="center" w:pos="4513"/>
        <w:tab w:val="right" w:pos="9026"/>
      </w:tabs>
      <w:snapToGrid w:val="0"/>
    </w:pPr>
  </w:style>
  <w:style w:type="character" w:customStyle="1" w:styleId="Char2">
    <w:name w:val="바닥글 Char"/>
    <w:basedOn w:val="a1"/>
    <w:link w:val="a8"/>
    <w:uiPriority w:val="99"/>
    <w:rsid w:val="0083076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0" w:unhideWhenUsed="0"/>
    <w:lsdException w:name="Light List" w:semiHidden="0" w:uiPriority="0" w:unhideWhenUsed="0"/>
    <w:lsdException w:name="Light Grid" w:semiHidden="0" w:uiPriority="0" w:unhideWhenUsed="0"/>
    <w:lsdException w:name="Medium Shading 1" w:semiHidden="0" w:uiPriority="0" w:unhideWhenUsed="0"/>
    <w:lsdException w:name="Medium Shading 2" w:semiHidden="0" w:uiPriority="0" w:unhideWhenUsed="0"/>
    <w:lsdException w:name="Medium List 1" w:semiHidden="0" w:uiPriority="0" w:unhideWhenUsed="0"/>
    <w:lsdException w:name="Medium List 2" w:semiHidden="0" w:uiPriority="0" w:unhideWhenUsed="0"/>
    <w:lsdException w:name="Medium Grid 1" w:semiHidden="0" w:uiPriority="0" w:unhideWhenUsed="0"/>
    <w:lsdException w:name="Medium Grid 2" w:semiHidden="0" w:uiPriority="0" w:unhideWhenUsed="0"/>
    <w:lsdException w:name="Medium Grid 3" w:semiHidden="0" w:uiPriority="0" w:unhideWhenUsed="0"/>
    <w:lsdException w:name="Dark List" w:semiHidden="0" w:uiPriority="0" w:unhideWhenUsed="0"/>
    <w:lsdException w:name="Colorful Shading" w:semiHidden="0" w:uiPriority="0" w:unhideWhenUsed="0"/>
    <w:lsdException w:name="Colorful List" w:semiHidden="0" w:uiPriority="0" w:unhideWhenUsed="0"/>
    <w:lsdException w:name="Colorful Grid" w:semiHidden="0" w:uiPriority="0" w:unhideWhenUsed="0"/>
    <w:lsdException w:name="Light Shading Accent 1" w:semiHidden="0" w:uiPriority="0" w:unhideWhenUsed="0"/>
    <w:lsdException w:name="Light List Accent 1" w:semiHidden="0" w:uiPriority="0" w:unhideWhenUsed="0"/>
    <w:lsdException w:name="Light Grid Accent 1" w:semiHidden="0" w:uiPriority="0" w:unhideWhenUsed="0"/>
    <w:lsdException w:name="Medium Shading 1 Accent 1" w:semiHidden="0" w:uiPriority="0" w:unhideWhenUsed="0"/>
    <w:lsdException w:name="Medium Shading 2 Accent 1" w:semiHidden="0" w:uiPriority="0" w:unhideWhenUsed="0"/>
    <w:lsdException w:name="Medium List 1 Accent 1" w:semiHidden="0" w:uiPriority="0" w:unhideWhenUsed="0"/>
    <w:lsdException w:name="Revision" w:unhideWhenUsed="0"/>
    <w:lsdException w:name="List Paragraph" w:semiHidden="0" w:uiPriority="0" w:unhideWhenUsed="0" w:qFormat="1"/>
    <w:lsdException w:name="Quote" w:semiHidden="0" w:uiPriority="0" w:unhideWhenUsed="0" w:qFormat="1"/>
    <w:lsdException w:name="Intense Quote" w:semiHidden="0" w:uiPriority="0" w:unhideWhenUsed="0" w:qFormat="1"/>
    <w:lsdException w:name="Medium List 2 Accent 1" w:semiHidden="0" w:uiPriority="0" w:unhideWhenUsed="0"/>
    <w:lsdException w:name="Medium Grid 1 Accent 1" w:semiHidden="0" w:uiPriority="0" w:unhideWhenUsed="0"/>
    <w:lsdException w:name="Medium Grid 2 Accent 1" w:semiHidden="0" w:uiPriority="0" w:unhideWhenUsed="0"/>
    <w:lsdException w:name="Medium Grid 3 Accent 1" w:semiHidden="0" w:uiPriority="0" w:unhideWhenUsed="0"/>
    <w:lsdException w:name="Dark List Accent 1" w:semiHidden="0" w:uiPriority="0" w:unhideWhenUsed="0"/>
    <w:lsdException w:name="Colorful Shading Accent 1" w:semiHidden="0" w:uiPriority="0" w:unhideWhenUsed="0"/>
    <w:lsdException w:name="Colorful List Accent 1" w:semiHidden="0" w:uiPriority="0" w:unhideWhenUsed="0"/>
    <w:lsdException w:name="Colorful Grid Accent 1" w:semiHidden="0" w:uiPriority="0" w:unhideWhenUsed="0"/>
    <w:lsdException w:name="Light Shading Accent 2" w:semiHidden="0" w:uiPriority="0" w:unhideWhenUsed="0"/>
    <w:lsdException w:name="Light List Accent 2" w:semiHidden="0" w:uiPriority="0" w:unhideWhenUsed="0"/>
    <w:lsdException w:name="Light Grid Accent 2" w:semiHidden="0" w:uiPriority="0" w:unhideWhenUsed="0"/>
    <w:lsdException w:name="Medium Shading 1 Accent 2" w:semiHidden="0" w:uiPriority="0" w:unhideWhenUsed="0"/>
    <w:lsdException w:name="Medium Shading 2 Accent 2" w:semiHidden="0" w:uiPriority="0" w:unhideWhenUsed="0"/>
    <w:lsdException w:name="Medium List 1 Accent 2" w:semiHidden="0" w:uiPriority="0" w:unhideWhenUsed="0"/>
    <w:lsdException w:name="Medium List 2 Accent 2" w:semiHidden="0" w:uiPriority="0" w:unhideWhenUsed="0"/>
    <w:lsdException w:name="Medium Grid 1 Accent 2" w:semiHidden="0" w:uiPriority="0" w:unhideWhenUsed="0"/>
    <w:lsdException w:name="Medium Grid 2 Accent 2" w:semiHidden="0" w:uiPriority="0" w:unhideWhenUsed="0"/>
    <w:lsdException w:name="Medium Grid 3 Accent 2" w:semiHidden="0" w:uiPriority="0" w:unhideWhenUsed="0"/>
    <w:lsdException w:name="Dark List Accent 2" w:semiHidden="0" w:uiPriority="0" w:unhideWhenUsed="0"/>
    <w:lsdException w:name="Colorful Shading Accent 2" w:semiHidden="0" w:uiPriority="0" w:unhideWhenUsed="0"/>
    <w:lsdException w:name="Colorful List Accent 2" w:semiHidden="0" w:uiPriority="0" w:unhideWhenUsed="0"/>
    <w:lsdException w:name="Colorful Grid Accent 2" w:semiHidden="0" w:uiPriority="0" w:unhideWhenUsed="0"/>
    <w:lsdException w:name="Light Shading Accent 3" w:semiHidden="0" w:uiPriority="0" w:unhideWhenUsed="0"/>
    <w:lsdException w:name="Light List Accent 3" w:semiHidden="0" w:uiPriority="0" w:unhideWhenUsed="0"/>
    <w:lsdException w:name="Light Grid Accent 3" w:semiHidden="0" w:uiPriority="0" w:unhideWhenUsed="0"/>
    <w:lsdException w:name="Medium Shading 1 Accent 3" w:semiHidden="0" w:uiPriority="0" w:unhideWhenUsed="0"/>
    <w:lsdException w:name="Medium Shading 2 Accent 3" w:semiHidden="0" w:uiPriority="0" w:unhideWhenUsed="0"/>
    <w:lsdException w:name="Medium List 1 Accent 3" w:semiHidden="0" w:uiPriority="0" w:unhideWhenUsed="0"/>
    <w:lsdException w:name="Medium List 2 Accent 3" w:semiHidden="0" w:uiPriority="0" w:unhideWhenUsed="0"/>
    <w:lsdException w:name="Medium Grid 1 Accent 3" w:semiHidden="0" w:uiPriority="0" w:unhideWhenUsed="0"/>
    <w:lsdException w:name="Medium Grid 2 Accent 3" w:semiHidden="0" w:uiPriority="0" w:unhideWhenUsed="0"/>
    <w:lsdException w:name="Medium Grid 3 Accent 3" w:semiHidden="0" w:uiPriority="0" w:unhideWhenUsed="0"/>
    <w:lsdException w:name="Dark List Accent 3" w:semiHidden="0" w:uiPriority="0" w:unhideWhenUsed="0"/>
    <w:lsdException w:name="Colorful Shading Accent 3" w:semiHidden="0" w:uiPriority="0" w:unhideWhenUsed="0"/>
    <w:lsdException w:name="Colorful List Accent 3" w:semiHidden="0" w:uiPriority="0" w:unhideWhenUsed="0"/>
    <w:lsdException w:name="Colorful Grid Accent 3" w:semiHidden="0" w:uiPriority="0" w:unhideWhenUsed="0"/>
    <w:lsdException w:name="Light Shading Accent 4" w:semiHidden="0" w:uiPriority="0" w:unhideWhenUsed="0"/>
    <w:lsdException w:name="Light List Accent 4" w:semiHidden="0" w:uiPriority="0" w:unhideWhenUsed="0"/>
    <w:lsdException w:name="Light Grid Accent 4" w:semiHidden="0" w:uiPriority="0" w:unhideWhenUsed="0"/>
    <w:lsdException w:name="Medium Shading 1 Accent 4" w:semiHidden="0" w:uiPriority="0" w:unhideWhenUsed="0"/>
    <w:lsdException w:name="Medium Shading 2 Accent 4" w:semiHidden="0" w:uiPriority="0" w:unhideWhenUsed="0"/>
    <w:lsdException w:name="Medium List 1 Accent 4" w:semiHidden="0" w:uiPriority="0" w:unhideWhenUsed="0"/>
    <w:lsdException w:name="Medium List 2 Accent 4" w:semiHidden="0" w:uiPriority="0" w:unhideWhenUsed="0"/>
    <w:lsdException w:name="Medium Grid 1 Accent 4" w:semiHidden="0" w:uiPriority="0" w:unhideWhenUsed="0"/>
    <w:lsdException w:name="Medium Grid 2 Accent 4" w:semiHidden="0" w:uiPriority="0" w:unhideWhenUsed="0"/>
    <w:lsdException w:name="Medium Grid 3 Accent 4" w:semiHidden="0" w:uiPriority="0" w:unhideWhenUsed="0"/>
    <w:lsdException w:name="Dark List Accent 4" w:semiHidden="0" w:uiPriority="0" w:unhideWhenUsed="0"/>
    <w:lsdException w:name="Colorful Shading Accent 4" w:semiHidden="0" w:uiPriority="0" w:unhideWhenUsed="0"/>
    <w:lsdException w:name="Colorful List Accent 4" w:semiHidden="0" w:uiPriority="0" w:unhideWhenUsed="0"/>
    <w:lsdException w:name="Colorful Grid Accent 4" w:semiHidden="0" w:uiPriority="0" w:unhideWhenUsed="0"/>
    <w:lsdException w:name="Light Shading Accent 5" w:semiHidden="0" w:uiPriority="0" w:unhideWhenUsed="0"/>
    <w:lsdException w:name="Light List Accent 5" w:semiHidden="0" w:uiPriority="0" w:unhideWhenUsed="0"/>
    <w:lsdException w:name="Light Grid Accent 5" w:semiHidden="0" w:uiPriority="0" w:unhideWhenUsed="0"/>
    <w:lsdException w:name="Medium Shading 1 Accent 5" w:semiHidden="0" w:uiPriority="0" w:unhideWhenUsed="0"/>
    <w:lsdException w:name="Medium Shading 2 Accent 5" w:semiHidden="0" w:uiPriority="0" w:unhideWhenUsed="0"/>
    <w:lsdException w:name="Medium List 1 Accent 5" w:semiHidden="0" w:uiPriority="0" w:unhideWhenUsed="0"/>
    <w:lsdException w:name="Medium List 2 Accent 5" w:semiHidden="0" w:uiPriority="0" w:unhideWhenUsed="0"/>
    <w:lsdException w:name="Medium Grid 1 Accent 5" w:semiHidden="0" w:uiPriority="0" w:unhideWhenUsed="0"/>
    <w:lsdException w:name="Medium Grid 2 Accent 5" w:semiHidden="0" w:uiPriority="0" w:unhideWhenUsed="0"/>
    <w:lsdException w:name="Medium Grid 3 Accent 5" w:semiHidden="0" w:uiPriority="0" w:unhideWhenUsed="0"/>
    <w:lsdException w:name="Dark List Accent 5" w:semiHidden="0" w:uiPriority="0" w:unhideWhenUsed="0"/>
    <w:lsdException w:name="Colorful Shading Accent 5" w:semiHidden="0" w:uiPriority="0" w:unhideWhenUsed="0"/>
    <w:lsdException w:name="Colorful List Accent 5" w:semiHidden="0" w:uiPriority="0" w:unhideWhenUsed="0"/>
    <w:lsdException w:name="Colorful Grid Accent 5" w:semiHidden="0" w:uiPriority="0" w:unhideWhenUsed="0"/>
    <w:lsdException w:name="Light Shading Accent 6" w:semiHidden="0" w:uiPriority="0" w:unhideWhenUsed="0"/>
    <w:lsdException w:name="Light List Accent 6" w:semiHidden="0" w:uiPriority="0" w:unhideWhenUsed="0"/>
    <w:lsdException w:name="Light Grid Accent 6" w:semiHidden="0" w:uiPriority="0" w:unhideWhenUsed="0"/>
    <w:lsdException w:name="Medium Shading 1 Accent 6" w:semiHidden="0" w:uiPriority="0" w:unhideWhenUsed="0"/>
    <w:lsdException w:name="Medium Shading 2 Accent 6" w:semiHidden="0" w:uiPriority="0" w:unhideWhenUsed="0"/>
    <w:lsdException w:name="Medium List 1 Accent 6" w:semiHidden="0" w:uiPriority="0" w:unhideWhenUsed="0"/>
    <w:lsdException w:name="Medium List 2 Accent 6" w:semiHidden="0" w:uiPriority="0" w:unhideWhenUsed="0"/>
    <w:lsdException w:name="Medium Grid 1 Accent 6" w:semiHidden="0" w:uiPriority="0" w:unhideWhenUsed="0"/>
    <w:lsdException w:name="Medium Grid 2 Accent 6" w:semiHidden="0" w:uiPriority="0" w:unhideWhenUsed="0"/>
    <w:lsdException w:name="Medium Grid 3 Accent 6" w:semiHidden="0" w:uiPriority="0" w:unhideWhenUsed="0"/>
    <w:lsdException w:name="Dark List Accent 6" w:semiHidden="0" w:uiPriority="0" w:unhideWhenUsed="0"/>
    <w:lsdException w:name="Colorful Shading Accent 6" w:semiHidden="0" w:uiPriority="0" w:unhideWhenUsed="0"/>
    <w:lsdException w:name="Colorful List Accent 6" w:semiHidden="0" w:uiPriority="0" w:unhideWhenUsed="0"/>
    <w:lsdException w:name="Colorful Grid Accent 6" w:semiHidden="0" w:uiPriority="0" w:unhideWhenUsed="0"/>
    <w:lsdException w:name="Subtle Emphasis" w:semiHidden="0" w:uiPriority="0" w:unhideWhenUsed="0" w:qFormat="1"/>
    <w:lsdException w:name="Intense Emphasis" w:semiHidden="0" w:uiPriority="0" w:unhideWhenUsed="0" w:qFormat="1"/>
    <w:lsdException w:name="Subtle Reference" w:semiHidden="0" w:uiPriority="0" w:unhideWhenUsed="0" w:qFormat="1"/>
    <w:lsdException w:name="Intense Reference" w:semiHidden="0" w:uiPriority="0" w:unhideWhenUsed="0" w:qFormat="1"/>
    <w:lsdException w:name="Book Title" w:semiHidden="0" w:uiPriority="0" w:unhideWhenUsed="0" w:qFormat="1"/>
    <w:lsdException w:name="Bibliography" w:uiPriority="0"/>
    <w:lsdException w:name="TOC Heading" w:uiPriority="0" w:qFormat="1"/>
  </w:latentStyles>
  <w:style w:type="paragraph" w:default="1" w:styleId="a0">
    <w:name w:val="Normal"/>
    <w:qFormat/>
    <w:pPr>
      <w:widowControl w:val="0"/>
      <w:wordWrap w:val="0"/>
      <w:autoSpaceDE w:val="0"/>
      <w:autoSpaceDN w:val="0"/>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바탕글"/>
    <w:basedOn w:val="a0"/>
    <w:pPr>
      <w:spacing w:after="0" w:line="384" w:lineRule="auto"/>
      <w:textAlignment w:val="baseline"/>
    </w:pPr>
    <w:rPr>
      <w:rFonts w:ascii="함초롬바탕" w:eastAsia="굴림" w:hAnsi="굴림" w:cs="굴림"/>
      <w:color w:val="000000"/>
      <w:kern w:val="0"/>
      <w:szCs w:val="20"/>
    </w:rPr>
  </w:style>
  <w:style w:type="paragraph" w:styleId="a5">
    <w:name w:val="Body Text"/>
    <w:basedOn w:val="a0"/>
    <w:link w:val="Char"/>
    <w:uiPriority w:val="99"/>
    <w:unhideWhenUsed/>
    <w:pPr>
      <w:spacing w:after="0" w:line="384" w:lineRule="auto"/>
      <w:ind w:left="300"/>
      <w:textAlignment w:val="baseline"/>
    </w:pPr>
    <w:rPr>
      <w:rFonts w:ascii="함초롬바탕" w:eastAsia="굴림" w:hAnsi="굴림" w:cs="굴림"/>
      <w:color w:val="000000"/>
      <w:kern w:val="0"/>
      <w:szCs w:val="20"/>
    </w:rPr>
  </w:style>
  <w:style w:type="character" w:customStyle="1" w:styleId="Char">
    <w:name w:val="본문 Char"/>
    <w:basedOn w:val="a1"/>
    <w:link w:val="a5"/>
    <w:uiPriority w:val="99"/>
    <w:rPr>
      <w:rFonts w:ascii="함초롬바탕" w:eastAsia="굴림" w:hAnsi="굴림" w:cs="굴림"/>
      <w:color w:val="000000"/>
      <w:kern w:val="0"/>
      <w:szCs w:val="20"/>
    </w:rPr>
  </w:style>
  <w:style w:type="paragraph" w:customStyle="1" w:styleId="a">
    <w:name w:val="개조식서술"/>
    <w:basedOn w:val="a0"/>
    <w:pPr>
      <w:numPr>
        <w:numId w:val="3"/>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360" w:lineRule="auto"/>
      <w:ind w:left="200"/>
      <w:textAlignment w:val="baseline"/>
    </w:pPr>
    <w:rPr>
      <w:rFonts w:ascii="함초롬돋움" w:eastAsia="굴림" w:hAnsi="굴림" w:cs="굴림"/>
      <w:color w:val="000000"/>
      <w:kern w:val="0"/>
      <w:szCs w:val="20"/>
    </w:rPr>
  </w:style>
  <w:style w:type="paragraph" w:styleId="a6">
    <w:name w:val="Balloon Text"/>
    <w:basedOn w:val="a0"/>
    <w:link w:val="Char0"/>
    <w:uiPriority w:val="99"/>
    <w:semiHidden/>
    <w:unhideWhenUsed/>
    <w:pPr>
      <w:spacing w:after="0" w:line="240" w:lineRule="auto"/>
    </w:pPr>
    <w:rPr>
      <w:rFonts w:asciiTheme="majorHAnsi" w:eastAsiaTheme="majorEastAsia" w:hAnsiTheme="majorHAnsi" w:cstheme="majorBidi"/>
      <w:sz w:val="18"/>
      <w:szCs w:val="18"/>
    </w:rPr>
  </w:style>
  <w:style w:type="character" w:customStyle="1" w:styleId="Char0">
    <w:name w:val="풍선 도움말 텍스트 Char"/>
    <w:basedOn w:val="a1"/>
    <w:link w:val="a6"/>
    <w:uiPriority w:val="99"/>
    <w:semiHidden/>
    <w:rPr>
      <w:rFonts w:asciiTheme="majorHAnsi" w:eastAsiaTheme="majorEastAsia" w:hAnsiTheme="majorHAnsi" w:cstheme="majorBidi"/>
      <w:sz w:val="18"/>
      <w:szCs w:val="18"/>
    </w:rPr>
  </w:style>
  <w:style w:type="paragraph" w:customStyle="1" w:styleId="1">
    <w:name w:val="바탕글1"/>
    <w:uiPriority w:val="2"/>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384" w:lineRule="auto"/>
      <w:textAlignment w:val="baseline"/>
    </w:pPr>
    <w:rPr>
      <w:rFonts w:ascii="함초롬바탕" w:eastAsia="굴림"/>
      <w:color w:val="000000"/>
    </w:rPr>
  </w:style>
  <w:style w:type="paragraph" w:styleId="a7">
    <w:name w:val="header"/>
    <w:basedOn w:val="a0"/>
    <w:link w:val="Char1"/>
    <w:uiPriority w:val="99"/>
    <w:unhideWhenUsed/>
    <w:rsid w:val="0083076C"/>
    <w:pPr>
      <w:tabs>
        <w:tab w:val="center" w:pos="4513"/>
        <w:tab w:val="right" w:pos="9026"/>
      </w:tabs>
      <w:snapToGrid w:val="0"/>
    </w:pPr>
  </w:style>
  <w:style w:type="character" w:customStyle="1" w:styleId="Char1">
    <w:name w:val="머리글 Char"/>
    <w:basedOn w:val="a1"/>
    <w:link w:val="a7"/>
    <w:uiPriority w:val="99"/>
    <w:rsid w:val="0083076C"/>
  </w:style>
  <w:style w:type="paragraph" w:styleId="a8">
    <w:name w:val="footer"/>
    <w:basedOn w:val="a0"/>
    <w:link w:val="Char2"/>
    <w:uiPriority w:val="99"/>
    <w:unhideWhenUsed/>
    <w:rsid w:val="0083076C"/>
    <w:pPr>
      <w:tabs>
        <w:tab w:val="center" w:pos="4513"/>
        <w:tab w:val="right" w:pos="9026"/>
      </w:tabs>
      <w:snapToGrid w:val="0"/>
    </w:pPr>
  </w:style>
  <w:style w:type="character" w:customStyle="1" w:styleId="Char2">
    <w:name w:val="바닥글 Char"/>
    <w:basedOn w:val="a1"/>
    <w:link w:val="a8"/>
    <w:uiPriority w:val="99"/>
    <w:rsid w:val="008307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1812</Words>
  <Characters>10331</Characters>
  <Application>Microsoft Office Word</Application>
  <DocSecurity>0</DocSecurity>
  <Lines>86</Lines>
  <Paragraphs>24</Paragraphs>
  <ScaleCrop>false</ScaleCrop>
  <HeadingPairs>
    <vt:vector size="2" baseType="variant">
      <vt:variant>
        <vt:lpstr>제목</vt:lpstr>
      </vt:variant>
      <vt:variant>
        <vt:i4>1</vt:i4>
      </vt:variant>
    </vt:vector>
  </HeadingPairs>
  <TitlesOfParts>
    <vt:vector size="1" baseType="lpstr">
      <vt:lpstr>Syllabus</vt:lpstr>
    </vt:vector>
  </TitlesOfParts>
  <LinksUpToDate>false</LinksUpToDate>
  <CharactersWithSpaces>12119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dc:title>
  <dc:creator/>
  <cp:lastModifiedBy/>
  <cp:revision>1</cp:revision>
  <dcterms:created xsi:type="dcterms:W3CDTF">2026-02-13T11:29:00Z</dcterms:created>
  <dcterms:modified xsi:type="dcterms:W3CDTF">2026-02-23T20:58:00Z</dcterms:modified>
  <cp:version>1200.0100.01</cp:version>
</cp:coreProperties>
</file>