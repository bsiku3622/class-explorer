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End w:id="0"/>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31"/>
        <w:gridCol w:w="1691"/>
        <w:gridCol w:w="107"/>
        <w:gridCol w:w="632"/>
        <w:gridCol w:w="648"/>
        <w:gridCol w:w="326"/>
        <w:gridCol w:w="1479"/>
        <w:gridCol w:w="958"/>
        <w:gridCol w:w="767"/>
        <w:gridCol w:w="1044"/>
        <w:gridCol w:w="1792"/>
      </w:tblGrid>
      <w:tr w:rsidR="00EF278B" w14:paraId="720B5814" w14:textId="77777777" w:rsidTr="00FB2E3B">
        <w:trPr>
          <w:trHeight w:val="426"/>
        </w:trPr>
        <w:tc>
          <w:tcPr>
            <w:tcW w:w="1031"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79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CAA3FE9" w14:textId="08FAE9BF" w:rsidR="00EF278B" w:rsidRDefault="00864C8E">
            <w:pPr>
              <w:wordWrap/>
              <w:spacing w:after="0" w:line="276" w:lineRule="auto"/>
              <w:jc w:val="center"/>
              <w:textAlignment w:val="baseline"/>
              <w:rPr>
                <w:rFonts w:eastAsiaTheme="minorHAnsi" w:cs="굴림"/>
                <w:b/>
                <w:color w:val="000000"/>
                <w:kern w:val="0"/>
                <w:szCs w:val="20"/>
              </w:rPr>
            </w:pPr>
            <w:r w:rsidRPr="00864C8E">
              <w:rPr>
                <w:rFonts w:eastAsiaTheme="minorHAnsi" w:cs="굴림"/>
                <w:b/>
                <w:color w:val="000000"/>
                <w:kern w:val="0"/>
                <w:szCs w:val="20"/>
              </w:rPr>
              <w:t>General Physics 2</w:t>
            </w:r>
          </w:p>
        </w:tc>
        <w:tc>
          <w:tcPr>
            <w:tcW w:w="1280"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805"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326E4DA1" w:rsidR="00EF278B" w:rsidRDefault="00D76F15">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E</w:t>
            </w:r>
            <w:r w:rsidR="00864C8E" w:rsidRPr="00864C8E">
              <w:rPr>
                <w:rFonts w:eastAsiaTheme="minorHAnsi" w:cs="굴림"/>
                <w:b/>
                <w:color w:val="000000"/>
                <w:kern w:val="0"/>
                <w:szCs w:val="20"/>
              </w:rPr>
              <w:t>PE3103</w:t>
            </w:r>
          </w:p>
        </w:tc>
        <w:tc>
          <w:tcPr>
            <w:tcW w:w="958"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67"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3B733E5C" w:rsidR="00EF278B" w:rsidRDefault="00864C8E">
            <w:pPr>
              <w:wordWrap/>
              <w:spacing w:after="0" w:line="276" w:lineRule="auto"/>
              <w:jc w:val="center"/>
              <w:textAlignment w:val="baseline"/>
              <w:rPr>
                <w:rFonts w:eastAsiaTheme="minorHAnsi" w:cs="굴림"/>
                <w:b/>
                <w:bCs/>
                <w:color w:val="FF0000"/>
                <w:kern w:val="0"/>
                <w:szCs w:val="20"/>
              </w:rPr>
            </w:pPr>
            <w:r w:rsidRPr="00864C8E">
              <w:rPr>
                <w:rFonts w:eastAsiaTheme="minorHAnsi" w:cs="굴림" w:hint="eastAsia"/>
                <w:b/>
                <w:bCs/>
                <w:color w:val="000000" w:themeColor="text1"/>
                <w:kern w:val="0"/>
                <w:szCs w:val="20"/>
              </w:rPr>
              <w:t>4</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792"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CEFEA1" w14:textId="7FD47DC7" w:rsidR="00EF278B" w:rsidRDefault="00864C8E" w:rsidP="00D76F15">
            <w:pPr>
              <w:wordWrap/>
              <w:spacing w:after="0" w:line="276" w:lineRule="auto"/>
              <w:jc w:val="center"/>
              <w:textAlignment w:val="baseline"/>
              <w:rPr>
                <w:rFonts w:eastAsiaTheme="minorHAnsi" w:cs="굴림"/>
                <w:b/>
                <w:color w:val="000000"/>
                <w:kern w:val="0"/>
                <w:szCs w:val="20"/>
              </w:rPr>
            </w:pPr>
            <w:proofErr w:type="spellStart"/>
            <w:r w:rsidRPr="00864C8E">
              <w:rPr>
                <w:rFonts w:eastAsiaTheme="minorHAnsi" w:cs="굴림"/>
                <w:b/>
                <w:color w:val="000000"/>
                <w:kern w:val="0"/>
                <w:szCs w:val="20"/>
              </w:rPr>
              <w:t>Hyung</w:t>
            </w:r>
            <w:proofErr w:type="spellEnd"/>
            <w:r w:rsidRPr="00864C8E">
              <w:rPr>
                <w:rFonts w:eastAsiaTheme="minorHAnsi" w:cs="굴림"/>
                <w:b/>
                <w:color w:val="000000"/>
                <w:kern w:val="0"/>
                <w:szCs w:val="20"/>
              </w:rPr>
              <w:t xml:space="preserve"> </w:t>
            </w:r>
            <w:r>
              <w:rPr>
                <w:rFonts w:eastAsiaTheme="minorHAnsi" w:cs="굴림" w:hint="eastAsia"/>
                <w:b/>
                <w:color w:val="000000"/>
                <w:kern w:val="0"/>
                <w:szCs w:val="20"/>
              </w:rPr>
              <w:t>3</w:t>
            </w:r>
            <w:r w:rsidR="00D76F15">
              <w:rPr>
                <w:rFonts w:eastAsiaTheme="minorHAnsi" w:cs="굴림" w:hint="eastAsia"/>
                <w:b/>
                <w:color w:val="000000"/>
                <w:kern w:val="0"/>
                <w:szCs w:val="20"/>
              </w:rPr>
              <w:t>204</w:t>
            </w:r>
          </w:p>
        </w:tc>
      </w:tr>
      <w:tr w:rsidR="00EF278B" w14:paraId="62ECE735" w14:textId="77777777" w:rsidTr="00FB2E3B">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280"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805"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46CCD77A" w:rsidR="00EF278B" w:rsidRDefault="00864C8E">
            <w:pPr>
              <w:wordWrap/>
              <w:spacing w:after="0" w:line="276" w:lineRule="auto"/>
              <w:jc w:val="center"/>
              <w:textAlignment w:val="baseline"/>
              <w:rPr>
                <w:rFonts w:eastAsiaTheme="minorHAnsi" w:cs="굴림"/>
                <w:b/>
                <w:color w:val="000000"/>
                <w:kern w:val="0"/>
                <w:szCs w:val="20"/>
              </w:rPr>
            </w:pPr>
            <w:r w:rsidRPr="00864C8E">
              <w:rPr>
                <w:rFonts w:eastAsiaTheme="minorHAnsi" w:cs="굴림" w:hint="eastAsia"/>
                <w:b/>
                <w:color w:val="000000"/>
                <w:kern w:val="0"/>
                <w:szCs w:val="20"/>
              </w:rPr>
              <w:t>자연계열</w:t>
            </w:r>
            <w:r w:rsidRPr="00864C8E">
              <w:rPr>
                <w:rFonts w:eastAsiaTheme="minorHAnsi" w:cs="굴림"/>
                <w:b/>
                <w:color w:val="000000"/>
                <w:kern w:val="0"/>
                <w:szCs w:val="20"/>
              </w:rPr>
              <w:t>/교과심화</w:t>
            </w:r>
          </w:p>
        </w:tc>
        <w:tc>
          <w:tcPr>
            <w:tcW w:w="958"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67"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4F2C1D7F"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4</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792"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pPr>
              <w:widowControl/>
              <w:wordWrap/>
              <w:autoSpaceDE/>
              <w:autoSpaceDN/>
              <w:spacing w:after="0" w:line="276" w:lineRule="auto"/>
              <w:jc w:val="left"/>
              <w:rPr>
                <w:rFonts w:eastAsiaTheme="minorHAnsi" w:cs="굴림"/>
                <w:b/>
                <w:color w:val="000000"/>
                <w:kern w:val="0"/>
                <w:szCs w:val="20"/>
              </w:rPr>
            </w:pPr>
          </w:p>
        </w:tc>
      </w:tr>
      <w:tr w:rsidR="00EF278B" w14:paraId="20BFDBFF" w14:textId="77777777" w:rsidTr="00FB2E3B">
        <w:trPr>
          <w:trHeight w:val="426"/>
        </w:trPr>
        <w:tc>
          <w:tcPr>
            <w:tcW w:w="1031"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691"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739"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74"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479"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 xml:space="preserve">Office </w:t>
            </w:r>
            <w:r w:rsidR="0083076C">
              <w:rPr>
                <w:rFonts w:eastAsiaTheme="minorHAnsi" w:cs="함초롬돋움"/>
                <w:b/>
                <w:bCs/>
                <w:color w:val="000000"/>
                <w:kern w:val="0"/>
                <w:szCs w:val="20"/>
              </w:rPr>
              <w:t>H</w:t>
            </w:r>
            <w:r>
              <w:rPr>
                <w:rFonts w:eastAsiaTheme="minorHAnsi" w:cs="함초롬돋움"/>
                <w:b/>
                <w:bCs/>
                <w:color w:val="000000"/>
                <w:kern w:val="0"/>
                <w:szCs w:val="20"/>
              </w:rPr>
              <w:t>our</w:t>
            </w:r>
            <w:r w:rsidR="00D56BC1">
              <w:rPr>
                <w:rFonts w:eastAsiaTheme="minorHAnsi" w:cs="함초롬돋움"/>
                <w:b/>
                <w:bCs/>
                <w:color w:val="000000"/>
                <w:kern w:val="0"/>
                <w:szCs w:val="20"/>
              </w:rPr>
              <w:t>*</w:t>
            </w:r>
          </w:p>
        </w:tc>
        <w:tc>
          <w:tcPr>
            <w:tcW w:w="1725"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36"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EF278B" w14:paraId="2DCCF603" w14:textId="77777777" w:rsidTr="00FB2E3B">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67907D"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691"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F1EF6DB" w14:textId="7AAA9EC2"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L</w:t>
            </w:r>
            <w:r>
              <w:rPr>
                <w:rFonts w:eastAsiaTheme="minorHAnsi" w:cs="굴림" w:hint="eastAsia"/>
                <w:b/>
                <w:color w:val="000000"/>
                <w:kern w:val="0"/>
                <w:szCs w:val="20"/>
              </w:rPr>
              <w:t>ee, Hun Bong</w:t>
            </w:r>
          </w:p>
        </w:tc>
        <w:tc>
          <w:tcPr>
            <w:tcW w:w="739"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1F11BAD" w14:textId="7E997C46" w:rsidR="00EF278B" w:rsidRDefault="00864C8E">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1</w:t>
            </w:r>
          </w:p>
        </w:tc>
        <w:tc>
          <w:tcPr>
            <w:tcW w:w="974"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9BFC02C" w14:textId="3814534F" w:rsidR="00EF278B" w:rsidRDefault="008A703B">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Chang 5505</w:t>
            </w:r>
          </w:p>
        </w:tc>
        <w:tc>
          <w:tcPr>
            <w:tcW w:w="1479"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C3C296E"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25"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0E4BD0" w14:textId="0E637D79" w:rsidR="00EF278B" w:rsidRDefault="008A1971">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A</w:t>
            </w:r>
            <w:r>
              <w:rPr>
                <w:rFonts w:eastAsiaTheme="minorHAnsi" w:cs="굴림" w:hint="eastAsia"/>
                <w:b/>
                <w:color w:val="000000"/>
                <w:kern w:val="0"/>
                <w:szCs w:val="20"/>
              </w:rPr>
              <w:t>nytime(e-mail)</w:t>
            </w:r>
          </w:p>
        </w:tc>
        <w:tc>
          <w:tcPr>
            <w:tcW w:w="2836"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3E7F1ECA" w14:textId="1E87E44D" w:rsidR="00EF278B" w:rsidRDefault="008A1971">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superpig</w:t>
            </w:r>
            <w:r w:rsidRPr="008A1971">
              <w:rPr>
                <w:rFonts w:eastAsiaTheme="minorHAnsi" w:cs="굴림"/>
                <w:b/>
                <w:color w:val="000000"/>
                <w:kern w:val="0"/>
                <w:szCs w:val="20"/>
              </w:rPr>
              <w:t>@ksa.hs.kr</w:t>
            </w:r>
          </w:p>
        </w:tc>
      </w:tr>
      <w:tr w:rsidR="00EF278B" w14:paraId="1E8FAC0E" w14:textId="77777777" w:rsidTr="00FB2E3B">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B06A7A2"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691"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959C3D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739"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3BA448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74"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BE4B95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479"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0A698C4"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25"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23F7B75"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36"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187012D8"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4D170627" w14:textId="77777777" w:rsidTr="00FB2E3B">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8C868C9"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691"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689661"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739"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65DB2EC"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74"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3A5DD9B"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479"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D333CE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25"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1B54417"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36"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7201E0B9"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02A94907" w14:textId="77777777" w:rsidTr="00FB2E3B">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753E435" w14:textId="77777777" w:rsidR="00EF278B" w:rsidRDefault="00EF278B">
            <w:pPr>
              <w:widowControl/>
              <w:wordWrap/>
              <w:autoSpaceDE/>
              <w:autoSpaceDN/>
              <w:spacing w:after="0" w:line="276" w:lineRule="auto"/>
              <w:jc w:val="left"/>
              <w:rPr>
                <w:rFonts w:eastAsiaTheme="minorHAnsi" w:cs="굴림"/>
                <w:color w:val="000000"/>
                <w:kern w:val="0"/>
                <w:szCs w:val="20"/>
              </w:rPr>
            </w:pPr>
          </w:p>
        </w:tc>
        <w:tc>
          <w:tcPr>
            <w:tcW w:w="1691"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8667728" w14:textId="77777777" w:rsidR="00EF278B" w:rsidRDefault="00EF278B">
            <w:pPr>
              <w:wordWrap/>
              <w:spacing w:after="0" w:line="276" w:lineRule="auto"/>
              <w:jc w:val="center"/>
              <w:textAlignment w:val="baseline"/>
              <w:rPr>
                <w:rFonts w:eastAsiaTheme="minorHAnsi" w:cs="굴림"/>
                <w:color w:val="000000"/>
                <w:kern w:val="0"/>
                <w:szCs w:val="20"/>
              </w:rPr>
            </w:pPr>
          </w:p>
        </w:tc>
        <w:tc>
          <w:tcPr>
            <w:tcW w:w="739"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4DF61252"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974"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429B6FE" w14:textId="77777777" w:rsidR="00EF278B" w:rsidRDefault="00EF278B">
            <w:pPr>
              <w:wordWrap/>
              <w:spacing w:after="0" w:line="276" w:lineRule="auto"/>
              <w:jc w:val="center"/>
              <w:textAlignment w:val="baseline"/>
              <w:rPr>
                <w:rFonts w:eastAsiaTheme="minorHAnsi" w:cs="굴림"/>
                <w:color w:val="000000"/>
                <w:kern w:val="0"/>
                <w:szCs w:val="20"/>
              </w:rPr>
            </w:pPr>
          </w:p>
        </w:tc>
        <w:tc>
          <w:tcPr>
            <w:tcW w:w="1479"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F5E1AFE"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1725"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83E71B1"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2836"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6E9C7109" w14:textId="77777777" w:rsidR="00EF278B" w:rsidRDefault="00EF278B">
            <w:pPr>
              <w:wordWrap/>
              <w:spacing w:after="0" w:line="276" w:lineRule="auto"/>
              <w:jc w:val="center"/>
              <w:textAlignment w:val="baseline"/>
              <w:rPr>
                <w:rFonts w:eastAsiaTheme="minorHAnsi" w:cs="굴림"/>
                <w:color w:val="000000"/>
                <w:kern w:val="0"/>
                <w:szCs w:val="20"/>
              </w:rPr>
            </w:pP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5D28D8AF"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r w:rsidR="00EF2CAA">
        <w:rPr>
          <w:rFonts w:eastAsiaTheme="minorHAnsi" w:cs="함초롬바탕" w:hint="eastAsia"/>
          <w:b/>
          <w:bCs/>
          <w:color w:val="000000"/>
          <w:kern w:val="0"/>
          <w:sz w:val="22"/>
        </w:rPr>
        <w:t>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AB8F10" w14:textId="164C56C6" w:rsidR="00EF278B" w:rsidRDefault="00864C8E">
            <w:pPr>
              <w:spacing w:after="0" w:line="276" w:lineRule="auto"/>
              <w:ind w:left="300"/>
              <w:textAlignment w:val="baseline"/>
              <w:rPr>
                <w:rFonts w:eastAsiaTheme="minorHAnsi" w:cs="굴림"/>
                <w:color w:val="000000"/>
                <w:spacing w:val="-20"/>
                <w:kern w:val="0"/>
                <w:szCs w:val="20"/>
              </w:rPr>
            </w:pPr>
            <w:r w:rsidRPr="00864C8E">
              <w:rPr>
                <w:rFonts w:eastAsiaTheme="minorHAnsi" w:cs="굴림"/>
                <w:color w:val="000000"/>
                <w:spacing w:val="-20"/>
                <w:kern w:val="0"/>
                <w:szCs w:val="20"/>
              </w:rPr>
              <w:t>General Physics 2 is one-semester course which covers Electricity and Magnetism, Electric Circuits, Electromagnetic Waves and Wave Optics, Relativity and Quantum theory. The course is a university level course providing a deep understanding of the concepts and principles of physics and emphasizing the creative thinking. The course is offered for students who have completed General Physics I course and who have completed or are enrolled concurrently in a differential and integral calculus course. A systematic approach to problem solving is considered as a basic way to get better understanding. Questions and problems also develop students’ mathematical skill.</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229"/>
        <w:gridCol w:w="2835"/>
        <w:gridCol w:w="2835"/>
        <w:gridCol w:w="2588"/>
      </w:tblGrid>
      <w:tr w:rsidR="00EF278B" w14:paraId="52401E19" w14:textId="77777777">
        <w:trPr>
          <w:trHeight w:val="370"/>
        </w:trPr>
        <w:tc>
          <w:tcPr>
            <w:tcW w:w="10487" w:type="dxa"/>
            <w:gridSpan w:val="4"/>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3F03C2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sz w:val="22"/>
              </w:rPr>
              <w:t>Subject Core Competencies</w:t>
            </w:r>
          </w:p>
        </w:tc>
      </w:tr>
      <w:tr w:rsidR="004428C3" w14:paraId="0A3801B5" w14:textId="77777777" w:rsidTr="004428C3">
        <w:trPr>
          <w:trHeight w:val="526"/>
        </w:trPr>
        <w:tc>
          <w:tcPr>
            <w:tcW w:w="22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F89F1" w14:textId="78415614" w:rsidR="004428C3" w:rsidRPr="004428C3" w:rsidRDefault="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Critical Thinking Skills</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656069" w14:textId="77777777" w:rsidR="004428C3" w:rsidRPr="004428C3" w:rsidRDefault="004428C3" w:rsidP="004428C3">
            <w:pPr>
              <w:wordWrap/>
              <w:spacing w:after="0" w:line="276" w:lineRule="auto"/>
              <w:ind w:left="18" w:hanging="10"/>
              <w:jc w:val="center"/>
              <w:textAlignment w:val="baseline"/>
              <w:rPr>
                <w:rFonts w:eastAsiaTheme="minorHAnsi" w:cs="굴림"/>
                <w:color w:val="000000" w:themeColor="text1"/>
                <w:kern w:val="0"/>
                <w:szCs w:val="20"/>
              </w:rPr>
            </w:pPr>
            <w:r w:rsidRPr="004428C3">
              <w:rPr>
                <w:rFonts w:eastAsiaTheme="minorHAnsi" w:cs="굴림"/>
                <w:color w:val="000000" w:themeColor="text1"/>
                <w:kern w:val="0"/>
                <w:szCs w:val="20"/>
              </w:rPr>
              <w:t xml:space="preserve">Analytical and Creative </w:t>
            </w:r>
          </w:p>
          <w:p w14:paraId="34EB8265" w14:textId="46307C5A" w:rsidR="004428C3" w:rsidRPr="004428C3" w:rsidRDefault="004428C3" w:rsidP="004428C3">
            <w:pPr>
              <w:wordWrap/>
              <w:spacing w:after="0" w:line="276" w:lineRule="auto"/>
              <w:ind w:left="18" w:hanging="10"/>
              <w:jc w:val="center"/>
              <w:textAlignment w:val="baseline"/>
              <w:rPr>
                <w:rFonts w:eastAsiaTheme="minorHAnsi" w:cs="굴림"/>
                <w:kern w:val="0"/>
                <w:szCs w:val="20"/>
                <w:highlight w:val="yellow"/>
              </w:rPr>
            </w:pPr>
            <w:r w:rsidRPr="004428C3">
              <w:rPr>
                <w:rFonts w:eastAsiaTheme="minorHAnsi" w:cs="굴림"/>
                <w:color w:val="000000" w:themeColor="text1"/>
                <w:kern w:val="0"/>
                <w:szCs w:val="20"/>
              </w:rPr>
              <w:t>Thinking</w:t>
            </w:r>
          </w:p>
        </w:tc>
        <w:tc>
          <w:tcPr>
            <w:tcW w:w="283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0C556" w14:textId="77777777" w:rsidR="004428C3" w:rsidRPr="004428C3" w:rsidRDefault="004428C3" w:rsidP="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 xml:space="preserve">Complex Problem-Solving </w:t>
            </w:r>
          </w:p>
          <w:p w14:paraId="06B92F86" w14:textId="62CF4816" w:rsidR="004428C3" w:rsidRPr="004428C3" w:rsidRDefault="004428C3" w:rsidP="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Skills</w:t>
            </w:r>
          </w:p>
        </w:tc>
        <w:tc>
          <w:tcPr>
            <w:tcW w:w="258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041EE3" w14:textId="0F91C7CF" w:rsidR="004428C3" w:rsidRPr="004428C3" w:rsidRDefault="004428C3">
            <w:pPr>
              <w:wordWrap/>
              <w:spacing w:after="0" w:line="276" w:lineRule="auto"/>
              <w:jc w:val="center"/>
              <w:textAlignment w:val="baseline"/>
              <w:rPr>
                <w:rFonts w:eastAsiaTheme="minorHAnsi" w:cs="굴림"/>
                <w:kern w:val="0"/>
                <w:szCs w:val="20"/>
              </w:rPr>
            </w:pPr>
            <w:r w:rsidRPr="004428C3">
              <w:rPr>
                <w:rFonts w:eastAsiaTheme="minorHAnsi" w:cs="굴림"/>
                <w:kern w:val="0"/>
                <w:szCs w:val="20"/>
              </w:rPr>
              <w:t>Creativity</w:t>
            </w:r>
          </w:p>
        </w:tc>
      </w:tr>
      <w:tr w:rsidR="00EF278B" w14:paraId="278B7334" w14:textId="77777777">
        <w:trPr>
          <w:trHeight w:val="596"/>
        </w:trPr>
        <w:tc>
          <w:tcPr>
            <w:tcW w:w="10487"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4D10D5" w14:textId="68230C69" w:rsidR="00EF278B" w:rsidRPr="004428C3" w:rsidRDefault="004428C3">
            <w:pPr>
              <w:wordWrap/>
              <w:spacing w:after="0" w:line="240" w:lineRule="auto"/>
              <w:jc w:val="left"/>
              <w:textAlignment w:val="baseline"/>
              <w:rPr>
                <w:rFonts w:eastAsiaTheme="minorHAnsi" w:cs="굴림"/>
                <w:kern w:val="0"/>
                <w:sz w:val="12"/>
                <w:szCs w:val="12"/>
              </w:rPr>
            </w:pPr>
            <w:r w:rsidRPr="004428C3">
              <w:rPr>
                <w:rFonts w:eastAsiaTheme="minorHAnsi" w:cs="굴림"/>
                <w:kern w:val="0"/>
                <w:sz w:val="18"/>
                <w:szCs w:val="18"/>
              </w:rPr>
              <w:t>Fundamental concepts in several subjects in physics will be presented, including electromagnetism, optics, and subjects in modern physics, are introduced. Following the homework and the discussion sessions in this lecture, students will be encouraged to develop their competencies listed above. The ways of thinking, trained in this lecture, will provide important background for future coursework.</w:t>
            </w:r>
          </w:p>
        </w:tc>
      </w:tr>
    </w:tbl>
    <w:p w14:paraId="2BCF51BC" w14:textId="77777777" w:rsidR="00EF278B" w:rsidRDefault="00EF278B">
      <w:pPr>
        <w:spacing w:after="0" w:line="276" w:lineRule="auto"/>
        <w:textAlignment w:val="baseline"/>
        <w:rPr>
          <w:rFonts w:eastAsiaTheme="minorHAnsi" w:cs="굴림"/>
          <w:color w:val="FF0000"/>
          <w:kern w:val="0"/>
          <w:szCs w:val="20"/>
        </w:rPr>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6E7490CE" w14:textId="389A303D" w:rsidR="00EF278B" w:rsidRDefault="00AB02DE">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4428C3" w:rsidRPr="004428C3">
        <w:rPr>
          <w:rFonts w:eastAsiaTheme="minorHAnsi" w:cs="굴림"/>
          <w:color w:val="000000"/>
          <w:kern w:val="0"/>
          <w:szCs w:val="20"/>
        </w:rPr>
        <w:t>University Physics with Modern Physics, 2nd Ed. (Bauer, Westfall, McGraw-Hill)</w:t>
      </w:r>
    </w:p>
    <w:p w14:paraId="08E422E7" w14:textId="77777777"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References</w:t>
      </w:r>
      <w:r>
        <w:rPr>
          <w:rFonts w:eastAsiaTheme="minorHAnsi" w:cs="함초롬바탕"/>
          <w:color w:val="000000"/>
          <w:kern w:val="0"/>
          <w:szCs w:val="20"/>
        </w:rPr>
        <w:t xml:space="preserve"> </w:t>
      </w:r>
    </w:p>
    <w:p w14:paraId="45EBBB39" w14:textId="77777777" w:rsidR="004428C3" w:rsidRDefault="004428C3">
      <w:pPr>
        <w:spacing w:after="0" w:line="240" w:lineRule="auto"/>
        <w:ind w:left="1032" w:hanging="466"/>
        <w:textAlignment w:val="baseline"/>
        <w:rPr>
          <w:rFonts w:eastAsiaTheme="minorHAnsi" w:cs="굴림"/>
          <w:color w:val="000000"/>
          <w:kern w:val="0"/>
          <w:szCs w:val="20"/>
        </w:rPr>
      </w:pPr>
      <w:r w:rsidRPr="004428C3">
        <w:rPr>
          <w:rFonts w:eastAsiaTheme="minorHAnsi" w:cs="굴림"/>
          <w:color w:val="000000"/>
          <w:kern w:val="0"/>
          <w:szCs w:val="20"/>
        </w:rPr>
        <w:t xml:space="preserve">- The Feynman Lectures on Physics I, II, III (R. Feynman et al., Addison-Wesley) </w:t>
      </w:r>
    </w:p>
    <w:p w14:paraId="331BB955" w14:textId="7F7A5AE3" w:rsidR="00EF278B" w:rsidRDefault="004428C3">
      <w:pPr>
        <w:spacing w:after="0" w:line="240" w:lineRule="auto"/>
        <w:ind w:left="1032" w:hanging="466"/>
        <w:textAlignment w:val="baseline"/>
        <w:rPr>
          <w:rFonts w:eastAsiaTheme="minorHAnsi" w:cs="굴림"/>
          <w:color w:val="000000"/>
          <w:kern w:val="0"/>
          <w:szCs w:val="20"/>
        </w:rPr>
      </w:pPr>
      <w:r w:rsidRPr="004428C3">
        <w:rPr>
          <w:rFonts w:eastAsiaTheme="minorHAnsi" w:cs="굴림"/>
          <w:color w:val="000000"/>
          <w:kern w:val="0"/>
          <w:szCs w:val="20"/>
        </w:rPr>
        <w:t>- Berkeley Physics Course I (McGraw-Hill)</w:t>
      </w:r>
    </w:p>
    <w:p w14:paraId="49A1BB4F" w14:textId="77777777" w:rsidR="00EF278B" w:rsidRDefault="00EF278B">
      <w:pPr>
        <w:spacing w:after="0" w:line="240" w:lineRule="auto"/>
        <w:ind w:left="300"/>
        <w:textAlignment w:val="baseline"/>
        <w:rPr>
          <w:rFonts w:eastAsiaTheme="minorHAnsi" w:cs="굴림"/>
          <w:color w:val="000000"/>
          <w:kern w:val="0"/>
          <w:sz w:val="10"/>
          <w:szCs w:val="10"/>
        </w:rPr>
      </w:pPr>
    </w:p>
    <w:p w14:paraId="5C9B9FD6" w14:textId="77777777"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594FC249" w14:textId="23B367A9"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84"/>
        <w:textAlignment w:val="baseline"/>
        <w:rPr>
          <w:rFonts w:eastAsiaTheme="minorHAnsi" w:cs="굴림"/>
          <w:color w:val="000000"/>
          <w:kern w:val="0"/>
          <w:sz w:val="18"/>
          <w:szCs w:val="20"/>
        </w:rPr>
      </w:pPr>
      <w:r>
        <w:rPr>
          <w:rFonts w:eastAsiaTheme="minorHAnsi" w:cs="함초롬바탕"/>
          <w:color w:val="000000"/>
          <w:kern w:val="0"/>
        </w:rPr>
        <w:t xml:space="preserve">A. </w:t>
      </w:r>
      <w:r w:rsidR="004428C3" w:rsidRPr="004428C3">
        <w:rPr>
          <w:rFonts w:eastAsiaTheme="minorHAnsi" w:cs="함초롬바탕"/>
          <w:color w:val="000000"/>
          <w:kern w:val="0"/>
        </w:rPr>
        <w:t>Self-learning during homework, assessment through short quizzes.</w:t>
      </w:r>
    </w:p>
    <w:p w14:paraId="63DD59C9" w14:textId="220FF5B1"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t>B</w:t>
      </w:r>
      <w:r>
        <w:rPr>
          <w:rFonts w:eastAsiaTheme="minorHAnsi" w:cs="굴림"/>
          <w:color w:val="000000"/>
          <w:kern w:val="0"/>
          <w:szCs w:val="20"/>
        </w:rPr>
        <w:t xml:space="preserve">. </w:t>
      </w:r>
      <w:r w:rsidR="004428C3" w:rsidRPr="004428C3">
        <w:rPr>
          <w:rFonts w:eastAsiaTheme="minorHAnsi" w:cs="굴림"/>
          <w:color w:val="000000"/>
          <w:kern w:val="0"/>
          <w:szCs w:val="20"/>
        </w:rPr>
        <w:t xml:space="preserve">The lectures will provide students with various approaches to the </w:t>
      </w:r>
      <w:proofErr w:type="gramStart"/>
      <w:r w:rsidR="004428C3" w:rsidRPr="004428C3">
        <w:rPr>
          <w:rFonts w:eastAsiaTheme="minorHAnsi" w:cs="굴림"/>
          <w:color w:val="000000"/>
          <w:kern w:val="0"/>
          <w:szCs w:val="20"/>
        </w:rPr>
        <w:t>subject that differ</w:t>
      </w:r>
      <w:proofErr w:type="gramEnd"/>
      <w:r w:rsidR="004428C3" w:rsidRPr="004428C3">
        <w:rPr>
          <w:rFonts w:eastAsiaTheme="minorHAnsi" w:cs="굴림"/>
          <w:color w:val="000000"/>
          <w:kern w:val="0"/>
          <w:szCs w:val="20"/>
        </w:rPr>
        <w:t xml:space="preserve"> from the textbook.</w:t>
      </w:r>
    </w:p>
    <w:p w14:paraId="3DCA6A1B" w14:textId="1D7CE648" w:rsidR="00EF278B" w:rsidRDefault="00AB02DE">
      <w:pPr>
        <w:spacing w:after="0" w:line="240" w:lineRule="auto"/>
        <w:ind w:left="300"/>
        <w:textAlignment w:val="baseline"/>
        <w:rPr>
          <w:rFonts w:eastAsiaTheme="minorHAnsi" w:cs="굴림"/>
          <w:color w:val="000000"/>
          <w:kern w:val="0"/>
          <w:szCs w:val="20"/>
        </w:rPr>
      </w:pPr>
      <w:r>
        <w:rPr>
          <w:rFonts w:eastAsiaTheme="minorHAnsi" w:cs="함초롬바탕"/>
          <w:color w:val="000000"/>
          <w:kern w:val="0"/>
          <w:szCs w:val="20"/>
        </w:rPr>
        <w:lastRenderedPageBreak/>
        <w:t>C</w:t>
      </w:r>
      <w:r>
        <w:rPr>
          <w:rFonts w:eastAsiaTheme="minorHAnsi" w:cs="굴림"/>
          <w:color w:val="000000"/>
          <w:kern w:val="0"/>
          <w:szCs w:val="20"/>
        </w:rPr>
        <w:t xml:space="preserve">. </w:t>
      </w:r>
      <w:r w:rsidR="004428C3" w:rsidRPr="004428C3">
        <w:rPr>
          <w:rFonts w:eastAsiaTheme="minorHAnsi" w:cs="굴림"/>
          <w:color w:val="000000"/>
          <w:kern w:val="0"/>
          <w:szCs w:val="20"/>
        </w:rPr>
        <w:t>Wide use of physical demonstrations and computer simulations.</w:t>
      </w:r>
    </w:p>
    <w:p w14:paraId="195571D7" w14:textId="77777777" w:rsidR="00EF278B" w:rsidRDefault="00AB02DE">
      <w:pPr>
        <w:spacing w:after="0" w:line="240" w:lineRule="auto"/>
        <w:ind w:left="300"/>
        <w:textAlignment w:val="baseline"/>
        <w:rPr>
          <w:rFonts w:eastAsiaTheme="minorHAnsi" w:cs="함초롬바탕"/>
          <w:b/>
          <w:bCs/>
          <w:color w:val="000000"/>
          <w:kern w:val="0"/>
          <w:szCs w:val="20"/>
        </w:rPr>
      </w:pPr>
      <w:r>
        <w:rPr>
          <w:rFonts w:eastAsiaTheme="minorHAnsi" w:cs="함초롬바탕"/>
          <w:b/>
          <w:bCs/>
          <w:color w:val="000000"/>
          <w:kern w:val="0"/>
          <w:szCs w:val="20"/>
        </w:rPr>
        <w:t xml:space="preserve">※ </w:t>
      </w:r>
    </w:p>
    <w:p w14:paraId="7DFD0B62" w14:textId="77777777" w:rsidR="00EF278B"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35"/>
        <w:gridCol w:w="1436"/>
        <w:gridCol w:w="1436"/>
        <w:gridCol w:w="1435"/>
        <w:gridCol w:w="1436"/>
        <w:gridCol w:w="1436"/>
      </w:tblGrid>
      <w:tr w:rsidR="00F80CB6" w14:paraId="1E30269F" w14:textId="77777777">
        <w:trPr>
          <w:trHeight w:val="619"/>
          <w:jc w:val="center"/>
        </w:trPr>
        <w:tc>
          <w:tcPr>
            <w:tcW w:w="143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08F7015B" w14:textId="2A5E4424"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Midterm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FBA6BA" w14:textId="3470BD4B"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spacing w:val="-8"/>
                <w:kern w:val="0"/>
              </w:rPr>
              <w:t>Final</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37D68D" w14:textId="09050D18" w:rsidR="00F80CB6" w:rsidRPr="00A82C36" w:rsidRDefault="00A82C36">
            <w:pPr>
              <w:wordWrap/>
              <w:spacing w:after="0" w:line="240" w:lineRule="auto"/>
              <w:jc w:val="center"/>
              <w:textAlignment w:val="baseline"/>
              <w:rPr>
                <w:rFonts w:eastAsiaTheme="minorHAnsi" w:cs="굴림"/>
                <w:b/>
                <w:color w:val="000000"/>
                <w:kern w:val="0"/>
                <w:szCs w:val="20"/>
              </w:rPr>
            </w:pPr>
            <w:r w:rsidRPr="00A82C36">
              <w:rPr>
                <w:rFonts w:eastAsiaTheme="minorHAnsi" w:cs="함초롬바탕"/>
                <w:b/>
                <w:color w:val="000000"/>
                <w:kern w:val="0"/>
              </w:rPr>
              <w:t>Quizzes</w:t>
            </w:r>
          </w:p>
        </w:tc>
        <w:tc>
          <w:tcPr>
            <w:tcW w:w="14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C2EED24" w14:textId="719CD055"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Homework</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3E430" w14:textId="77777777" w:rsidR="00F80CB6" w:rsidRDefault="00F80CB6">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Attendance and Attitude</w:t>
            </w:r>
          </w:p>
        </w:tc>
        <w:tc>
          <w:tcPr>
            <w:tcW w:w="143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C95E99D" w14:textId="19A2F804" w:rsidR="00F80CB6" w:rsidRDefault="00F80CB6">
            <w:pPr>
              <w:wordWrap/>
              <w:spacing w:after="0" w:line="240" w:lineRule="auto"/>
              <w:jc w:val="center"/>
              <w:textAlignment w:val="baseline"/>
              <w:rPr>
                <w:rFonts w:eastAsiaTheme="minorHAnsi" w:cs="굴림"/>
                <w:color w:val="000000"/>
                <w:kern w:val="0"/>
                <w:szCs w:val="20"/>
              </w:rPr>
            </w:pPr>
            <w:r w:rsidRPr="00F80CB6">
              <w:rPr>
                <w:rFonts w:eastAsiaTheme="minorHAnsi" w:cs="함초롬돋움"/>
                <w:b/>
                <w:bCs/>
                <w:color w:val="000000"/>
                <w:kern w:val="0"/>
              </w:rPr>
              <w:t>Total</w:t>
            </w:r>
          </w:p>
        </w:tc>
      </w:tr>
      <w:tr w:rsidR="00F80CB6" w14:paraId="37489352" w14:textId="77777777">
        <w:trPr>
          <w:trHeight w:val="459"/>
          <w:jc w:val="center"/>
        </w:trPr>
        <w:tc>
          <w:tcPr>
            <w:tcW w:w="1435"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8465B88" w14:textId="62DE0A2F"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33</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E324BF7" w14:textId="693E8D93"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34</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A994195" w14:textId="73795057"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0</w:t>
            </w:r>
          </w:p>
        </w:tc>
        <w:tc>
          <w:tcPr>
            <w:tcW w:w="143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475DEE7" w14:textId="29B9330A"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17</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95C0882" w14:textId="1753F965" w:rsidR="00F80CB6" w:rsidRDefault="00F80CB6">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16</w:t>
            </w:r>
          </w:p>
        </w:tc>
        <w:tc>
          <w:tcPr>
            <w:tcW w:w="1436"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1ABF4862" w14:textId="7D1D98BC" w:rsidR="00F80CB6" w:rsidRDefault="00F80CB6">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100</w:t>
            </w:r>
          </w:p>
        </w:tc>
      </w:tr>
    </w:tbl>
    <w:p w14:paraId="764881B5"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color w:val="000000"/>
          <w:kern w:val="0"/>
          <w:sz w:val="10"/>
          <w:szCs w:val="10"/>
        </w:rPr>
      </w:pPr>
    </w:p>
    <w:p w14:paraId="56A5038D"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1A83BE65" w14:textId="0663B4D4"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(1) </w:t>
      </w:r>
      <w:r w:rsidR="00A82C36" w:rsidRPr="00A82C36">
        <w:rPr>
          <w:rFonts w:eastAsiaTheme="minorHAnsi" w:cs="함초롬바탕"/>
          <w:color w:val="000000"/>
          <w:kern w:val="0"/>
        </w:rPr>
        <w:t>The midterm and final exams are given through written tests.</w:t>
      </w:r>
      <w:r>
        <w:rPr>
          <w:rFonts w:eastAsiaTheme="minorHAnsi" w:cs="함초롬바탕"/>
          <w:color w:val="000000"/>
          <w:kern w:val="0"/>
        </w:rPr>
        <w:t xml:space="preserve">- </w:t>
      </w:r>
    </w:p>
    <w:p w14:paraId="68683DB6" w14:textId="5C30217A"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(2) </w:t>
      </w:r>
      <w:r w:rsidR="00A82C36" w:rsidRPr="00A82C36">
        <w:rPr>
          <w:rFonts w:eastAsiaTheme="minorHAnsi" w:cs="함초롬바탕"/>
          <w:color w:val="000000"/>
          <w:kern w:val="0"/>
        </w:rPr>
        <w:t>Quizzes will be given several times during the semester.</w:t>
      </w:r>
      <w:r>
        <w:rPr>
          <w:rFonts w:eastAsiaTheme="minorHAnsi" w:cs="함초롬바탕"/>
          <w:color w:val="000000"/>
          <w:kern w:val="0"/>
        </w:rPr>
        <w:t xml:space="preserve">- </w:t>
      </w:r>
    </w:p>
    <w:p w14:paraId="456CB53B" w14:textId="0AFA2B5C" w:rsidR="00EF278B" w:rsidRDefault="00AB02DE" w:rsidP="00A82C36">
      <w:pPr>
        <w:tabs>
          <w:tab w:val="left" w:pos="0"/>
          <w:tab w:val="left" w:pos="800"/>
          <w:tab w:val="left" w:pos="6015"/>
        </w:tabs>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(3) </w:t>
      </w:r>
      <w:r w:rsidR="00A82C36" w:rsidRPr="00A82C36">
        <w:rPr>
          <w:rFonts w:eastAsiaTheme="minorHAnsi" w:cs="함초롬바탕"/>
          <w:color w:val="000000"/>
          <w:kern w:val="0"/>
        </w:rPr>
        <w:t>Homework: Penalty will be given to the overdue homework.</w:t>
      </w:r>
      <w:r>
        <w:rPr>
          <w:rFonts w:eastAsiaTheme="minorHAnsi" w:cs="함초롬바탕"/>
          <w:color w:val="000000"/>
          <w:kern w:val="0"/>
        </w:rPr>
        <w:t xml:space="preserve">- </w:t>
      </w:r>
    </w:p>
    <w:p w14:paraId="52A55EE8" w14:textId="77777777" w:rsidR="00A82C36"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함초롬바탕"/>
          <w:color w:val="000000"/>
          <w:kern w:val="0"/>
        </w:rPr>
      </w:pPr>
      <w:r>
        <w:rPr>
          <w:rFonts w:eastAsiaTheme="minorHAnsi" w:cs="함초롬바탕"/>
          <w:color w:val="000000"/>
          <w:kern w:val="0"/>
        </w:rPr>
        <w:t xml:space="preserve">(4) </w:t>
      </w:r>
      <w:r w:rsidR="00A82C36" w:rsidRPr="00A82C36">
        <w:rPr>
          <w:rFonts w:eastAsiaTheme="minorHAnsi" w:cs="함초롬바탕"/>
          <w:color w:val="000000"/>
          <w:kern w:val="0"/>
        </w:rPr>
        <w:t>Attendance: -0.3 point per late &amp; -1.0 point per absence without notice.</w:t>
      </w:r>
    </w:p>
    <w:p w14:paraId="6032D025" w14:textId="2D36DCB3" w:rsidR="00EF278B" w:rsidRDefault="00AB02D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p>
    <w:p w14:paraId="186816C7" w14:textId="77777777" w:rsidR="00EF278B" w:rsidRDefault="00EF278B">
      <w:pPr>
        <w:spacing w:after="0" w:line="276" w:lineRule="auto"/>
        <w:ind w:firstLine="100"/>
        <w:textAlignment w:val="baseline"/>
        <w:rPr>
          <w:rFonts w:eastAsiaTheme="minorHAnsi" w:cs="굴림"/>
          <w:color w:val="000000"/>
          <w:kern w:val="0"/>
          <w:sz w:val="10"/>
          <w:szCs w:val="10"/>
        </w:rPr>
      </w:pPr>
    </w:p>
    <w:p w14:paraId="6C3E830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6. Criteria for Awarding Credits </w:t>
      </w:r>
    </w:p>
    <w:p w14:paraId="35352F88" w14:textId="77777777" w:rsidR="00EF278B" w:rsidRDefault="00AB02DE">
      <w:pPr>
        <w:spacing w:after="0" w:line="276" w:lineRule="auto"/>
        <w:ind w:left="330" w:hangingChars="150" w:hanging="330"/>
        <w:mirrorIndents/>
        <w:textAlignment w:val="baseline"/>
        <w:rPr>
          <w:rFonts w:eastAsiaTheme="minorHAnsi" w:cs="굴림"/>
          <w:color w:val="000000"/>
          <w:kern w:val="0"/>
          <w:szCs w:val="20"/>
        </w:rPr>
      </w:pPr>
      <w:r>
        <w:rPr>
          <w:rFonts w:eastAsiaTheme="minorHAnsi" w:cs="함초롬바탕"/>
          <w:color w:val="000000"/>
          <w:kern w:val="0"/>
          <w:sz w:val="22"/>
        </w:rPr>
        <w:t xml:space="preserve">☞ </w:t>
      </w:r>
      <w:r>
        <w:rPr>
          <w:rFonts w:eastAsiaTheme="minorHAnsi" w:cs="굴림"/>
          <w:color w:val="000000"/>
          <w:kern w:val="0"/>
          <w:sz w:val="22"/>
        </w:rPr>
        <w:t xml:space="preserve">Pass: In the case of receiving </w:t>
      </w:r>
      <w:r>
        <w:rPr>
          <w:rFonts w:eastAsiaTheme="minorHAnsi" w:cs="굴림"/>
          <w:b/>
          <w:color w:val="000000"/>
          <w:kern w:val="0"/>
          <w:sz w:val="22"/>
        </w:rPr>
        <w:t>a score of 80 or more</w:t>
      </w:r>
      <w:r>
        <w:rPr>
          <w:rFonts w:eastAsiaTheme="minorHAnsi" w:cs="굴림"/>
          <w:color w:val="000000"/>
          <w:kern w:val="0"/>
          <w:sz w:val="22"/>
        </w:rPr>
        <w:t xml:space="preserve"> out of 100 according to the criteria of the evaluation method</w:t>
      </w:r>
      <w:ins w:id="1" w:author="만든 이" w:date="2023-04-26T15:40:00Z">
        <w:r>
          <w:rPr>
            <w:rFonts w:eastAsiaTheme="minorHAnsi" w:cs="굴림"/>
            <w:color w:val="000000"/>
            <w:kern w:val="0"/>
            <w:sz w:val="22"/>
          </w:rPr>
          <w:t>.</w:t>
        </w:r>
      </w:ins>
    </w:p>
    <w:p w14:paraId="546D50A4" w14:textId="60B02D74" w:rsidR="00EF278B" w:rsidRDefault="00AB02DE">
      <w:pPr>
        <w:spacing w:after="0" w:line="276" w:lineRule="auto"/>
        <w:ind w:left="466" w:hanging="466"/>
        <w:textAlignment w:val="baseline"/>
        <w:rPr>
          <w:rFonts w:eastAsiaTheme="minorHAnsi" w:cs="굴림"/>
          <w:color w:val="000000"/>
          <w:kern w:val="0"/>
          <w:szCs w:val="20"/>
        </w:rPr>
      </w:pPr>
      <w:proofErr w:type="gramStart"/>
      <w:r>
        <w:rPr>
          <w:rFonts w:eastAsiaTheme="minorHAnsi" w:cs="함초롬바탕"/>
          <w:b/>
          <w:bCs/>
          <w:color w:val="000000"/>
          <w:kern w:val="0"/>
          <w:sz w:val="22"/>
        </w:rPr>
        <w:t>☞</w:t>
      </w:r>
      <w:r w:rsidR="00EF2CAA">
        <w:rPr>
          <w:rFonts w:eastAsiaTheme="minorHAnsi" w:cs="함초롬바탕" w:hint="eastAsia"/>
          <w:b/>
          <w:bCs/>
          <w:color w:val="000000"/>
          <w:kern w:val="0"/>
          <w:sz w:val="22"/>
        </w:rPr>
        <w:t xml:space="preserve"> </w:t>
      </w:r>
      <w:r>
        <w:rPr>
          <w:rFonts w:eastAsiaTheme="minorHAnsi" w:cs="함초롬바탕"/>
          <w:b/>
          <w:bCs/>
          <w:color w:val="000000"/>
          <w:kern w:val="0"/>
          <w:sz w:val="22"/>
        </w:rPr>
        <w:t xml:space="preserve"> Students</w:t>
      </w:r>
      <w:proofErr w:type="gramEnd"/>
      <w:r>
        <w:rPr>
          <w:rFonts w:eastAsiaTheme="minorHAnsi" w:cs="함초롬바탕"/>
          <w:b/>
          <w:bCs/>
          <w:color w:val="000000"/>
          <w:kern w:val="0"/>
          <w:sz w:val="22"/>
        </w:rPr>
        <w:t xml:space="preserve"> with excellent academic achievement are recommended for the Academic Excellence</w:t>
      </w:r>
      <w:r w:rsidR="00EF2CAA">
        <w:rPr>
          <w:rFonts w:eastAsiaTheme="minorHAnsi" w:cs="함초롬바탕" w:hint="eastAsia"/>
          <w:b/>
          <w:bCs/>
          <w:color w:val="000000"/>
          <w:kern w:val="0"/>
          <w:sz w:val="22"/>
        </w:rPr>
        <w:t xml:space="preserve"> </w:t>
      </w:r>
      <w:r>
        <w:rPr>
          <w:rFonts w:eastAsiaTheme="minorHAnsi" w:cs="함초롬바탕"/>
          <w:b/>
          <w:bCs/>
          <w:color w:val="000000"/>
          <w:kern w:val="0"/>
          <w:sz w:val="22"/>
        </w:rPr>
        <w:t xml:space="preserve">Award and </w:t>
      </w:r>
      <w:r w:rsidR="00EF2CAA" w:rsidRPr="00EF2CAA">
        <w:rPr>
          <w:rFonts w:eastAsiaTheme="minorHAnsi" w:cs="함초롬바탕" w:hint="eastAsia"/>
          <w:b/>
          <w:bCs/>
          <w:color w:val="000000"/>
          <w:kern w:val="0"/>
          <w:sz w:val="22"/>
        </w:rPr>
        <w:t xml:space="preserve"> the </w:t>
      </w:r>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00BB946D" w14:textId="77777777" w:rsidR="00EF278B" w:rsidRDefault="00EF278B">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EF278B" w14:paraId="32F82782"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3739BBD7"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3CE80152"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 xml:space="preserve">● </w:t>
            </w:r>
            <w:r>
              <w:rPr>
                <w:rFonts w:ascii="맑은 고딕" w:eastAsia="맑은 고딕" w:hAnsi="맑은 고딕" w:cs="맑은 고딕"/>
                <w:b/>
                <w:bCs/>
                <w:color w:val="203A7B"/>
                <w:w w:val="90"/>
                <w:sz w:val="22"/>
                <w:szCs w:val="22"/>
                <w:shd w:val="clear" w:color="000000" w:fill="auto"/>
              </w:rPr>
              <w:t>For Pass/Fail courses, if the instructor determines that a specific evaluation element is insufficient and requires a separate evaluation, a separate evaluation may be conducted.</w:t>
            </w:r>
          </w:p>
          <w:p w14:paraId="2B878068"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55D28D" w14:textId="77777777" w:rsidR="00EF278B" w:rsidRDefault="00AB02DE">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Calculation of the basis score for awarding credit to absentees :</w:t>
            </w:r>
          </w:p>
          <w:p w14:paraId="5F7B2A9C"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131E9624"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If a basis score cannot be calculated, the grading method :</w:t>
            </w:r>
          </w:p>
          <w:p w14:paraId="17729309"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217F7D57" w14:textId="77777777" w:rsidR="00EF278B" w:rsidRDefault="00AB02DE">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751062D7" w14:textId="77777777" w:rsidR="00EF278B" w:rsidRDefault="00EF278B">
      <w:pPr>
        <w:widowControl/>
        <w:wordWrap/>
        <w:autoSpaceDE/>
        <w:autoSpaceDN/>
        <w:rPr>
          <w:rFonts w:eastAsiaTheme="minorHAnsi" w:cs="굴림"/>
          <w:b/>
          <w:bCs/>
          <w:color w:val="000000"/>
          <w:kern w:val="0"/>
          <w:szCs w:val="20"/>
        </w:rPr>
      </w:pPr>
    </w:p>
    <w:p w14:paraId="10ACD04A" w14:textId="77777777" w:rsidR="00EF278B" w:rsidRDefault="00EF278B">
      <w:pPr>
        <w:widowControl/>
        <w:wordWrap/>
        <w:autoSpaceDE/>
        <w:autoSpaceDN/>
        <w:rPr>
          <w:rFonts w:eastAsiaTheme="minorHAnsi" w:cs="굴림"/>
          <w:b/>
          <w:bCs/>
          <w:color w:val="000000"/>
          <w:kern w:val="0"/>
          <w:szCs w:val="20"/>
        </w:rPr>
      </w:pPr>
    </w:p>
    <w:p w14:paraId="50BF55DD" w14:textId="77777777" w:rsidR="00EF278B" w:rsidRDefault="00EF278B">
      <w:pPr>
        <w:widowControl/>
        <w:wordWrap/>
        <w:autoSpaceDE/>
        <w:autoSpaceDN/>
        <w:rPr>
          <w:rFonts w:eastAsiaTheme="minorHAnsi" w:cs="굴림"/>
          <w:b/>
          <w:bCs/>
          <w:color w:val="000000"/>
          <w:kern w:val="0"/>
          <w:szCs w:val="20"/>
        </w:rPr>
      </w:pPr>
    </w:p>
    <w:p w14:paraId="574DD4DA" w14:textId="77777777" w:rsidR="00EF278B" w:rsidRDefault="00EF278B">
      <w:pPr>
        <w:widowControl/>
        <w:wordWrap/>
        <w:autoSpaceDE/>
        <w:autoSpaceDN/>
        <w:rPr>
          <w:rFonts w:eastAsiaTheme="minorHAnsi" w:cs="굴림"/>
          <w:b/>
          <w:bCs/>
          <w:color w:val="000000"/>
          <w:kern w:val="0"/>
          <w:szCs w:val="20"/>
        </w:rPr>
      </w:pPr>
    </w:p>
    <w:p w14:paraId="2CBD8084" w14:textId="77777777" w:rsidR="00A82C36" w:rsidRDefault="00A82C36">
      <w:pPr>
        <w:widowControl/>
        <w:wordWrap/>
        <w:autoSpaceDE/>
        <w:autoSpaceDN/>
        <w:rPr>
          <w:rFonts w:eastAsiaTheme="minorHAnsi" w:cs="굴림"/>
          <w:b/>
          <w:bCs/>
          <w:color w:val="000000"/>
          <w:kern w:val="0"/>
          <w:szCs w:val="20"/>
        </w:rPr>
      </w:pPr>
    </w:p>
    <w:p w14:paraId="7CF81859" w14:textId="77777777" w:rsidR="00A82C36" w:rsidRDefault="00A82C36">
      <w:pPr>
        <w:widowControl/>
        <w:wordWrap/>
        <w:autoSpaceDE/>
        <w:autoSpaceDN/>
        <w:rPr>
          <w:rFonts w:eastAsiaTheme="minorHAnsi" w:cs="굴림"/>
          <w:b/>
          <w:bCs/>
          <w:color w:val="000000"/>
          <w:kern w:val="0"/>
          <w:szCs w:val="20"/>
        </w:rPr>
      </w:pPr>
    </w:p>
    <w:p w14:paraId="54CB0AB6" w14:textId="77777777" w:rsidR="00A82C36" w:rsidRDefault="00A82C36">
      <w:pPr>
        <w:widowControl/>
        <w:wordWrap/>
        <w:autoSpaceDE/>
        <w:autoSpaceDN/>
        <w:rPr>
          <w:rFonts w:eastAsiaTheme="minorHAnsi" w:cs="굴림"/>
          <w:b/>
          <w:bCs/>
          <w:color w:val="000000"/>
          <w:kern w:val="0"/>
          <w:szCs w:val="20"/>
        </w:rPr>
      </w:pPr>
    </w:p>
    <w:p w14:paraId="5FEB99AB"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7. Weekly Plans </w:t>
      </w:r>
    </w:p>
    <w:tbl>
      <w:tblPr>
        <w:tblOverlap w:val="never"/>
        <w:tblW w:w="10462"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84"/>
        <w:gridCol w:w="6566"/>
        <w:gridCol w:w="2212"/>
      </w:tblGrid>
      <w:tr w:rsidR="00EF278B" w14:paraId="70DF71D5" w14:textId="77777777" w:rsidTr="00F6758E">
        <w:trPr>
          <w:trHeight w:val="389"/>
        </w:trPr>
        <w:tc>
          <w:tcPr>
            <w:tcW w:w="1684"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6566"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212" w:type="dxa"/>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EF278B" w14:paraId="2CDEA6B5"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EF278B" w:rsidRDefault="00AB02DE">
            <w:pPr>
              <w:wordWrap/>
              <w:spacing w:after="0" w:line="276" w:lineRule="auto"/>
              <w:jc w:val="center"/>
            </w:pPr>
            <w:r>
              <w:rPr>
                <w:b/>
                <w:sz w:val="22"/>
              </w:rPr>
              <w:t>Week 1</w:t>
            </w:r>
          </w:p>
          <w:p w14:paraId="06286C70" w14:textId="77777777" w:rsidR="00EF278B" w:rsidRDefault="00AB02DE">
            <w:pPr>
              <w:pStyle w:val="a4"/>
              <w:wordWrap/>
              <w:jc w:val="center"/>
            </w:pPr>
            <w:r>
              <w:rPr>
                <w:rFonts w:ascii="한컴산뜻돋움"/>
                <w:sz w:val="16"/>
                <w:shd w:val="clear" w:color="000000" w:fill="auto"/>
              </w:rPr>
              <w:t>2.23.~3.1.</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8BF0954" w14:textId="77777777" w:rsidR="00A82C36" w:rsidRPr="00A82C36" w:rsidRDefault="00A82C36" w:rsidP="00A82C36">
            <w:pPr>
              <w:wordWrap/>
              <w:spacing w:after="0" w:line="276" w:lineRule="auto"/>
              <w:ind w:firstLine="100"/>
              <w:jc w:val="left"/>
              <w:rPr>
                <w:color w:val="000000"/>
              </w:rPr>
            </w:pPr>
            <w:r w:rsidRPr="00A82C36">
              <w:rPr>
                <w:color w:val="000000"/>
              </w:rPr>
              <w:t>Ch.21 Electrostatics</w:t>
            </w:r>
          </w:p>
          <w:p w14:paraId="57D4B218" w14:textId="23D590B7" w:rsidR="00EF278B" w:rsidRDefault="00A82C36" w:rsidP="00A82C36">
            <w:pPr>
              <w:wordWrap/>
              <w:spacing w:after="0" w:line="276" w:lineRule="auto"/>
              <w:ind w:firstLine="100"/>
              <w:jc w:val="left"/>
              <w:rPr>
                <w:color w:val="000000"/>
              </w:rPr>
            </w:pPr>
            <w:r w:rsidRPr="00A82C36">
              <w:rPr>
                <w:color w:val="000000"/>
              </w:rPr>
              <w:t>Ch.22 Electric Fields and Gauss’s Law</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C11F68" w14:textId="3BF73FBF" w:rsidR="00EF278B" w:rsidRPr="00F02902" w:rsidRDefault="00F029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Cs w:val="20"/>
              </w:rPr>
            </w:pPr>
            <w:r w:rsidRPr="00F02902">
              <w:rPr>
                <w:rFonts w:hint="eastAsia"/>
                <w:b/>
                <w:color w:val="000000"/>
                <w:szCs w:val="20"/>
              </w:rPr>
              <w:t xml:space="preserve">Report would be represented after finishing each chapter </w:t>
            </w:r>
          </w:p>
        </w:tc>
      </w:tr>
      <w:tr w:rsidR="00EF278B" w14:paraId="49821794"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6AC6451A" w:rsidR="00EF278B" w:rsidRPr="00A82C36" w:rsidRDefault="00A82C36"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z w:val="14"/>
                <w:szCs w:val="1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52BA209D" w14:textId="77777777" w:rsidR="00EF278B" w:rsidRDefault="00EF278B"/>
        </w:tc>
      </w:tr>
      <w:tr w:rsidR="00EF278B" w14:paraId="0CA4752F"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EF278B" w:rsidRDefault="00AB02DE">
            <w:pPr>
              <w:wordWrap/>
              <w:spacing w:after="0" w:line="276" w:lineRule="auto"/>
              <w:jc w:val="center"/>
            </w:pPr>
            <w:r>
              <w:rPr>
                <w:b/>
                <w:sz w:val="22"/>
              </w:rPr>
              <w:t>Week 2</w:t>
            </w:r>
          </w:p>
          <w:p w14:paraId="1403F19F" w14:textId="77777777" w:rsidR="00EF278B" w:rsidRDefault="00AB02DE">
            <w:pPr>
              <w:pStyle w:val="a4"/>
              <w:wordWrap/>
              <w:jc w:val="center"/>
            </w:pPr>
            <w:r>
              <w:rPr>
                <w:rFonts w:ascii="한컴산뜻돋움"/>
                <w:sz w:val="16"/>
                <w:shd w:val="clear" w:color="000000" w:fill="auto"/>
              </w:rPr>
              <w:t>3.2.~3.8.</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592D69" w14:textId="50895623" w:rsidR="00EF278B" w:rsidRDefault="00F6758E">
            <w:pPr>
              <w:wordWrap/>
              <w:spacing w:after="0" w:line="276" w:lineRule="auto"/>
              <w:ind w:firstLine="100"/>
              <w:jc w:val="left"/>
              <w:rPr>
                <w:color w:val="000000"/>
              </w:rPr>
            </w:pPr>
            <w:r w:rsidRPr="00F6758E">
              <w:rPr>
                <w:color w:val="000000"/>
              </w:rPr>
              <w:t>Ch.23 Electric Potential</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51C9368" w14:textId="1A71BFAB" w:rsidR="00F8147D" w:rsidRDefault="00161496" w:rsidP="001E11CB">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w:t>
            </w:r>
            <w:r w:rsidR="00F8147D">
              <w:rPr>
                <w:rFonts w:ascii="한컴산뜻돋움" w:eastAsia="한컴산뜻돋움"/>
                <w:b/>
                <w:bCs/>
                <w:color w:val="FF0000"/>
                <w:sz w:val="22"/>
                <w:shd w:val="clear" w:color="000000" w:fill="auto"/>
              </w:rPr>
              <w:t>.2.</w:t>
            </w:r>
          </w:p>
          <w:p w14:paraId="56300E61" w14:textId="0E279E54" w:rsidR="001E11CB" w:rsidRDefault="00F8147D" w:rsidP="001E11C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 xml:space="preserve">Substitute </w:t>
            </w:r>
            <w:r w:rsidR="00BD0B14">
              <w:rPr>
                <w:b/>
                <w:bCs/>
                <w:color w:val="FF0000"/>
              </w:rPr>
              <w:t>H</w:t>
            </w:r>
            <w:r>
              <w:rPr>
                <w:b/>
                <w:bCs/>
                <w:color w:val="FF0000"/>
              </w:rPr>
              <w:t>oliday</w:t>
            </w:r>
          </w:p>
        </w:tc>
      </w:tr>
      <w:tr w:rsidR="00EF278B" w14:paraId="532674D6"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65F819F9" w:rsidR="00EF278B" w:rsidRDefault="00F6758E" w:rsidP="00A82C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23F6EE73" w14:textId="77777777" w:rsidR="00EF278B" w:rsidRDefault="00EF278B"/>
        </w:tc>
      </w:tr>
      <w:tr w:rsidR="00EF278B" w14:paraId="3087CAB9"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EF278B" w:rsidRDefault="00AB02DE">
            <w:pPr>
              <w:wordWrap/>
              <w:spacing w:after="0" w:line="276" w:lineRule="auto"/>
              <w:jc w:val="center"/>
            </w:pPr>
            <w:r>
              <w:rPr>
                <w:b/>
                <w:sz w:val="22"/>
              </w:rPr>
              <w:t>Week 3</w:t>
            </w:r>
          </w:p>
          <w:p w14:paraId="6170132A" w14:textId="77777777" w:rsidR="00EF278B" w:rsidRDefault="00AB02DE">
            <w:pPr>
              <w:pStyle w:val="a4"/>
              <w:wordWrap/>
              <w:jc w:val="center"/>
            </w:pPr>
            <w:r>
              <w:rPr>
                <w:rFonts w:ascii="한컴산뜻돋움"/>
                <w:sz w:val="16"/>
                <w:shd w:val="clear" w:color="000000" w:fill="auto"/>
              </w:rPr>
              <w:t>3.9.~3.15.</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9C280C" w14:textId="2BEFC9AE" w:rsidR="00EF278B" w:rsidRDefault="00F6758E" w:rsidP="00F6758E">
            <w:pPr>
              <w:wordWrap/>
              <w:spacing w:after="0" w:line="276" w:lineRule="auto"/>
              <w:ind w:firstLineChars="100" w:firstLine="180"/>
              <w:jc w:val="left"/>
              <w:rPr>
                <w:color w:val="000000"/>
                <w:spacing w:val="-10"/>
              </w:rPr>
            </w:pPr>
            <w:r w:rsidRPr="00F6758E">
              <w:rPr>
                <w:color w:val="000000"/>
                <w:spacing w:val="-10"/>
              </w:rPr>
              <w:t>Ch.24 Capacitors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8B91C84"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7A1D804C"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15047D7C"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7CB30040" w14:textId="77777777" w:rsidR="00EF278B" w:rsidRDefault="00EF278B"/>
        </w:tc>
      </w:tr>
      <w:tr w:rsidR="00EF278B" w14:paraId="37F19852"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EF278B" w:rsidRDefault="00AB02DE">
            <w:pPr>
              <w:wordWrap/>
              <w:spacing w:after="0" w:line="276" w:lineRule="auto"/>
              <w:jc w:val="center"/>
            </w:pPr>
            <w:r>
              <w:rPr>
                <w:b/>
                <w:sz w:val="22"/>
              </w:rPr>
              <w:t>Week 4</w:t>
            </w:r>
          </w:p>
          <w:p w14:paraId="38750A8E" w14:textId="77777777" w:rsidR="00EF278B" w:rsidRDefault="00AB02DE">
            <w:pPr>
              <w:pStyle w:val="a4"/>
              <w:wordWrap/>
              <w:jc w:val="center"/>
            </w:pPr>
            <w:r>
              <w:rPr>
                <w:rFonts w:ascii="한컴산뜻돋움"/>
                <w:sz w:val="16"/>
                <w:shd w:val="clear" w:color="000000" w:fill="auto"/>
              </w:rPr>
              <w:t>3.16.~3.22.</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0FB11" w14:textId="77777777" w:rsidR="00F6758E" w:rsidRDefault="00F6758E">
            <w:pPr>
              <w:wordWrap/>
              <w:spacing w:after="0" w:line="276" w:lineRule="auto"/>
              <w:ind w:firstLine="100"/>
              <w:jc w:val="left"/>
              <w:rPr>
                <w:color w:val="000000"/>
              </w:rPr>
            </w:pPr>
            <w:r w:rsidRPr="00F6758E">
              <w:rPr>
                <w:color w:val="000000"/>
              </w:rPr>
              <w:t xml:space="preserve">Ch.25 Current and Resistance </w:t>
            </w:r>
          </w:p>
          <w:p w14:paraId="7D22B5DC" w14:textId="167C8B80" w:rsidR="00EF278B" w:rsidRDefault="00F6758E">
            <w:pPr>
              <w:wordWrap/>
              <w:spacing w:after="0" w:line="276" w:lineRule="auto"/>
              <w:ind w:firstLine="100"/>
              <w:jc w:val="left"/>
              <w:rPr>
                <w:color w:val="000000"/>
              </w:rPr>
            </w:pPr>
            <w:r w:rsidRPr="00F6758E">
              <w:rPr>
                <w:color w:val="000000"/>
              </w:rPr>
              <w:t>Ch.26 Direct Current Circuits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7A7B5A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796A94E"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19D0F6FF"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1223EF0E" w14:textId="77777777" w:rsidR="00EF278B" w:rsidRDefault="00EF278B"/>
        </w:tc>
      </w:tr>
      <w:tr w:rsidR="00EF278B" w14:paraId="48C96727"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EF278B" w:rsidRDefault="00AB02DE">
            <w:pPr>
              <w:wordWrap/>
              <w:spacing w:after="0" w:line="276" w:lineRule="auto"/>
              <w:jc w:val="center"/>
            </w:pPr>
            <w:r>
              <w:rPr>
                <w:b/>
                <w:sz w:val="22"/>
              </w:rPr>
              <w:t>Week 5</w:t>
            </w:r>
          </w:p>
          <w:p w14:paraId="5B16EAB9" w14:textId="77777777" w:rsidR="00EF278B" w:rsidRDefault="00AB02DE">
            <w:pPr>
              <w:pStyle w:val="a4"/>
              <w:wordWrap/>
              <w:jc w:val="center"/>
            </w:pPr>
            <w:r>
              <w:rPr>
                <w:rFonts w:ascii="한컴산뜻돋움"/>
                <w:sz w:val="16"/>
                <w:shd w:val="clear" w:color="000000" w:fill="auto"/>
              </w:rPr>
              <w:t>3.23.~3.29.</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58F0740" w14:textId="77777777" w:rsidR="00F6758E" w:rsidRPr="00F6758E" w:rsidRDefault="00F6758E" w:rsidP="00F6758E">
            <w:pPr>
              <w:wordWrap/>
              <w:spacing w:after="0" w:line="276" w:lineRule="auto"/>
              <w:ind w:firstLineChars="100" w:firstLine="200"/>
              <w:jc w:val="left"/>
              <w:rPr>
                <w:color w:val="000000"/>
              </w:rPr>
            </w:pPr>
            <w:r w:rsidRPr="00F6758E">
              <w:rPr>
                <w:color w:val="000000"/>
              </w:rPr>
              <w:t>Ch.27 Magnetism</w:t>
            </w:r>
          </w:p>
          <w:p w14:paraId="193793C6" w14:textId="3B160DB3" w:rsidR="00EF278B" w:rsidRDefault="00F6758E" w:rsidP="00F6758E">
            <w:pPr>
              <w:wordWrap/>
              <w:spacing w:after="0" w:line="276" w:lineRule="auto"/>
              <w:ind w:firstLineChars="100" w:firstLine="200"/>
              <w:jc w:val="left"/>
              <w:rPr>
                <w:color w:val="000000"/>
              </w:rPr>
            </w:pPr>
            <w:r w:rsidRPr="00F6758E">
              <w:rPr>
                <w:color w:val="000000"/>
              </w:rPr>
              <w:t>Ch.28 Magnetic Fields of Moving Charges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42CE13C"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1E3B5389"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19AAD88D"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12A34FDC" w14:textId="77777777" w:rsidR="00EF278B" w:rsidRDefault="00EF278B"/>
        </w:tc>
      </w:tr>
      <w:tr w:rsidR="00EF278B" w14:paraId="010D5C01"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EF278B" w:rsidRDefault="00AB02DE">
            <w:pPr>
              <w:wordWrap/>
              <w:spacing w:after="0" w:line="276" w:lineRule="auto"/>
              <w:jc w:val="center"/>
            </w:pPr>
            <w:r>
              <w:rPr>
                <w:b/>
                <w:sz w:val="22"/>
              </w:rPr>
              <w:t>Week 6</w:t>
            </w:r>
          </w:p>
          <w:p w14:paraId="5D5AFED0" w14:textId="77777777" w:rsidR="00EF278B" w:rsidRDefault="00AB02DE">
            <w:pPr>
              <w:pStyle w:val="a4"/>
              <w:wordWrap/>
              <w:jc w:val="center"/>
            </w:pPr>
            <w:r>
              <w:rPr>
                <w:rFonts w:ascii="한컴산뜻돋움"/>
                <w:sz w:val="16"/>
                <w:shd w:val="clear" w:color="000000" w:fill="auto"/>
              </w:rPr>
              <w:t>3.30.~4.5.</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EE5632" w14:textId="714A21AC" w:rsidR="00EF278B" w:rsidRDefault="00F6758E">
            <w:pPr>
              <w:wordWrap/>
              <w:spacing w:after="0" w:line="276" w:lineRule="auto"/>
              <w:ind w:firstLine="100"/>
              <w:jc w:val="left"/>
              <w:rPr>
                <w:color w:val="000000"/>
              </w:rPr>
            </w:pPr>
            <w:r w:rsidRPr="00F6758E">
              <w:rPr>
                <w:color w:val="000000"/>
              </w:rPr>
              <w:t>Ch.29 Electromagnetic Induction</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06D6D79"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E52A168"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EF278B" w:rsidRDefault="00AB02DE">
            <w:pPr>
              <w:wordWrap/>
              <w:spacing w:after="0" w:line="276" w:lineRule="auto"/>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4A425025"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69982F11" w14:textId="77777777" w:rsidR="00EF278B" w:rsidRDefault="00EF278B"/>
        </w:tc>
      </w:tr>
      <w:tr w:rsidR="00EF278B" w14:paraId="649BCC6D" w14:textId="77777777" w:rsidTr="00A82C36">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EF278B" w:rsidRDefault="00AB02DE">
            <w:pPr>
              <w:wordWrap/>
              <w:spacing w:after="0" w:line="276" w:lineRule="auto"/>
              <w:jc w:val="center"/>
            </w:pPr>
            <w:r>
              <w:rPr>
                <w:b/>
                <w:sz w:val="22"/>
              </w:rPr>
              <w:t>Week 7</w:t>
            </w:r>
          </w:p>
          <w:p w14:paraId="042A7816" w14:textId="77777777" w:rsidR="00EF278B" w:rsidRDefault="00AB02DE">
            <w:pPr>
              <w:pStyle w:val="a4"/>
              <w:wordWrap/>
              <w:jc w:val="center"/>
            </w:pPr>
            <w:r>
              <w:rPr>
                <w:rFonts w:ascii="한컴산뜻돋움"/>
                <w:sz w:val="16"/>
                <w:shd w:val="clear" w:color="000000" w:fill="auto"/>
              </w:rPr>
              <w:t>4.6.~4.12.</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C4D95F8" w14:textId="7EAB33BE" w:rsidR="00EF278B" w:rsidRDefault="00F6758E">
            <w:pPr>
              <w:wordWrap/>
              <w:spacing w:after="0" w:line="276" w:lineRule="auto"/>
              <w:ind w:firstLine="100"/>
              <w:jc w:val="left"/>
              <w:rPr>
                <w:color w:val="000000"/>
              </w:rPr>
            </w:pPr>
            <w:r w:rsidRPr="00F6758E">
              <w:rPr>
                <w:color w:val="000000"/>
              </w:rPr>
              <w:t>Ch.30 Alternating Current Circuits</w:t>
            </w:r>
          </w:p>
        </w:tc>
        <w:tc>
          <w:tcPr>
            <w:tcW w:w="2212"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77F2AD9"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EBF4ED2" w14:textId="77777777" w:rsidTr="00A82C36">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EF278B" w:rsidRDefault="00AB02DE">
            <w:pPr>
              <w:pStyle w:val="1"/>
              <w:wordWrap/>
              <w:jc w:val="center"/>
            </w:pPr>
            <w:r>
              <w:rPr>
                <w:b/>
                <w:w w:val="80"/>
                <w:sz w:val="16"/>
              </w:rPr>
              <w:t>Core Competencies</w:t>
            </w:r>
          </w:p>
        </w:tc>
        <w:tc>
          <w:tcPr>
            <w:tcW w:w="656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6D097ABF"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212" w:type="dxa"/>
            <w:vMerge/>
            <w:tcBorders>
              <w:top w:val="single" w:sz="2" w:space="0" w:color="000000"/>
              <w:left w:val="single" w:sz="2" w:space="0" w:color="000000"/>
              <w:bottom w:val="single" w:sz="2" w:space="0" w:color="000000"/>
              <w:right w:val="single" w:sz="11" w:space="0" w:color="000000"/>
            </w:tcBorders>
          </w:tcPr>
          <w:p w14:paraId="54DF1F44" w14:textId="77777777" w:rsidR="00EF278B" w:rsidRDefault="00EF278B"/>
        </w:tc>
      </w:tr>
      <w:tr w:rsidR="00EF278B" w14:paraId="451A4D72" w14:textId="77777777" w:rsidTr="00A82C36">
        <w:trPr>
          <w:trHeight w:val="1274"/>
        </w:trPr>
        <w:tc>
          <w:tcPr>
            <w:tcW w:w="1684"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EF278B" w:rsidRDefault="00AB02DE">
            <w:pPr>
              <w:wordWrap/>
              <w:spacing w:after="0" w:line="276" w:lineRule="auto"/>
              <w:jc w:val="center"/>
            </w:pPr>
            <w:r>
              <w:rPr>
                <w:b/>
                <w:sz w:val="22"/>
              </w:rPr>
              <w:t>Week 8</w:t>
            </w:r>
          </w:p>
          <w:p w14:paraId="0AAA1628" w14:textId="280F40AA"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4.13</w:t>
            </w:r>
            <w:proofErr w:type="gramStart"/>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4.19.</w:t>
            </w:r>
          </w:p>
        </w:tc>
        <w:tc>
          <w:tcPr>
            <w:tcW w:w="656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AB02DE" w:rsidRDefault="00AB02DE" w:rsidP="00AB02DE">
            <w:pPr>
              <w:pStyle w:val="a4"/>
              <w:wordWrap/>
              <w:spacing w:line="312" w:lineRule="auto"/>
              <w:ind w:firstLine="100"/>
              <w:jc w:val="center"/>
              <w:rPr>
                <w:b/>
                <w:bCs/>
              </w:rPr>
            </w:pPr>
            <w:r>
              <w:rPr>
                <w:b/>
                <w:bCs/>
              </w:rPr>
              <w:t>Midterm Exams (4.14</w:t>
            </w:r>
            <w:proofErr w:type="gramStart"/>
            <w:r>
              <w:rPr>
                <w:b/>
                <w:bCs/>
              </w:rPr>
              <w:t>.~</w:t>
            </w:r>
            <w:proofErr w:type="gramEnd"/>
            <w:r>
              <w:rPr>
                <w:b/>
                <w:bCs/>
              </w:rPr>
              <w:t xml:space="preserve">4.17.) </w:t>
            </w:r>
          </w:p>
        </w:tc>
        <w:tc>
          <w:tcPr>
            <w:tcW w:w="2212"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AB02DE" w:rsidRPr="00AB02DE" w:rsidRDefault="00AB02DE" w:rsidP="00AB02DE">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AB02DE" w:rsidRPr="00AB02DE" w:rsidRDefault="00AB02DE" w:rsidP="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sidR="00596B8B">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bl>
    <w:p w14:paraId="1D19EA81" w14:textId="77777777" w:rsidR="00EF278B" w:rsidRDefault="00EF278B">
      <w:pPr>
        <w:wordWrap/>
        <w:spacing w:after="0" w:line="276" w:lineRule="auto"/>
        <w:jc w:val="left"/>
        <w:textAlignment w:val="baseline"/>
        <w:rPr>
          <w:rFonts w:eastAsiaTheme="minorHAnsi" w:cs="굴림"/>
          <w:b/>
          <w:bCs/>
          <w:color w:val="0000FF"/>
          <w:kern w:val="0"/>
          <w:sz w:val="22"/>
        </w:rPr>
      </w:pPr>
    </w:p>
    <w:p w14:paraId="06461369" w14:textId="77777777" w:rsidR="00EF278B" w:rsidRDefault="00EF278B">
      <w:pPr>
        <w:wordWrap/>
        <w:spacing w:after="0" w:line="276" w:lineRule="auto"/>
        <w:jc w:val="left"/>
        <w:textAlignment w:val="baseline"/>
        <w:rPr>
          <w:rFonts w:eastAsiaTheme="minorHAnsi" w:cs="함초롬바탕"/>
          <w:b/>
          <w:bCs/>
          <w:color w:val="0000FF"/>
          <w:kern w:val="0"/>
          <w:sz w:val="22"/>
        </w:rPr>
      </w:pP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6502"/>
        <w:gridCol w:w="2369"/>
      </w:tblGrid>
      <w:tr w:rsidR="00EF278B" w14:paraId="724316B0" w14:textId="77777777" w:rsidTr="00F6758E">
        <w:trPr>
          <w:trHeight w:val="1106"/>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EF278B" w:rsidRDefault="00AB02DE">
            <w:pPr>
              <w:wordWrap/>
              <w:spacing w:after="0" w:line="276" w:lineRule="auto"/>
              <w:jc w:val="center"/>
            </w:pPr>
            <w:r>
              <w:rPr>
                <w:b/>
                <w:sz w:val="22"/>
              </w:rPr>
              <w:t>Week 9</w:t>
            </w:r>
          </w:p>
          <w:p w14:paraId="01A5F2F5" w14:textId="77777777" w:rsidR="00EF278B" w:rsidRDefault="00AB02DE">
            <w:pPr>
              <w:pStyle w:val="a4"/>
              <w:wordWrap/>
              <w:jc w:val="center"/>
            </w:pPr>
            <w:r>
              <w:rPr>
                <w:rFonts w:ascii="한컴산뜻돋움"/>
                <w:sz w:val="16"/>
                <w:shd w:val="clear" w:color="000000" w:fill="auto"/>
              </w:rPr>
              <w:t>4.20.~4.26.</w:t>
            </w:r>
          </w:p>
        </w:tc>
        <w:tc>
          <w:tcPr>
            <w:tcW w:w="6502"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664FD5" w14:textId="6A82C516" w:rsidR="00EF278B" w:rsidRDefault="00F6758E" w:rsidP="00F6758E">
            <w:pPr>
              <w:wordWrap/>
              <w:spacing w:after="0" w:line="276" w:lineRule="auto"/>
              <w:ind w:firstLineChars="100" w:firstLine="200"/>
              <w:jc w:val="left"/>
            </w:pPr>
            <w:r w:rsidRPr="00F6758E">
              <w:t>Ch.31 Electromagnetic Waves</w:t>
            </w:r>
          </w:p>
        </w:tc>
        <w:tc>
          <w:tcPr>
            <w:tcW w:w="2369"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2E118C60" w14:textId="77777777" w:rsidR="00EF278B" w:rsidRDefault="00EF278B">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F8B3BE5"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EF278B" w:rsidRDefault="00AB02DE">
            <w:pPr>
              <w:wordWrap/>
              <w:spacing w:after="0" w:line="276" w:lineRule="auto"/>
              <w:jc w:val="center"/>
            </w:pPr>
            <w:r>
              <w:rPr>
                <w:b/>
                <w:sz w:val="22"/>
              </w:rPr>
              <w:t>Week 10</w:t>
            </w:r>
          </w:p>
          <w:p w14:paraId="77DDE495" w14:textId="77777777" w:rsidR="00EF278B" w:rsidRDefault="00AB02DE">
            <w:pPr>
              <w:pStyle w:val="a4"/>
              <w:wordWrap/>
              <w:jc w:val="center"/>
            </w:pPr>
            <w:r>
              <w:rPr>
                <w:rFonts w:ascii="한컴산뜻돋움"/>
                <w:sz w:val="16"/>
                <w:shd w:val="clear" w:color="000000" w:fill="auto"/>
              </w:rPr>
              <w:t>4.27.~5.3.</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6971993" w14:textId="0004591A" w:rsidR="00EF278B" w:rsidRDefault="00F6758E" w:rsidP="00F6758E">
            <w:pPr>
              <w:wordWrap/>
              <w:spacing w:after="0" w:line="276" w:lineRule="auto"/>
              <w:ind w:firstLineChars="100" w:firstLine="200"/>
              <w:jc w:val="left"/>
              <w:rPr>
                <w:color w:val="000000"/>
              </w:rPr>
            </w:pPr>
            <w:r w:rsidRPr="00F6758E">
              <w:rPr>
                <w:color w:val="000000"/>
              </w:rPr>
              <w:t>Ch.34 Wave Optics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DBCD02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3B58B002"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1FB6F364"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E40E9DE" w14:textId="77777777" w:rsidR="00EF278B" w:rsidRDefault="00EF278B"/>
        </w:tc>
      </w:tr>
      <w:tr w:rsidR="00EF278B" w14:paraId="4134673D"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EF278B" w:rsidRDefault="00AB02DE">
            <w:pPr>
              <w:wordWrap/>
              <w:spacing w:after="0" w:line="276" w:lineRule="auto"/>
              <w:jc w:val="center"/>
            </w:pPr>
            <w:r>
              <w:rPr>
                <w:b/>
                <w:sz w:val="22"/>
              </w:rPr>
              <w:t>Week 11</w:t>
            </w:r>
          </w:p>
          <w:p w14:paraId="4298C772" w14:textId="77777777" w:rsidR="00EF278B" w:rsidRDefault="00AB02DE">
            <w:pPr>
              <w:pStyle w:val="a4"/>
              <w:wordWrap/>
              <w:jc w:val="center"/>
            </w:pPr>
            <w:r>
              <w:rPr>
                <w:rFonts w:ascii="한컴산뜻돋움"/>
                <w:sz w:val="16"/>
                <w:shd w:val="clear" w:color="000000" w:fill="auto"/>
              </w:rPr>
              <w:t>5.4.~5.10.</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284052" w14:textId="2F5C1ED7" w:rsidR="00EF278B" w:rsidRDefault="00F6758E" w:rsidP="00F6758E">
            <w:pPr>
              <w:wordWrap/>
              <w:spacing w:after="0" w:line="276" w:lineRule="auto"/>
              <w:ind w:firstLineChars="100" w:firstLine="180"/>
              <w:jc w:val="left"/>
              <w:rPr>
                <w:color w:val="000000"/>
                <w:spacing w:val="-10"/>
              </w:rPr>
            </w:pPr>
            <w:r w:rsidRPr="00F6758E">
              <w:rPr>
                <w:color w:val="000000"/>
                <w:spacing w:val="-10"/>
              </w:rPr>
              <w:t>Ch.35 Relativity</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53876CF"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1232C821" w14:textId="77777777" w:rsidR="00EF278B" w:rsidRDefault="00AB02DE">
            <w:pPr>
              <w:jc w:val="center"/>
              <w:rPr>
                <w:b/>
                <w:bCs/>
                <w:color w:val="FF0000"/>
                <w:sz w:val="22"/>
              </w:rPr>
            </w:pPr>
            <w:r>
              <w:rPr>
                <w:b/>
                <w:bCs/>
                <w:color w:val="FF0000"/>
              </w:rPr>
              <w:t>Children's Day</w:t>
            </w:r>
          </w:p>
        </w:tc>
      </w:tr>
      <w:tr w:rsidR="00EF278B" w14:paraId="61B3D4C8"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27D84B1" w14:textId="48A3FC80"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54587CAD" w14:textId="77777777" w:rsidR="00EF278B" w:rsidRDefault="00EF278B"/>
        </w:tc>
      </w:tr>
      <w:tr w:rsidR="00EF278B" w14:paraId="2E5E9366"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EF278B" w:rsidRDefault="00AB02DE">
            <w:pPr>
              <w:wordWrap/>
              <w:spacing w:after="0" w:line="276" w:lineRule="auto"/>
              <w:jc w:val="center"/>
            </w:pPr>
            <w:r>
              <w:rPr>
                <w:b/>
                <w:sz w:val="22"/>
              </w:rPr>
              <w:t>Week 12</w:t>
            </w:r>
          </w:p>
          <w:p w14:paraId="7F947DFF" w14:textId="77777777" w:rsidR="00EF278B" w:rsidRDefault="00AB02DE">
            <w:pPr>
              <w:pStyle w:val="a4"/>
              <w:wordWrap/>
              <w:jc w:val="center"/>
            </w:pPr>
            <w:r>
              <w:rPr>
                <w:rFonts w:ascii="한컴산뜻돋움"/>
                <w:sz w:val="16"/>
                <w:shd w:val="clear" w:color="000000" w:fill="auto"/>
              </w:rPr>
              <w:t>5.11.~5.17.</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EB29EB6" w14:textId="5CAF054B" w:rsidR="00EF278B" w:rsidRDefault="00F6758E" w:rsidP="00F6758E">
            <w:pPr>
              <w:wordWrap/>
              <w:spacing w:after="0" w:line="276" w:lineRule="auto"/>
              <w:ind w:firstLineChars="100" w:firstLine="200"/>
              <w:jc w:val="left"/>
              <w:rPr>
                <w:color w:val="000000"/>
              </w:rPr>
            </w:pPr>
            <w:r w:rsidRPr="00F6758E">
              <w:rPr>
                <w:color w:val="000000"/>
              </w:rPr>
              <w:t>Ch.36 Quantum Physics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57FAEB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5C42C92A"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B21996" w14:textId="68A3CD08"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568C37BA" w14:textId="77777777" w:rsidR="00EF278B" w:rsidRDefault="00EF278B"/>
        </w:tc>
      </w:tr>
      <w:tr w:rsidR="00EF278B" w14:paraId="62A15B3D"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EF278B" w:rsidRDefault="00AB02DE">
            <w:pPr>
              <w:wordWrap/>
              <w:spacing w:after="0" w:line="276" w:lineRule="auto"/>
              <w:jc w:val="center"/>
            </w:pPr>
            <w:r>
              <w:rPr>
                <w:b/>
                <w:sz w:val="22"/>
              </w:rPr>
              <w:t>Week 13</w:t>
            </w:r>
          </w:p>
          <w:p w14:paraId="7EED4C07" w14:textId="77777777" w:rsidR="00EF278B" w:rsidRDefault="00AB02DE">
            <w:pPr>
              <w:pStyle w:val="a4"/>
              <w:wordWrap/>
              <w:jc w:val="center"/>
            </w:pPr>
            <w:r>
              <w:rPr>
                <w:rFonts w:ascii="한컴산뜻돋움"/>
                <w:sz w:val="16"/>
                <w:shd w:val="clear" w:color="000000" w:fill="auto"/>
              </w:rPr>
              <w:t>5.18.~5.24.</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08A91D1" w14:textId="306F5F72" w:rsidR="00EF278B" w:rsidRDefault="00D873AB" w:rsidP="00F6758E">
            <w:pPr>
              <w:wordWrap/>
              <w:spacing w:after="0" w:line="276" w:lineRule="auto"/>
              <w:ind w:firstLineChars="100" w:firstLine="200"/>
              <w:jc w:val="left"/>
              <w:rPr>
                <w:color w:val="000000"/>
              </w:rPr>
            </w:pPr>
            <w:r w:rsidRPr="00F6758E">
              <w:rPr>
                <w:color w:val="000000"/>
              </w:rPr>
              <w:t>Ch.37 Quantum Mechanics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F08E0B6"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61ED1DE8"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E36D0" w14:textId="6EFD9EEB"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229A008" w14:textId="77777777" w:rsidR="00EF278B" w:rsidRDefault="00EF278B"/>
        </w:tc>
      </w:tr>
      <w:tr w:rsidR="00EF278B" w14:paraId="3185F851"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EF278B" w:rsidRDefault="00AB02DE">
            <w:pPr>
              <w:wordWrap/>
              <w:spacing w:after="0" w:line="276" w:lineRule="auto"/>
              <w:jc w:val="center"/>
            </w:pPr>
            <w:r>
              <w:rPr>
                <w:b/>
                <w:sz w:val="22"/>
              </w:rPr>
              <w:t>Week 14</w:t>
            </w:r>
          </w:p>
          <w:p w14:paraId="2620CB7D" w14:textId="77777777" w:rsidR="00EF278B" w:rsidRDefault="00AB02DE">
            <w:pPr>
              <w:pStyle w:val="a4"/>
              <w:wordWrap/>
              <w:jc w:val="center"/>
            </w:pPr>
            <w:r>
              <w:rPr>
                <w:rFonts w:ascii="한컴산뜻돋움"/>
                <w:sz w:val="16"/>
                <w:shd w:val="clear" w:color="000000" w:fill="auto"/>
              </w:rPr>
              <w:t>5.25.~5.31.</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32B4B2F" w14:textId="764CDBA6" w:rsidR="00EF278B" w:rsidRDefault="00D873AB">
            <w:pPr>
              <w:wordWrap/>
              <w:spacing w:after="0" w:line="276" w:lineRule="auto"/>
              <w:ind w:firstLine="100"/>
              <w:jc w:val="left"/>
              <w:rPr>
                <w:color w:val="000000"/>
              </w:rPr>
            </w:pPr>
            <w:r w:rsidRPr="00D873AB">
              <w:rPr>
                <w:color w:val="000000"/>
              </w:rPr>
              <w:t>Ch.38 Atomic Physics</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EF278B" w:rsidRDefault="00AB02DE">
            <w:pPr>
              <w:jc w:val="center"/>
              <w:rPr>
                <w:b/>
                <w:bCs/>
                <w:color w:val="FF0000"/>
              </w:rPr>
            </w:pPr>
            <w:r>
              <w:rPr>
                <w:b/>
                <w:bCs/>
                <w:color w:val="FF0000"/>
              </w:rPr>
              <w:t xml:space="preserve">Substitute </w:t>
            </w:r>
            <w:r w:rsidR="001E11CB">
              <w:rPr>
                <w:b/>
                <w:bCs/>
                <w:color w:val="FF0000"/>
              </w:rPr>
              <w:t>H</w:t>
            </w:r>
            <w:r>
              <w:rPr>
                <w:b/>
                <w:bCs/>
                <w:color w:val="FF0000"/>
              </w:rPr>
              <w:t>oliday</w:t>
            </w:r>
          </w:p>
        </w:tc>
      </w:tr>
      <w:tr w:rsidR="00EF278B" w14:paraId="7117FAE7"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9825492" w14:textId="16345477"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17F36FE2" w14:textId="77777777" w:rsidR="00EF278B" w:rsidRDefault="00EF278B"/>
        </w:tc>
      </w:tr>
      <w:tr w:rsidR="00EF278B" w14:paraId="53F92424" w14:textId="77777777" w:rsidTr="00F6758E">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EF278B" w:rsidRDefault="00AB02DE">
            <w:pPr>
              <w:wordWrap/>
              <w:spacing w:after="0" w:line="276" w:lineRule="auto"/>
              <w:jc w:val="center"/>
            </w:pPr>
            <w:r>
              <w:rPr>
                <w:b/>
                <w:sz w:val="22"/>
              </w:rPr>
              <w:t>Week 15</w:t>
            </w:r>
          </w:p>
          <w:p w14:paraId="11BB8C7F" w14:textId="77777777" w:rsidR="00EF278B" w:rsidRDefault="00AB02DE">
            <w:pPr>
              <w:pStyle w:val="a4"/>
              <w:wordWrap/>
              <w:jc w:val="center"/>
            </w:pPr>
            <w:r>
              <w:rPr>
                <w:rFonts w:ascii="한컴산뜻돋움"/>
                <w:sz w:val="16"/>
                <w:shd w:val="clear" w:color="000000" w:fill="auto"/>
              </w:rPr>
              <w:t>6.1.~6.7.</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309AEEA" w14:textId="15B81543" w:rsidR="00EF278B" w:rsidRDefault="00D873AB">
            <w:pPr>
              <w:wordWrap/>
              <w:spacing w:after="0" w:line="276" w:lineRule="auto"/>
              <w:ind w:firstLine="100"/>
              <w:jc w:val="left"/>
              <w:rPr>
                <w:color w:val="000000"/>
              </w:rPr>
            </w:pPr>
            <w:r>
              <w:rPr>
                <w:rFonts w:hint="eastAsia"/>
                <w:color w:val="000000"/>
              </w:rPr>
              <w:t>Week for a missing lecture</w:t>
            </w:r>
          </w:p>
        </w:tc>
        <w:tc>
          <w:tcPr>
            <w:tcW w:w="2369"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AF6AAF2" w14:textId="77777777" w:rsidR="00A851F3" w:rsidRPr="006B55A4"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05882B7E" w14:textId="1408FA51" w:rsidR="00EF278B"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EF278B" w14:paraId="09B8D69E" w14:textId="77777777" w:rsidTr="00F6758E">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EF278B" w:rsidRDefault="00AB02DE">
            <w:pPr>
              <w:wordWrap/>
              <w:spacing w:after="0" w:line="276" w:lineRule="auto"/>
              <w:jc w:val="center"/>
            </w:pPr>
            <w:r>
              <w:rPr>
                <w:b/>
                <w:w w:val="80"/>
                <w:sz w:val="16"/>
              </w:rPr>
              <w:t>Core Competencies</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EAEE4A1" w14:textId="3AB77BCC" w:rsidR="00EF278B" w:rsidRDefault="00F6758E" w:rsidP="00F6758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rPr>
                <w:color w:val="000000"/>
                <w:spacing w:val="-4"/>
              </w:rPr>
            </w:pPr>
            <w:r w:rsidRPr="00A82C36">
              <w:rPr>
                <w:color w:val="000000"/>
                <w:sz w:val="14"/>
                <w:szCs w:val="14"/>
              </w:rPr>
              <w:t>Critical Thinking Skills, Analytical and Creative Thinking, Complex Problem-Solving Skills, Creativity</w:t>
            </w:r>
          </w:p>
        </w:tc>
        <w:tc>
          <w:tcPr>
            <w:tcW w:w="2369" w:type="dxa"/>
            <w:vMerge/>
            <w:tcBorders>
              <w:top w:val="single" w:sz="2" w:space="0" w:color="000000"/>
              <w:left w:val="single" w:sz="2" w:space="0" w:color="000000"/>
              <w:bottom w:val="single" w:sz="2" w:space="0" w:color="000000"/>
              <w:right w:val="single" w:sz="11" w:space="0" w:color="000000"/>
            </w:tcBorders>
          </w:tcPr>
          <w:p w14:paraId="7685E541" w14:textId="77777777" w:rsidR="00EF278B" w:rsidRDefault="00EF278B"/>
        </w:tc>
      </w:tr>
      <w:tr w:rsidR="00EF278B" w14:paraId="36FA1DB7" w14:textId="77777777" w:rsidTr="00F6758E">
        <w:trPr>
          <w:trHeight w:val="1083"/>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EF278B" w:rsidRDefault="00AB02DE">
            <w:pPr>
              <w:wordWrap/>
              <w:spacing w:after="0" w:line="276" w:lineRule="auto"/>
              <w:jc w:val="center"/>
            </w:pPr>
            <w:r>
              <w:rPr>
                <w:b/>
                <w:sz w:val="22"/>
              </w:rPr>
              <w:t>Week 16</w:t>
            </w:r>
          </w:p>
          <w:p w14:paraId="206FC14A" w14:textId="77777777" w:rsidR="00EF278B" w:rsidRDefault="00AB02DE">
            <w:pPr>
              <w:pStyle w:val="a4"/>
              <w:wordWrap/>
              <w:jc w:val="center"/>
            </w:pPr>
            <w:r>
              <w:rPr>
                <w:rFonts w:ascii="한컴산뜻돋움"/>
                <w:sz w:val="16"/>
                <w:shd w:val="clear" w:color="000000" w:fill="auto"/>
              </w:rPr>
              <w:t>6.8.~6.14.</w:t>
            </w:r>
          </w:p>
        </w:tc>
        <w:tc>
          <w:tcPr>
            <w:tcW w:w="650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369"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EF278B" w14:paraId="281D2BF2" w14:textId="77777777" w:rsidTr="00F6758E">
        <w:trPr>
          <w:trHeight w:val="1196"/>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EF278B" w:rsidRDefault="00AB02DE">
            <w:pPr>
              <w:wordWrap/>
              <w:spacing w:after="0" w:line="276" w:lineRule="auto"/>
              <w:jc w:val="center"/>
            </w:pPr>
            <w:r>
              <w:rPr>
                <w:b/>
                <w:sz w:val="22"/>
              </w:rPr>
              <w:t>Week 17</w:t>
            </w:r>
          </w:p>
          <w:p w14:paraId="6489F542" w14:textId="62DC0A86"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6.1</w:t>
            </w:r>
            <w:r w:rsidR="001E11CB">
              <w:rPr>
                <w:rFonts w:ascii="한컴산뜻돋움" w:eastAsia="한컴산뜻돋움" w:hAnsi="한컴산뜻돋움"/>
                <w:sz w:val="16"/>
                <w:szCs w:val="16"/>
              </w:rPr>
              <w:t>5</w:t>
            </w:r>
            <w:proofErr w:type="gramStart"/>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6.19.</w:t>
            </w:r>
          </w:p>
        </w:tc>
        <w:tc>
          <w:tcPr>
            <w:tcW w:w="6502"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EF278B" w:rsidRDefault="00AB02DE">
            <w:pPr>
              <w:wordWrap/>
              <w:spacing w:after="0" w:line="276" w:lineRule="auto"/>
              <w:ind w:firstLine="100"/>
              <w:jc w:val="center"/>
              <w:rPr>
                <w:b/>
                <w:bCs/>
              </w:rPr>
            </w:pPr>
            <w:r>
              <w:rPr>
                <w:b/>
                <w:bCs/>
              </w:rPr>
              <w:t>Final Exams (6.18</w:t>
            </w:r>
            <w:proofErr w:type="gramStart"/>
            <w:r>
              <w:rPr>
                <w:b/>
                <w:bCs/>
              </w:rPr>
              <w:t>.~</w:t>
            </w:r>
            <w:proofErr w:type="gramEnd"/>
            <w:r>
              <w:rPr>
                <w:b/>
                <w:bCs/>
              </w:rPr>
              <w:t>6.19.)</w:t>
            </w:r>
          </w:p>
        </w:tc>
        <w:tc>
          <w:tcPr>
            <w:tcW w:w="2369"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022BB3FE" w14:textId="77777777" w:rsidR="00EF278B" w:rsidRDefault="00EF278B">
      <w:pPr>
        <w:wordWrap/>
        <w:spacing w:after="0" w:line="276" w:lineRule="auto"/>
        <w:jc w:val="left"/>
        <w:textAlignment w:val="baseline"/>
        <w:rPr>
          <w:rFonts w:eastAsiaTheme="minorHAnsi" w:cs="함초롬바탕"/>
          <w:b/>
          <w:bCs/>
          <w:color w:val="0000FF"/>
          <w:kern w:val="0"/>
          <w:sz w:val="22"/>
        </w:rPr>
      </w:pPr>
    </w:p>
    <w:p w14:paraId="61A4B8E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p w14:paraId="0756D835" w14:textId="77777777" w:rsidR="00EF278B" w:rsidRDefault="00EF278B">
      <w:pPr>
        <w:wordWrap/>
        <w:spacing w:after="0" w:line="276" w:lineRule="auto"/>
        <w:jc w:val="left"/>
        <w:textAlignment w:val="baseline"/>
        <w:rPr>
          <w:rFonts w:eastAsiaTheme="minorHAnsi" w:cs="굴림"/>
          <w:b/>
          <w:bCs/>
          <w:color w:val="0000FF"/>
          <w:kern w:val="0"/>
          <w:sz w:val="22"/>
        </w:rPr>
      </w:pPr>
    </w:p>
    <w:p w14:paraId="29B122A7" w14:textId="77777777" w:rsidR="00EF278B" w:rsidRDefault="00AB02DE">
      <w:pPr>
        <w:widowControl/>
        <w:wordWrap/>
        <w:autoSpaceDE/>
        <w:autoSpaceDN/>
        <w:rPr>
          <w:rFonts w:eastAsiaTheme="minorHAnsi" w:cs="굴림"/>
          <w:color w:val="000000"/>
          <w:kern w:val="0"/>
          <w:sz w:val="22"/>
        </w:rPr>
      </w:pPr>
      <w:r>
        <w:rPr>
          <w:rFonts w:eastAsiaTheme="minorHAnsi" w:cs="굴림"/>
          <w:color w:val="000000"/>
          <w:kern w:val="0"/>
          <w:sz w:val="22"/>
        </w:rPr>
        <w:br w:type="page"/>
      </w:r>
    </w:p>
    <w:p w14:paraId="0B8B196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color w:val="000000"/>
          <w:kern w:val="0"/>
          <w:sz w:val="22"/>
        </w:rPr>
        <w:lastRenderedPageBreak/>
        <w:t>[Reference] Syllabus Competence Reference</w:t>
      </w:r>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214"/>
        <w:gridCol w:w="1256"/>
        <w:gridCol w:w="1248"/>
        <w:gridCol w:w="1382"/>
        <w:gridCol w:w="1418"/>
        <w:gridCol w:w="1389"/>
        <w:gridCol w:w="1298"/>
        <w:gridCol w:w="1255"/>
      </w:tblGrid>
      <w:tr w:rsidR="00EF278B" w14:paraId="47DE6D2D" w14:textId="77777777">
        <w:trPr>
          <w:trHeight w:val="56"/>
          <w:tblHeader/>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259D80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1. Analytical and Creative Thinking</w:t>
            </w:r>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BC2A34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2. Complex Communication</w:t>
            </w:r>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4FE7697"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3.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11867AE"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4. Digital/</w:t>
            </w:r>
            <w:ins w:id="2"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04E5C8D"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5. </w:t>
            </w:r>
            <w:r>
              <w:rPr>
                <w:rFonts w:eastAsiaTheme="minorHAnsi" w:cs="함초롬바탕"/>
                <w:b/>
                <w:bCs/>
                <w:color w:val="000000"/>
                <w:kern w:val="0"/>
                <w:sz w:val="14"/>
                <w:szCs w:val="14"/>
              </w:rPr>
              <w:t>Global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594134A2" w14:textId="77777777" w:rsidR="00EF278B" w:rsidRDefault="00AB02DE" w:rsidP="00EF2CAA">
            <w:pPr>
              <w:wordWrap/>
              <w:spacing w:after="0" w:line="276" w:lineRule="auto"/>
              <w:jc w:val="center"/>
              <w:textAlignment w:val="baseline"/>
              <w:rPr>
                <w:rFonts w:eastAsiaTheme="minorHAnsi" w:cs="굴림"/>
                <w:b/>
                <w:bCs/>
                <w:color w:val="000000"/>
                <w:kern w:val="0"/>
                <w:sz w:val="14"/>
                <w:szCs w:val="14"/>
              </w:rPr>
            </w:pPr>
            <w:r>
              <w:rPr>
                <w:rFonts w:eastAsiaTheme="minorHAnsi" w:cs="굴림"/>
                <w:b/>
                <w:bCs/>
                <w:color w:val="000000"/>
                <w:kern w:val="0"/>
                <w:sz w:val="14"/>
                <w:szCs w:val="14"/>
              </w:rPr>
              <w:t>6. Adaptability/</w:t>
            </w:r>
          </w:p>
          <w:p w14:paraId="358D1986" w14:textId="396FA129" w:rsidR="00EF278B" w:rsidRDefault="00AB02DE" w:rsidP="00EF2CAA">
            <w:pPr>
              <w:wordWrap/>
              <w:spacing w:after="0" w:line="276" w:lineRule="auto"/>
              <w:jc w:val="center"/>
              <w:textAlignment w:val="baseline"/>
              <w:rPr>
                <w:del w:id="3" w:author="만든 이" w:date="2023-04-26T15:43:00Z"/>
                <w:rFonts w:eastAsiaTheme="minorHAnsi" w:cs="굴림"/>
                <w:b/>
                <w:bCs/>
                <w:color w:val="000000"/>
                <w:kern w:val="0"/>
                <w:sz w:val="14"/>
                <w:szCs w:val="14"/>
              </w:rPr>
            </w:pPr>
            <w:r>
              <w:rPr>
                <w:rFonts w:eastAsiaTheme="minorHAnsi" w:cs="굴림"/>
                <w:b/>
                <w:bCs/>
                <w:color w:val="000000"/>
                <w:kern w:val="0"/>
                <w:sz w:val="14"/>
                <w:szCs w:val="14"/>
              </w:rPr>
              <w:t>Progressio</w:t>
            </w:r>
            <w:r w:rsidR="00EF2CAA">
              <w:rPr>
                <w:rFonts w:eastAsiaTheme="minorHAnsi" w:cs="굴림" w:hint="eastAsia"/>
                <w:b/>
                <w:bCs/>
                <w:color w:val="000000"/>
                <w:kern w:val="0"/>
                <w:sz w:val="14"/>
                <w:szCs w:val="14"/>
              </w:rPr>
              <w:t>n</w:t>
            </w:r>
          </w:p>
          <w:p w14:paraId="0118F669" w14:textId="77777777" w:rsidR="00EF278B" w:rsidRDefault="00AB02DE" w:rsidP="00EF2CAA">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w:t>
            </w:r>
            <w:ins w:id="4"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35B1CD9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7. 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12A1E70"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8 </w:t>
            </w:r>
            <w:r>
              <w:rPr>
                <w:rFonts w:eastAsiaTheme="minorHAnsi" w:cs="함초롬바탕"/>
                <w:b/>
                <w:bCs/>
                <w:color w:val="000000"/>
                <w:kern w:val="0"/>
                <w:sz w:val="14"/>
                <w:szCs w:val="14"/>
              </w:rPr>
              <w:t>Habits/</w:t>
            </w:r>
            <w:ins w:id="5" w:author="만든 이" w:date="2023-04-26T15:44:00Z">
              <w:r>
                <w:rPr>
                  <w:rFonts w:eastAsiaTheme="minorHAnsi" w:cs="함초롬바탕"/>
                  <w:b/>
                  <w:bCs/>
                  <w:color w:val="000000"/>
                  <w:kern w:val="0"/>
                  <w:sz w:val="14"/>
                  <w:szCs w:val="14"/>
                </w:rPr>
                <w:t xml:space="preserve"> </w:t>
              </w:r>
            </w:ins>
            <w:r>
              <w:rPr>
                <w:rFonts w:eastAsiaTheme="minorHAnsi" w:cs="함초롬바탕"/>
                <w:b/>
                <w:bCs/>
                <w:color w:val="000000"/>
                <w:kern w:val="0"/>
                <w:sz w:val="14"/>
                <w:szCs w:val="14"/>
              </w:rPr>
              <w:t>Mindset</w:t>
            </w:r>
          </w:p>
        </w:tc>
      </w:tr>
      <w:tr w:rsidR="00EF278B" w14:paraId="74DFF64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F43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D7B3E" w14:textId="77777777" w:rsidR="00EF278B" w:rsidRDefault="00AB02DE">
            <w:pPr>
              <w:wordWrap/>
              <w:spacing w:after="0" w:line="276" w:lineRule="auto"/>
              <w:jc w:val="left"/>
              <w:textAlignment w:val="baseline"/>
              <w:rPr>
                <w:rFonts w:eastAsiaTheme="minorHAnsi" w:cs="굴림"/>
                <w:color w:val="000000"/>
                <w:kern w:val="0"/>
                <w:sz w:val="16"/>
                <w:szCs w:val="16"/>
              </w:rPr>
            </w:pPr>
            <w:r>
              <w:rPr>
                <w:rFonts w:eastAsiaTheme="minorHAnsi" w:cs="굴림"/>
                <w:color w:val="000000"/>
                <w:kern w:val="0"/>
                <w:sz w:val="14"/>
                <w:szCs w:val="16"/>
              </w:rPr>
              <w:t>Ability to 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5DD0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124D8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4082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9CC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7793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2BCC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Sincerity</w:t>
            </w:r>
          </w:p>
        </w:tc>
      </w:tr>
      <w:tr w:rsidR="00EF278B" w14:paraId="6430543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F8DF0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through prejudice and identify reliable information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127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B37A6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C1DA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create digital contents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B9A39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C6E7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A9F4C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053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Creativity</w:t>
            </w:r>
          </w:p>
        </w:tc>
      </w:tr>
      <w:tr w:rsidR="00EF278B" w14:paraId="092B1410"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B2EA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9756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944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34DF4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6428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12A3BD"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203EB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1296A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 love of learning and curiosity</w:t>
            </w:r>
          </w:p>
        </w:tc>
      </w:tr>
      <w:tr w:rsidR="00EF278B" w14:paraId="185DFE1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D598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50F8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7BF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833E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C2DA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B0993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1BCC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2E45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Resilience/elasticity</w:t>
            </w:r>
          </w:p>
        </w:tc>
      </w:tr>
      <w:tr w:rsidR="00EF278B" w14:paraId="1F79D84F"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8E20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469E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ECB2E" w14:textId="77777777" w:rsidR="00EF278B" w:rsidRDefault="00AB02DE">
            <w:pPr>
              <w:wordWrap/>
              <w:spacing w:after="0" w:line="276" w:lineRule="auto"/>
              <w:jc w:val="left"/>
              <w:textAlignment w:val="baseline"/>
              <w:rPr>
                <w:rFonts w:eastAsiaTheme="minorHAnsi" w:cs="함초롬바탕"/>
                <w:color w:val="000000"/>
                <w:kern w:val="0"/>
                <w:sz w:val="14"/>
                <w:szCs w:val="14"/>
              </w:rPr>
            </w:pPr>
            <w:r>
              <w:rPr>
                <w:rFonts w:eastAsiaTheme="minorHAnsi" w:cs="함초롬바탕"/>
                <w:color w:val="000000"/>
                <w:kern w:val="0"/>
                <w:sz w:val="14"/>
                <w:szCs w:val="14"/>
              </w:rPr>
              <w:t>Ability to teach, guide, and counsel</w:t>
            </w:r>
          </w:p>
          <w:p w14:paraId="6A5599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FCEB1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traditional or recently emerging fields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3742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AADE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DDB7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2A5E8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color w:val="000000"/>
                <w:kern w:val="0"/>
                <w:sz w:val="14"/>
                <w:szCs w:val="14"/>
              </w:rPr>
              <w:t>Perseverance/patience</w:t>
            </w:r>
          </w:p>
        </w:tc>
      </w:tr>
      <w:tr w:rsidR="00EF278B" w14:paraId="1DCD6A8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6C12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 xml:space="preserve">Ability to devise and test solutions to problems by </w:t>
            </w:r>
            <w:r>
              <w:rPr>
                <w:rFonts w:eastAsiaTheme="minorHAnsi" w:cs="함초롬바탕"/>
                <w:color w:val="000000"/>
                <w:kern w:val="0"/>
                <w:sz w:val="14"/>
                <w:szCs w:val="14"/>
              </w:rPr>
              <w:lastRenderedPageBreak/>
              <w:t>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FDAE9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explain information and persuasively </w:t>
            </w:r>
            <w:r>
              <w:rPr>
                <w:rFonts w:eastAsiaTheme="minorHAnsi" w:cs="함초롬바탕"/>
                <w:color w:val="000000"/>
                <w:kern w:val="0"/>
                <w:sz w:val="14"/>
                <w:szCs w:val="14"/>
              </w:rPr>
              <w:lastRenderedPageBreak/>
              <w:t>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202C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collaborate on tasks, manage groups, and </w:t>
            </w:r>
            <w:r>
              <w:rPr>
                <w:rFonts w:eastAsiaTheme="minorHAnsi" w:cs="함초롬바탕"/>
                <w:color w:val="000000"/>
                <w:kern w:val="0"/>
                <w:sz w:val="14"/>
                <w:szCs w:val="14"/>
              </w:rPr>
              <w:lastRenderedPageBreak/>
              <w:t>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45D989"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76A8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21</w:t>
            </w:r>
            <w:r>
              <w:rPr>
                <w:rFonts w:eastAsiaTheme="minorHAnsi" w:cs="함초롬바탕"/>
                <w:color w:val="000000"/>
                <w:kern w:val="0"/>
                <w:sz w:val="14"/>
                <w:szCs w:val="14"/>
                <w:vertAlign w:val="superscript"/>
              </w:rPr>
              <w:t>st</w:t>
            </w:r>
            <w:r>
              <w:rPr>
                <w:rFonts w:eastAsiaTheme="minorHAnsi" w:cs="함초롬바탕"/>
                <w:color w:val="000000"/>
                <w:kern w:val="0"/>
                <w:sz w:val="14"/>
                <w:szCs w:val="14"/>
              </w:rPr>
              <w:t xml:space="preserve"> century core competencies such as communication </w:t>
            </w:r>
            <w:r>
              <w:rPr>
                <w:rFonts w:eastAsiaTheme="minorHAnsi" w:cs="함초롬바탕"/>
                <w:color w:val="000000"/>
                <w:kern w:val="0"/>
                <w:sz w:val="14"/>
                <w:szCs w:val="14"/>
              </w:rPr>
              <w:lastRenderedPageBreak/>
              <w:t>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7ED6B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develop a sense of independence to seek new roles, </w:t>
            </w:r>
            <w:r>
              <w:rPr>
                <w:rFonts w:eastAsiaTheme="minorHAnsi" w:cs="함초롬바탕"/>
                <w:color w:val="000000"/>
                <w:kern w:val="0"/>
                <w:sz w:val="14"/>
                <w:szCs w:val="14"/>
              </w:rPr>
              <w:lastRenderedPageBreak/>
              <w:t>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03F9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make rational and ethical decisions on complex </w:t>
            </w:r>
            <w:r>
              <w:rPr>
                <w:rFonts w:eastAsiaTheme="minorHAnsi" w:cs="함초롬바탕"/>
                <w:color w:val="000000"/>
                <w:kern w:val="0"/>
                <w:sz w:val="14"/>
                <w:szCs w:val="14"/>
              </w:rPr>
              <w:lastRenderedPageBreak/>
              <w:t>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94495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Self-efficacy</w:t>
            </w:r>
          </w:p>
        </w:tc>
      </w:tr>
      <w:tr w:rsidR="00EF278B" w14:paraId="1899175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C055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6E8EC"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296A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A5451"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1849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A759A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872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BAA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Stress management skills</w:t>
            </w:r>
          </w:p>
        </w:tc>
      </w:tr>
      <w:tr w:rsidR="00EF278B" w14:paraId="436C9231"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207AB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13EE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653F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F0323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C2B7F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17D4E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02DF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FF1F9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Time management skills</w:t>
            </w:r>
          </w:p>
        </w:tc>
      </w:tr>
      <w:tr w:rsidR="00EF278B" w14:paraId="5F76D8DA"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31389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3F98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997F2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AD7E"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27D7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3E4A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F854E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FC04"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48165306"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A14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82B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D7180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C253A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F4E9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6971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1E91C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CBBCC9"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79ABE49"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BDC2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9AF3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4A6A7"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A394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4F04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329B5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7E911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908DBE"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CFFB3B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2F7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knowledge or creativity to solve complex real-world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6DE6C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C776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C98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1A0A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EC68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7F52A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92BA3E" w14:textId="77777777" w:rsidR="00EF278B" w:rsidRDefault="00EF278B">
            <w:pPr>
              <w:wordWrap/>
              <w:spacing w:after="0" w:line="276" w:lineRule="auto"/>
              <w:jc w:val="left"/>
              <w:textAlignment w:val="baseline"/>
              <w:rPr>
                <w:rFonts w:eastAsiaTheme="minorHAnsi" w:cs="굴림"/>
                <w:color w:val="000000"/>
                <w:kern w:val="0"/>
                <w:sz w:val="14"/>
                <w:szCs w:val="14"/>
              </w:rPr>
            </w:pPr>
          </w:p>
        </w:tc>
      </w:tr>
    </w:tbl>
    <w:p w14:paraId="289F43FC" w14:textId="77777777" w:rsidR="00EF278B" w:rsidRDefault="00EF278B">
      <w:pPr>
        <w:wordWrap/>
        <w:spacing w:after="0" w:line="276" w:lineRule="auto"/>
        <w:jc w:val="center"/>
        <w:textAlignment w:val="baseline"/>
        <w:rPr>
          <w:rFonts w:eastAsiaTheme="minorHAnsi" w:cs="굴림"/>
          <w:color w:val="000000"/>
          <w:kern w:val="0"/>
          <w:szCs w:val="20"/>
        </w:rPr>
      </w:pPr>
    </w:p>
    <w:p w14:paraId="00FFEACD" w14:textId="77777777" w:rsidR="00EF278B" w:rsidRDefault="00EF278B">
      <w:pPr>
        <w:wordWrap/>
        <w:spacing w:after="0" w:line="276" w:lineRule="auto"/>
        <w:jc w:val="center"/>
        <w:textAlignment w:val="baseline"/>
        <w:rPr>
          <w:rFonts w:eastAsiaTheme="minorHAnsi" w:cs="굴림"/>
          <w:color w:val="000000"/>
          <w:kern w:val="0"/>
          <w:szCs w:val="20"/>
        </w:rPr>
      </w:pPr>
    </w:p>
    <w:p w14:paraId="74DF5C30" w14:textId="77777777" w:rsidR="00EF278B" w:rsidRDefault="00EF278B">
      <w:pPr>
        <w:wordWrap/>
        <w:spacing w:after="0" w:line="276" w:lineRule="auto"/>
        <w:jc w:val="center"/>
        <w:textAlignment w:val="baseline"/>
        <w:rPr>
          <w:rFonts w:eastAsiaTheme="minorHAnsi" w:cs="굴림"/>
          <w:color w:val="000000"/>
          <w:kern w:val="0"/>
          <w:szCs w:val="20"/>
        </w:rPr>
      </w:pPr>
    </w:p>
    <w:p w14:paraId="37E0939A" w14:textId="77777777" w:rsidR="00EF278B" w:rsidRDefault="00EF278B">
      <w:pPr>
        <w:wordWrap/>
        <w:spacing w:after="0" w:line="276" w:lineRule="auto"/>
        <w:jc w:val="center"/>
        <w:textAlignment w:val="baseline"/>
        <w:rPr>
          <w:rFonts w:eastAsiaTheme="minorHAnsi"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330"/>
        <w:gridCol w:w="8329"/>
      </w:tblGrid>
      <w:tr w:rsidR="00EF278B" w14:paraId="119491B0"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D8B4B32" w14:textId="76917D05" w:rsidR="00EF278B" w:rsidRDefault="00AB02DE" w:rsidP="00EF2CAA">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lastRenderedPageBreak/>
              <w:t xml:space="preserve">1. Complex </w:t>
            </w:r>
            <w:r w:rsidR="00EF2CAA">
              <w:rPr>
                <w:rFonts w:eastAsiaTheme="minorHAnsi" w:cs="굴림" w:hint="eastAsia"/>
                <w:b/>
                <w:bCs/>
                <w:color w:val="000000"/>
                <w:kern w:val="0"/>
                <w:sz w:val="18"/>
                <w:szCs w:val="18"/>
              </w:rPr>
              <w:t>Problem-Solving</w:t>
            </w:r>
            <w:r>
              <w:rPr>
                <w:rFonts w:eastAsiaTheme="minorHAnsi" w:cs="굴림"/>
                <w:b/>
                <w:bCs/>
                <w:color w:val="000000"/>
                <w:kern w:val="0"/>
                <w:sz w:val="18"/>
                <w:szCs w:val="18"/>
              </w:rPr>
              <w:t xml:space="preserve">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0853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solve new and unclear problems that may arise in complex real-world situations</w:t>
            </w:r>
          </w:p>
        </w:tc>
      </w:tr>
      <w:tr w:rsidR="00EF278B" w14:paraId="20199B11"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BA5D19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2. </w:t>
            </w:r>
            <w:r>
              <w:rPr>
                <w:rFonts w:eastAsiaTheme="minorHAnsi" w:cs="함초롬바탕"/>
                <w:b/>
                <w:bCs/>
                <w:color w:val="000000"/>
                <w:kern w:val="0"/>
                <w:sz w:val="18"/>
                <w:szCs w:val="18"/>
              </w:rPr>
              <w:t>Critical Thinking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65B69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compare and analyze the strengths and weaknesses of various solutions or approaches to a given problem using logic and reasoning</w:t>
            </w:r>
          </w:p>
        </w:tc>
      </w:tr>
      <w:tr w:rsidR="00EF278B" w14:paraId="312F9C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15E8C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3. Creativity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7727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come up with novel ideas when given a certain topic or situation or to suggest a creative method in the process of solving a problem</w:t>
            </w:r>
          </w:p>
        </w:tc>
      </w:tr>
      <w:tr w:rsidR="00EF278B" w14:paraId="20A8B6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A9376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4. 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3EA19" w14:textId="7DEB1C1E" w:rsidR="00EF278B" w:rsidRDefault="00AB02DE" w:rsidP="00EF2CAA">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select the most suitable person for a specific task and manage them to achieve maximum work performance through motivation,</w:t>
            </w:r>
            <w:r w:rsidR="00EF2CAA">
              <w:rPr>
                <w:rFonts w:eastAsiaTheme="minorHAnsi" w:cs="함초롬바탕" w:hint="eastAsia"/>
                <w:color w:val="000000"/>
                <w:kern w:val="0"/>
                <w:sz w:val="18"/>
                <w:szCs w:val="18"/>
              </w:rPr>
              <w:t xml:space="preserve"> and</w:t>
            </w:r>
            <w:r>
              <w:rPr>
                <w:rFonts w:eastAsiaTheme="minorHAnsi" w:cs="함초롬바탕"/>
                <w:color w:val="000000"/>
                <w:kern w:val="0"/>
                <w:sz w:val="18"/>
                <w:szCs w:val="18"/>
              </w:rPr>
              <w:t xml:space="preserve"> systematic</w:t>
            </w:r>
            <w:r w:rsidR="00EF2CAA">
              <w:rPr>
                <w:rFonts w:eastAsiaTheme="minorHAnsi" w:cs="함초롬바탕" w:hint="eastAsia"/>
                <w:color w:val="000000"/>
                <w:kern w:val="0"/>
                <w:sz w:val="18"/>
                <w:szCs w:val="18"/>
              </w:rPr>
              <w:t xml:space="preserve">ally </w:t>
            </w:r>
            <w:bookmarkStart w:id="6" w:name="_GoBack"/>
            <w:bookmarkEnd w:id="6"/>
            <w:r>
              <w:rPr>
                <w:rFonts w:eastAsiaTheme="minorHAnsi" w:cs="함초롬바탕"/>
                <w:color w:val="000000"/>
                <w:kern w:val="0"/>
                <w:sz w:val="18"/>
                <w:szCs w:val="18"/>
              </w:rPr>
              <w:t>efficient management</w:t>
            </w:r>
          </w:p>
        </w:tc>
      </w:tr>
      <w:tr w:rsidR="00EF278B" w14:paraId="30B7ECD4"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36DF1D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E2A3F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adjust one’s own behavior in response to the behavior of others</w:t>
            </w:r>
          </w:p>
        </w:tc>
      </w:tr>
      <w:tr w:rsidR="00EF278B" w14:paraId="549A2222"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B05552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6. </w:t>
            </w:r>
            <w:r>
              <w:rPr>
                <w:rFonts w:eastAsiaTheme="minorHAnsi" w:cs="함초롬바탕"/>
                <w:b/>
                <w:bCs/>
                <w:color w:val="000000"/>
                <w:kern w:val="0"/>
                <w:sz w:val="18"/>
                <w:szCs w:val="18"/>
              </w:rPr>
              <w:t>Emotional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A0DF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perceive other people’s reactions and understand why they react the way they do</w:t>
            </w:r>
          </w:p>
        </w:tc>
      </w:tr>
      <w:tr w:rsidR="00EF278B" w14:paraId="2D8808DD"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81C4A7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7. 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1A87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make the most rational judgement and decision by analyzing the costs and benefits of a specific situation or problem</w:t>
            </w:r>
          </w:p>
        </w:tc>
      </w:tr>
      <w:tr w:rsidR="00EF278B" w14:paraId="50A07785"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56C8CBE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8. Orientated Towards </w:t>
            </w:r>
            <w:r>
              <w:rPr>
                <w:rFonts w:eastAsiaTheme="minorHAnsi" w:cs="함초롬바탕"/>
                <w:b/>
                <w:bCs/>
                <w:color w:val="000000"/>
                <w:kern w:val="0"/>
                <w:sz w:val="18"/>
                <w:szCs w:val="18"/>
              </w:rPr>
              <w:t xml:space="preserve">Service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2E03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actively seek ways to help others</w:t>
            </w:r>
          </w:p>
        </w:tc>
      </w:tr>
      <w:tr w:rsidR="00EF278B" w14:paraId="4216CBC8"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716058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9. </w:t>
            </w:r>
            <w:r>
              <w:rPr>
                <w:rFonts w:eastAsiaTheme="minorHAnsi" w:cs="함초롬바탕"/>
                <w:b/>
                <w:bCs/>
                <w:color w:val="000000"/>
                <w:kern w:val="0"/>
                <w:sz w:val="18"/>
                <w:szCs w:val="18"/>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DFE3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bring together parties who differ in ideas or interests and try to reduce those differences</w:t>
            </w:r>
          </w:p>
        </w:tc>
      </w:tr>
      <w:tr w:rsidR="00EF278B" w14:paraId="61069E1D" w14:textId="77777777">
        <w:trPr>
          <w:trHeight w:val="527"/>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7F9491D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10. </w:t>
            </w:r>
            <w:r>
              <w:rPr>
                <w:rFonts w:eastAsiaTheme="minorHAnsi" w:cs="함초롬바탕"/>
                <w:b/>
                <w:bCs/>
                <w:color w:val="000000"/>
                <w:kern w:val="0"/>
                <w:sz w:val="18"/>
                <w:szCs w:val="18"/>
              </w:rPr>
              <w:t>Cognitive Flexibility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ACE62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apply different kinds of rules or principles to rearrange and reorganize things in different ways</w:t>
            </w:r>
          </w:p>
        </w:tc>
      </w:tr>
    </w:tbl>
    <w:p w14:paraId="55ECBBF7" w14:textId="77777777" w:rsidR="00EF278B" w:rsidRDefault="00EF278B">
      <w:pPr>
        <w:spacing w:line="276" w:lineRule="auto"/>
        <w:rPr>
          <w:rFonts w:eastAsiaTheme="minorHAnsi"/>
        </w:rPr>
      </w:pPr>
    </w:p>
    <w:sectPr w:rsidR="00EF278B">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A3F7DA" w14:textId="77777777" w:rsidR="0008410B" w:rsidRDefault="0008410B" w:rsidP="0083076C">
      <w:pPr>
        <w:spacing w:after="0" w:line="240" w:lineRule="auto"/>
      </w:pPr>
      <w:r>
        <w:separator/>
      </w:r>
    </w:p>
  </w:endnote>
  <w:endnote w:type="continuationSeparator" w:id="0">
    <w:p w14:paraId="081A3A35" w14:textId="77777777" w:rsidR="0008410B" w:rsidRDefault="0008410B"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DBA698" w14:textId="77777777" w:rsidR="0008410B" w:rsidRDefault="0008410B" w:rsidP="0083076C">
      <w:pPr>
        <w:spacing w:after="0" w:line="240" w:lineRule="auto"/>
      </w:pPr>
      <w:r>
        <w:separator/>
      </w:r>
    </w:p>
  </w:footnote>
  <w:footnote w:type="continuationSeparator" w:id="0">
    <w:p w14:paraId="426F7A41" w14:textId="77777777" w:rsidR="0008410B" w:rsidRDefault="0008410B" w:rsidP="008307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2">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278B"/>
    <w:rsid w:val="00010E16"/>
    <w:rsid w:val="0005349F"/>
    <w:rsid w:val="0008410B"/>
    <w:rsid w:val="00161496"/>
    <w:rsid w:val="00161C6E"/>
    <w:rsid w:val="001E11CB"/>
    <w:rsid w:val="00210197"/>
    <w:rsid w:val="00420FA4"/>
    <w:rsid w:val="004428C3"/>
    <w:rsid w:val="00596B8B"/>
    <w:rsid w:val="005F1A30"/>
    <w:rsid w:val="007077E5"/>
    <w:rsid w:val="0076607D"/>
    <w:rsid w:val="0083076C"/>
    <w:rsid w:val="00864C8E"/>
    <w:rsid w:val="008A1971"/>
    <w:rsid w:val="008A703B"/>
    <w:rsid w:val="0093058E"/>
    <w:rsid w:val="00A44636"/>
    <w:rsid w:val="00A82C36"/>
    <w:rsid w:val="00A851F3"/>
    <w:rsid w:val="00AB02DE"/>
    <w:rsid w:val="00BD0B14"/>
    <w:rsid w:val="00BF032A"/>
    <w:rsid w:val="00D56BC1"/>
    <w:rsid w:val="00D76F15"/>
    <w:rsid w:val="00D873AB"/>
    <w:rsid w:val="00D92C0B"/>
    <w:rsid w:val="00D965FD"/>
    <w:rsid w:val="00EF278B"/>
    <w:rsid w:val="00EF2CAA"/>
    <w:rsid w:val="00F02902"/>
    <w:rsid w:val="00F461C2"/>
    <w:rsid w:val="00F6758E"/>
    <w:rsid w:val="00F80CB6"/>
    <w:rsid w:val="00F8147D"/>
    <w:rsid w:val="00FB2E3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0"/>
    <w:lsdException w:name="TOC Heading" w:uiPriority="0" w:qFormat="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0"/>
    <w:lsdException w:name="TOC Heading" w:uiPriority="0" w:qFormat="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1813</Words>
  <Characters>10336</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12125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lastModifiedBy/>
  <cp:revision>1</cp:revision>
  <dcterms:created xsi:type="dcterms:W3CDTF">2026-02-13T20:08:00Z</dcterms:created>
  <dcterms:modified xsi:type="dcterms:W3CDTF">2026-02-23T21:03:00Z</dcterms:modified>
  <cp:version>1200.0100.01</cp:version>
</cp:coreProperties>
</file>