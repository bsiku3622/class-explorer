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wordWrap/>
        <w:jc w:val="center"/>
        <w:spacing w:after="0" w:line="276" w:lineRule="auto"/>
        <w:textAlignment w:val="baseline"/>
        <w:rPr>
          <w:rFonts w:eastAsiaTheme="minorHAnsi" w:cs="굴림"/>
          <w:color w:val="000000"/>
          <w:szCs w:val="20"/>
          <w:kern w:val="0"/>
        </w:rPr>
      </w:pPr>
      <w:r>
        <w:rPr>
          <w:rFonts w:eastAsiaTheme="minorHAnsi" w:cs="함초롬바탕"/>
          <w:b/>
          <w:bCs/>
          <w:noProof/>
          <w:color w:val="000000"/>
          <w:sz w:val="40"/>
          <w:szCs w:val="40"/>
          <w:kern w:val="0"/>
        </w:rPr>
        <w:drawing>
          <wp:anchor distT="0" distB="0" distL="114300" distR="114300" behindDoc="1" locked="0" layoutInCell="1" simplePos="0" relativeHeight="251658240" allowOverlap="1" hidden="0">
            <wp:simplePos x="0" y="0"/>
            <wp:positionH relativeFrom="column">
              <wp:posOffset>-123825</wp:posOffset>
            </wp:positionH>
            <wp:positionV relativeFrom="paragraph">
              <wp:posOffset>-295275</wp:posOffset>
            </wp:positionV>
            <wp:extent cx="1466850" cy="391447"/>
            <wp:effectExtent l="0" t="0" r="0" b="8890"/>
            <wp:wrapNone/>
            <wp:docPr id="1025" name="그림 2"/>
            <wp:cNvGraphicFramePr/>
            <a:graphic xmlns:a="http://schemas.openxmlformats.org/drawingml/2006/main">
              <a:graphicData uri="http://schemas.openxmlformats.org/drawingml/2006/picture">
                <pic:pic xmlns:pic="http://schemas.openxmlformats.org/drawingml/2006/picture">
                  <pic:nvPicPr>
                    <pic:cNvPr id="1025" name="그림 2"/>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1466850" cy="391447"/>
                    </a:xfrm>
                    <a:prstGeom prst="rect">
                      <a:avLst/>
                    </a:prstGeom>
                  </pic:spPr>
                </pic:pic>
              </a:graphicData>
            </a:graphic>
          </wp:anchor>
        </w:drawing>
      </w:r>
      <w:r>
        <w:rPr>
          <w:rFonts w:eastAsiaTheme="minorHAnsi" w:cs="함초롬바탕"/>
          <w:b/>
          <w:bCs/>
          <w:color w:val="000000"/>
          <w:sz w:val="40"/>
          <w:szCs w:val="40"/>
          <w:kern w:val="0"/>
        </w:rPr>
        <w:t>Syllabus</w:t>
      </w:r>
    </w:p>
    <w:p>
      <w:pPr>
        <w:spacing w:after="0" w:line="276" w:lineRule="auto"/>
        <w:textAlignment w:val="baseline"/>
        <w:rPr>
          <w:rFonts w:eastAsiaTheme="minorHAnsi" w:cs="굴림"/>
          <w:color w:val="000000"/>
          <w:szCs w:val="20"/>
          <w:kern w:val="0"/>
        </w:rPr>
      </w:pPr>
      <w:r>
        <w:rPr>
          <w:rFonts w:eastAsiaTheme="minorHAnsi" w:cs="굴림"/>
          <w:b/>
          <w:bCs/>
          <w:color w:val="000000"/>
          <w:sz w:val="24"/>
          <w:szCs w:val="24"/>
          <w:kern w:val="0"/>
        </w:rPr>
        <w:t>1st</w:t>
      </w:r>
      <w:r>
        <w:rPr>
          <w:rFonts w:eastAsiaTheme="minorHAnsi" w:cs="굴림"/>
          <w:b/>
          <w:bCs/>
          <w:color w:val="000000"/>
          <w:sz w:val="24"/>
          <w:szCs w:val="24"/>
          <w:kern w:val="0"/>
        </w:rPr>
        <w:t xml:space="preserve"> semester 202</w:t>
      </w:r>
      <w:r>
        <w:rPr>
          <w:rFonts w:eastAsiaTheme="minorHAnsi" w:cs="굴림"/>
          <w:b/>
          <w:bCs/>
          <w:color w:val="000000"/>
          <w:sz w:val="24"/>
          <w:szCs w:val="24"/>
          <w:kern w:val="0"/>
        </w:rPr>
        <w:t>6</w:t>
      </w:r>
    </w:p>
    <w:tbl>
      <w:tblPr>
        <w:tblOverlap w:val="never"/>
        <w:tblW w:w="10475" w:type="dxa"/>
        <w:tblLook w:val="04A0" w:firstRow="1" w:lastRow="0" w:firstColumn="1" w:lastColumn="0" w:noHBand="0" w:noVBand="1"/>
        <w:tblLayout w:type="fixed"/>
        <w:tblCellMar>
          <w:top w:w="15" w:type="dxa"/>
          <w:left w:w="15" w:type="dxa"/>
          <w:bottom w:w="15" w:type="dxa"/>
          <w:right w:w="15" w:type="dxa"/>
        </w:tblCellMar>
      </w:tblPr>
      <w:tblGrid>
        <w:gridCol w:w="1042"/>
        <w:gridCol w:w="1353"/>
        <w:gridCol w:w="425"/>
        <w:gridCol w:w="993"/>
        <w:gridCol w:w="1134"/>
        <w:gridCol w:w="992"/>
        <w:gridCol w:w="283"/>
        <w:gridCol w:w="577"/>
        <w:gridCol w:w="699"/>
        <w:gridCol w:w="1138"/>
        <w:gridCol w:w="1839"/>
      </w:tblGrid>
      <w:tr>
        <w:trPr>
          <w:trHeight w:val="661" w:hRule="atLeast"/>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Course Title</w:t>
            </w:r>
          </w:p>
        </w:tc>
        <w:tc>
          <w:tcPr>
            <w:tcW w:w="1353"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General Physics 1</w:t>
            </w:r>
          </w:p>
        </w:tc>
        <w:tc>
          <w:tcPr>
            <w:tcW w:w="1418"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spacing w:after="0" w:line="276" w:lineRule="auto"/>
              <w:textAlignment w:val="baseline"/>
              <w:rPr>
                <w:rFonts w:eastAsiaTheme="minorHAnsi" w:cs="굴림"/>
                <w:b/>
                <w:color w:val="000000"/>
                <w:szCs w:val="20"/>
                <w:kern w:val="0"/>
              </w:rPr>
            </w:pPr>
            <w:r>
              <w:rPr>
                <w:rFonts w:eastAsiaTheme="minorHAnsi" w:cs="굴림"/>
                <w:b/>
                <w:color w:val="000000"/>
                <w:szCs w:val="20"/>
                <w:kern w:val="0"/>
              </w:rPr>
              <w:t>Course Code</w:t>
            </w:r>
          </w:p>
        </w:tc>
        <w:tc>
          <w:tcPr>
            <w:tcW w:w="2126"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PE3101</w:t>
            </w:r>
          </w:p>
        </w:tc>
        <w:tc>
          <w:tcPr>
            <w:tcW w:w="860"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Credit</w:t>
            </w:r>
          </w:p>
        </w:tc>
        <w:tc>
          <w:tcPr>
            <w:tcW w:w="699"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FF0000"/>
                <w:szCs w:val="20"/>
                <w:kern w:val="0"/>
              </w:rPr>
            </w:pPr>
            <w:r>
              <w:rPr>
                <w:rFonts w:eastAsiaTheme="minorHAnsi" w:cs="굴림"/>
                <w:b/>
                <w:bCs/>
                <w:szCs w:val="20"/>
                <w:kern w:val="0"/>
              </w:rPr>
              <w:t>4</w:t>
            </w:r>
          </w:p>
        </w:tc>
        <w:tc>
          <w:tcPr>
            <w:tcW w:w="1138"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Hyung3302</w:t>
            </w:r>
          </w:p>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Hyung330</w:t>
            </w:r>
            <w:r>
              <w:rPr>
                <w:rFonts w:eastAsiaTheme="minorHAnsi" w:cs="굴림"/>
                <w:b/>
                <w:color w:val="000000"/>
                <w:szCs w:val="20"/>
                <w:kern w:val="0"/>
              </w:rPr>
              <w:t>5</w:t>
            </w:r>
          </w:p>
        </w:tc>
      </w:tr>
      <w:tr>
        <w:trPr>
          <w:trHeight w:val="379" w:hRule="atLeast"/>
        </w:trPr>
        <w:tc>
          <w:tcPr>
            <w:tcW w:w="1042" w:type="dxa"/>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353" w:type="dxa"/>
            <w:vMerge w:val="continue"/>
            <w:tcBorders>
              <w:top w:val="single" w:sz="12" w:space="0" w:color="000000"/>
              <w:left w:val="single" w:sz="2" w:space="0" w:color="000000"/>
              <w:bottom w:val="single" w:sz="12" w:space="0" w:color="000000"/>
              <w:right w:val="single" w:sz="1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418"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Type</w:t>
            </w:r>
          </w:p>
        </w:tc>
        <w:tc>
          <w:tcPr>
            <w:tcW w:w="2126"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Natural Science / Elective</w:t>
            </w:r>
          </w:p>
        </w:tc>
        <w:tc>
          <w:tcPr>
            <w:tcW w:w="860"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Hours</w:t>
            </w:r>
          </w:p>
        </w:tc>
        <w:tc>
          <w:tcPr>
            <w:tcW w:w="699"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4</w:t>
            </w:r>
          </w:p>
        </w:tc>
        <w:tc>
          <w:tcPr>
            <w:tcW w:w="1138" w:type="dxa"/>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839" w:type="dxa"/>
            <w:vMerge w:val="continue"/>
            <w:tcBorders>
              <w:top w:val="single" w:sz="12" w:space="0" w:color="000000"/>
              <w:left w:val="single" w:sz="2" w:space="0" w:color="000000"/>
              <w:bottom w:val="single" w:sz="12" w:space="0" w:color="000000"/>
              <w:right w:val="single" w:sz="1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r>
      <w:tr>
        <w:trPr>
          <w:trHeight w:val="426" w:hRule="atLeast"/>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Teacher</w:t>
            </w:r>
          </w:p>
        </w:tc>
        <w:tc>
          <w:tcPr>
            <w:tcW w:w="1778"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Name</w:t>
            </w:r>
          </w:p>
        </w:tc>
        <w:tc>
          <w:tcPr>
            <w:tcW w:w="993"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Class no.</w:t>
            </w:r>
          </w:p>
        </w:tc>
        <w:tc>
          <w:tcPr>
            <w:tcW w:w="1134"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Office</w:t>
            </w:r>
          </w:p>
        </w:tc>
        <w:tc>
          <w:tcPr>
            <w:tcW w:w="1275"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Office Hour*</w:t>
            </w:r>
          </w:p>
        </w:tc>
        <w:tc>
          <w:tcPr>
            <w:tcW w:w="127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Contact</w:t>
            </w:r>
          </w:p>
        </w:tc>
        <w:tc>
          <w:tcPr>
            <w:tcW w:w="2977"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E-mail</w:t>
            </w:r>
          </w:p>
        </w:tc>
      </w:tr>
      <w:tr>
        <w:trPr>
          <w:trHeight w:val="426" w:hRule="atLeast"/>
        </w:trPr>
        <w:tc>
          <w:tcPr>
            <w:tcW w:w="1042" w:type="dxa"/>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778"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 xml:space="preserve">Lee, </w:t>
            </w:r>
            <w:r>
              <w:rPr>
                <w:rFonts w:eastAsiaTheme="minorHAnsi" w:cs="굴림"/>
                <w:b/>
                <w:color w:val="000000"/>
                <w:szCs w:val="20"/>
                <w:kern w:val="0"/>
              </w:rPr>
              <w:t>Seung</w:t>
            </w:r>
            <w:r>
              <w:rPr>
                <w:rFonts w:eastAsiaTheme="minorHAnsi" w:cs="굴림"/>
                <w:b/>
                <w:color w:val="000000"/>
                <w:szCs w:val="20"/>
                <w:kern w:val="0"/>
              </w:rPr>
              <w:t>k</w:t>
            </w:r>
            <w:r>
              <w:rPr>
                <w:rFonts w:eastAsiaTheme="minorHAnsi" w:cs="굴림"/>
                <w:b/>
                <w:color w:val="000000"/>
                <w:szCs w:val="20"/>
                <w:kern w:val="0"/>
              </w:rPr>
              <w:t>oo</w:t>
            </w:r>
            <w:r>
              <w:rPr>
                <w:lang w:eastAsia="ko-KR"/>
                <w:rFonts w:eastAsiaTheme="minorHAnsi" w:cs="굴림"/>
                <w:b/>
                <w:color w:val="000000"/>
                <w:szCs w:val="20"/>
                <w:kern w:val="0"/>
                <w:rtl w:val="off"/>
              </w:rPr>
              <w:t>g</w:t>
            </w:r>
          </w:p>
        </w:tc>
        <w:tc>
          <w:tcPr>
            <w:tcW w:w="993"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1</w:t>
            </w:r>
          </w:p>
        </w:tc>
        <w:tc>
          <w:tcPr>
            <w:tcW w:w="1134"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p>
        </w:tc>
        <w:tc>
          <w:tcPr>
            <w:tcW w:w="1275"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p>
        </w:tc>
        <w:tc>
          <w:tcPr>
            <w:tcW w:w="1276"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p>
        </w:tc>
        <w:tc>
          <w:tcPr>
            <w:tcW w:w="2977" w:type="dxa"/>
            <w:gridSpan w:val="2"/>
            <w:tcBorders>
              <w:top w:val="single" w:sz="1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sk890528@gmail.com</w:t>
            </w:r>
          </w:p>
        </w:tc>
      </w:tr>
      <w:tr>
        <w:trPr>
          <w:trHeight w:val="426" w:hRule="atLeast"/>
        </w:trPr>
        <w:tc>
          <w:tcPr>
            <w:tcW w:w="1042" w:type="dxa"/>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778"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Sim, Jae</w:t>
            </w:r>
            <w:r>
              <w:rPr>
                <w:rFonts w:eastAsiaTheme="minorHAnsi" w:cs="굴림"/>
                <w:b/>
                <w:color w:val="000000"/>
                <w:szCs w:val="20"/>
                <w:kern w:val="0"/>
              </w:rPr>
              <w:t>-</w:t>
            </w:r>
            <w:r>
              <w:rPr>
                <w:rFonts w:eastAsiaTheme="minorHAnsi" w:cs="굴림"/>
                <w:b/>
                <w:color w:val="000000"/>
                <w:szCs w:val="20"/>
                <w:kern w:val="0"/>
              </w:rPr>
              <w:t>hoo</w:t>
            </w:r>
            <w:r>
              <w:rPr>
                <w:rFonts w:eastAsiaTheme="minorHAnsi" w:cs="굴림"/>
                <w:b/>
                <w:color w:val="000000"/>
                <w:szCs w:val="20"/>
                <w:kern w:val="0"/>
              </w:rPr>
              <w:t>n</w:t>
            </w:r>
          </w:p>
        </w:tc>
        <w:tc>
          <w:tcPr>
            <w:tcW w:w="993"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EC</w:t>
            </w:r>
            <w:r>
              <w:rPr>
                <w:rFonts w:eastAsiaTheme="minorHAnsi" w:cs="굴림"/>
                <w:b/>
                <w:color w:val="000000"/>
                <w:szCs w:val="20"/>
                <w:kern w:val="0"/>
              </w:rPr>
              <w:t>-</w:t>
            </w:r>
            <w:r>
              <w:rPr>
                <w:rFonts w:eastAsiaTheme="minorHAnsi" w:cs="굴림"/>
                <w:b/>
                <w:color w:val="000000"/>
                <w:szCs w:val="20"/>
                <w:kern w:val="0"/>
              </w:rPr>
              <w:t>1</w:t>
            </w:r>
          </w:p>
        </w:tc>
        <w:tc>
          <w:tcPr>
            <w:tcW w:w="1134"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Chang5502</w:t>
            </w:r>
          </w:p>
        </w:tc>
        <w:tc>
          <w:tcPr>
            <w:tcW w:w="1275"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lang w:eastAsia="ko-KR"/>
                <w:rFonts w:eastAsiaTheme="minorHAnsi" w:cs="굴림"/>
                <w:b/>
                <w:color w:val="000000"/>
                <w:szCs w:val="20"/>
                <w:kern w:val="0"/>
                <w:rtl w:val="off"/>
              </w:rPr>
              <w:t>Wed 3-6</w:t>
            </w:r>
          </w:p>
        </w:tc>
        <w:tc>
          <w:tcPr>
            <w:tcW w:w="127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p>
        </w:tc>
        <w:tc>
          <w:tcPr>
            <w:tcW w:w="2977"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spacing w:val="-6"/>
              </w:rPr>
            </w:pPr>
            <w:r>
              <w:rPr>
                <w:rFonts w:eastAsiaTheme="minorHAnsi" w:cs="굴림"/>
                <w:b/>
                <w:color w:val="000000"/>
                <w:szCs w:val="20"/>
                <w:kern w:val="0"/>
                <w:spacing w:val="-6"/>
              </w:rPr>
              <w:t>jaehoon.sim@ksa.kaist.ac.kr</w:t>
            </w:r>
          </w:p>
        </w:tc>
      </w:tr>
      <w:tr>
        <w:trPr>
          <w:trHeight w:val="426" w:hRule="atLeast"/>
        </w:trPr>
        <w:tc>
          <w:tcPr>
            <w:tcW w:w="1042" w:type="dxa"/>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778"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Jun, Byeongeog</w:t>
            </w:r>
          </w:p>
        </w:tc>
        <w:tc>
          <w:tcPr>
            <w:tcW w:w="993"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EC</w:t>
            </w:r>
            <w:r>
              <w:rPr>
                <w:rFonts w:eastAsiaTheme="minorHAnsi" w:cs="굴림"/>
                <w:b/>
                <w:color w:val="000000"/>
                <w:szCs w:val="20"/>
                <w:kern w:val="0"/>
              </w:rPr>
              <w:t>-</w:t>
            </w:r>
            <w:r>
              <w:rPr>
                <w:rFonts w:eastAsiaTheme="minorHAnsi" w:cs="굴림"/>
                <w:b/>
                <w:color w:val="000000"/>
                <w:szCs w:val="20"/>
                <w:kern w:val="0"/>
              </w:rPr>
              <w:t>2</w:t>
            </w:r>
          </w:p>
        </w:tc>
        <w:tc>
          <w:tcPr>
            <w:tcW w:w="1134"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Chang5507</w:t>
            </w:r>
          </w:p>
        </w:tc>
        <w:tc>
          <w:tcPr>
            <w:tcW w:w="1275"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Mon 6-7</w:t>
            </w:r>
          </w:p>
        </w:tc>
        <w:tc>
          <w:tcPr>
            <w:tcW w:w="127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p>
        </w:tc>
        <w:tc>
          <w:tcPr>
            <w:tcW w:w="2977"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spacing w:val="-6"/>
              </w:rPr>
            </w:pPr>
            <w:r>
              <w:rPr>
                <w:rFonts w:eastAsiaTheme="minorHAnsi" w:cs="굴림"/>
                <w:b/>
                <w:color w:val="000000"/>
                <w:szCs w:val="20"/>
                <w:kern w:val="0"/>
                <w:spacing w:val="-6"/>
              </w:rPr>
              <w:t>chai2jun</w:t>
            </w:r>
            <w:r>
              <w:rPr>
                <w:rFonts w:eastAsiaTheme="minorHAnsi" w:cs="굴림"/>
                <w:b/>
                <w:color w:val="000000"/>
                <w:szCs w:val="20"/>
                <w:kern w:val="0"/>
                <w:spacing w:val="-6"/>
              </w:rPr>
              <w:t>@ksa.</w:t>
            </w:r>
            <w:r>
              <w:rPr>
                <w:rFonts w:eastAsiaTheme="minorHAnsi" w:cs="굴림"/>
                <w:b/>
                <w:color w:val="000000"/>
                <w:szCs w:val="20"/>
                <w:kern w:val="0"/>
                <w:spacing w:val="-6"/>
              </w:rPr>
              <w:t>kaist.ac</w:t>
            </w:r>
            <w:r>
              <w:rPr>
                <w:rFonts w:eastAsiaTheme="minorHAnsi" w:cs="굴림"/>
                <w:b/>
                <w:color w:val="000000"/>
                <w:szCs w:val="20"/>
                <w:kern w:val="0"/>
                <w:spacing w:val="-6"/>
              </w:rPr>
              <w:t>.kr</w:t>
            </w:r>
          </w:p>
        </w:tc>
      </w:tr>
      <w:tr>
        <w:trPr>
          <w:trHeight w:val="426" w:hRule="atLeast"/>
        </w:trPr>
        <w:tc>
          <w:tcPr>
            <w:tcW w:w="1042" w:type="dxa"/>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c>
          <w:tcPr>
            <w:tcW w:w="1778"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p>
        </w:tc>
        <w:tc>
          <w:tcPr>
            <w:tcW w:w="993"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Cs w:val="20"/>
                <w:kern w:val="0"/>
              </w:rPr>
            </w:pPr>
          </w:p>
        </w:tc>
        <w:tc>
          <w:tcPr>
            <w:tcW w:w="1134"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p>
        </w:tc>
        <w:tc>
          <w:tcPr>
            <w:tcW w:w="1275"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Cs w:val="20"/>
                <w:kern w:val="0"/>
              </w:rPr>
            </w:pPr>
          </w:p>
        </w:tc>
        <w:tc>
          <w:tcPr>
            <w:tcW w:w="1276"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Cs w:val="20"/>
                <w:kern w:val="0"/>
              </w:rPr>
            </w:pPr>
          </w:p>
        </w:tc>
        <w:tc>
          <w:tcPr>
            <w:tcW w:w="2977"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p>
        </w:tc>
      </w:tr>
    </w:tbl>
    <w:p>
      <w:pPr>
        <w:spacing w:after="0" w:line="276" w:lineRule="auto"/>
        <w:textAlignment w:val="baseline"/>
        <w:rPr>
          <w:rFonts w:eastAsiaTheme="minorHAnsi" w:cs="굴림"/>
          <w:b/>
          <w:bCs/>
          <w:color w:val="000000"/>
          <w:sz w:val="22"/>
          <w:kern w:val="0"/>
        </w:rPr>
      </w:pP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 xml:space="preserve">1. </w:t>
      </w:r>
      <w:r>
        <w:rPr>
          <w:rFonts w:eastAsiaTheme="minorHAnsi" w:cs="함초롬바탕"/>
          <w:b/>
          <w:bCs/>
          <w:color w:val="000000"/>
          <w:sz w:val="22"/>
          <w:kern w:val="0"/>
        </w:rPr>
        <w:t>C</w:t>
      </w:r>
      <w:r>
        <w:rPr>
          <w:rFonts w:eastAsiaTheme="minorHAnsi" w:cs="함초롬바탕"/>
          <w:b/>
          <w:bCs/>
          <w:color w:val="000000"/>
          <w:sz w:val="22"/>
          <w:kern w:val="0"/>
        </w:rPr>
        <w:t>ourse Description</w:t>
      </w:r>
    </w:p>
    <w:tbl>
      <w:tblPr>
        <w:tblOverlap w:val="never"/>
        <w:tblW w:w="10487" w:type="dxa"/>
        <w:tblLook w:val="04A0" w:firstRow="1" w:lastRow="0" w:firstColumn="1" w:lastColumn="0" w:noHBand="0" w:noVBand="1"/>
        <w:tblCellMar>
          <w:top w:w="15" w:type="dxa"/>
          <w:left w:w="15" w:type="dxa"/>
          <w:bottom w:w="15" w:type="dxa"/>
          <w:right w:w="15" w:type="dxa"/>
        </w:tblCellMar>
      </w:tblPr>
      <w:tblGrid>
        <w:gridCol w:w="10487"/>
      </w:tblGrid>
      <w:tr>
        <w:trPr>
          <w:trHeight w:val="2150" w:hRule="atLeast"/>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pStyle w:val="a8"/>
              <w:ind w:left="602" w:hanging="284"/>
              <w:numPr>
                <w:ilvl w:val="0"/>
                <w:numId w:val="1"/>
              </w:numPr>
              <w:spacing w:after="0" w:line="240" w:lineRule="auto"/>
              <w:textAlignment w:val="baseline"/>
              <w:rPr>
                <w:rFonts w:eastAsiaTheme="minorHAnsi" w:cs="Times New Roman"/>
                <w:bCs/>
                <w:color w:val="000000"/>
                <w:szCs w:val="20"/>
                <w:kern w:val="0"/>
              </w:rPr>
            </w:pPr>
            <w:r>
              <w:rPr>
                <w:rFonts w:eastAsiaTheme="minorHAnsi" w:cs="Times New Roman"/>
                <w:bCs/>
                <w:color w:val="000000"/>
                <w:szCs w:val="20"/>
                <w:kern w:val="0"/>
              </w:rPr>
              <w:t xml:space="preserve">Newtonian Classical </w:t>
            </w:r>
            <w:r>
              <w:rPr>
                <w:rFonts w:eastAsiaTheme="minorHAnsi" w:cs="Times New Roman"/>
                <w:bCs/>
                <w:color w:val="000000"/>
                <w:szCs w:val="20"/>
                <w:kern w:val="0"/>
              </w:rPr>
              <w:t>Mechanics:</w:t>
            </w:r>
            <w:r>
              <w:rPr>
                <w:rFonts w:eastAsiaTheme="minorHAnsi" w:cs="Times New Roman"/>
                <w:bCs/>
                <w:color w:val="000000"/>
                <w:szCs w:val="20"/>
                <w:kern w:val="0"/>
              </w:rPr>
              <w:t xml:space="preserve"> Mechanics is made up of kinematics and dynamics. Kinematics treats the description of the motion. Dynamics cares about the cause of motion, the force. The main concepts are inertial observer, point particle, motion, position, displacement, velocity, acceleration, mass, force, work, kinetic energy, potential energy, many </w:t>
            </w:r>
            <w:r>
              <w:rPr>
                <w:rFonts w:eastAsiaTheme="minorHAnsi" w:cs="Times New Roman"/>
                <w:bCs/>
                <w:color w:val="000000"/>
                <w:szCs w:val="20"/>
                <w:kern w:val="0"/>
              </w:rPr>
              <w:t xml:space="preserve">particles </w:t>
            </w:r>
            <w:r>
              <w:rPr>
                <w:rFonts w:eastAsiaTheme="minorHAnsi" w:cs="Times New Roman"/>
                <w:bCs/>
                <w:color w:val="000000"/>
                <w:szCs w:val="20"/>
                <w:kern w:val="0"/>
              </w:rPr>
              <w:t xml:space="preserve">system, linear momentum, torque, angular momentum, equilibrium, </w:t>
            </w:r>
            <w:r>
              <w:rPr>
                <w:rFonts w:eastAsiaTheme="minorHAnsi" w:cs="Times New Roman"/>
                <w:bCs/>
                <w:color w:val="000000"/>
                <w:szCs w:val="20"/>
                <w:kern w:val="0"/>
              </w:rPr>
              <w:t>gravity,</w:t>
            </w:r>
            <w:r>
              <w:rPr>
                <w:rFonts w:eastAsiaTheme="minorHAnsi" w:cs="Times New Roman"/>
                <w:bCs/>
                <w:color w:val="000000"/>
                <w:szCs w:val="20"/>
                <w:kern w:val="0"/>
              </w:rPr>
              <w:t xml:space="preserve"> and fluid.</w:t>
            </w:r>
          </w:p>
          <w:p>
            <w:pPr>
              <w:pStyle w:val="a8"/>
              <w:ind w:left="602" w:hanging="284"/>
              <w:numPr>
                <w:ilvl w:val="0"/>
                <w:numId w:val="1"/>
              </w:numPr>
              <w:spacing w:after="0" w:line="240" w:lineRule="auto"/>
              <w:textAlignment w:val="baseline"/>
              <w:rPr>
                <w:rFonts w:eastAsiaTheme="minorHAnsi" w:cs="Times New Roman"/>
                <w:bCs/>
                <w:color w:val="000000"/>
                <w:szCs w:val="20"/>
                <w:kern w:val="0"/>
              </w:rPr>
            </w:pPr>
            <w:r>
              <w:rPr>
                <w:rFonts w:eastAsiaTheme="minorHAnsi" w:cs="Times New Roman"/>
                <w:bCs/>
                <w:color w:val="000000"/>
                <w:szCs w:val="20"/>
                <w:kern w:val="0"/>
              </w:rPr>
              <w:t xml:space="preserve">Oscillations and </w:t>
            </w:r>
            <w:r>
              <w:rPr>
                <w:rFonts w:eastAsiaTheme="minorHAnsi" w:cs="Times New Roman"/>
                <w:bCs/>
                <w:color w:val="000000"/>
                <w:szCs w:val="20"/>
                <w:kern w:val="0"/>
              </w:rPr>
              <w:t>Waves:</w:t>
            </w:r>
            <w:r>
              <w:rPr>
                <w:rFonts w:eastAsiaTheme="minorHAnsi" w:cs="Times New Roman"/>
                <w:bCs/>
                <w:color w:val="000000"/>
                <w:szCs w:val="20"/>
                <w:kern w:val="0"/>
              </w:rPr>
              <w:t xml:space="preserve"> We study the oscillation and wave motion of the bulk material in the </w:t>
            </w:r>
            <w:r>
              <w:rPr>
                <w:rFonts w:eastAsiaTheme="minorHAnsi" w:cs="Times New Roman"/>
                <w:bCs/>
                <w:color w:val="000000"/>
                <w:szCs w:val="20"/>
                <w:kern w:val="0"/>
              </w:rPr>
              <w:t>viewpoint</w:t>
            </w:r>
            <w:r>
              <w:rPr>
                <w:rFonts w:eastAsiaTheme="minorHAnsi" w:cs="Times New Roman"/>
                <w:bCs/>
                <w:color w:val="000000"/>
                <w:szCs w:val="20"/>
                <w:kern w:val="0"/>
              </w:rPr>
              <w:t xml:space="preserve"> of Newtonian mechanics. The main concepts are simple harmonic motion, pendulum, superposition, diffraction and interference.</w:t>
            </w:r>
          </w:p>
          <w:p>
            <w:pPr>
              <w:pStyle w:val="a8"/>
              <w:ind w:left="602" w:hanging="284"/>
              <w:numPr>
                <w:ilvl w:val="0"/>
                <w:numId w:val="1"/>
              </w:numPr>
              <w:spacing w:after="0" w:line="240" w:lineRule="auto"/>
              <w:textAlignment w:val="baseline"/>
              <w:rPr>
                <w:rFonts w:eastAsiaTheme="minorHAnsi" w:cs="Times New Roman"/>
                <w:bCs/>
                <w:color w:val="000000"/>
                <w:szCs w:val="20"/>
                <w:kern w:val="0"/>
              </w:rPr>
            </w:pPr>
            <w:r>
              <w:rPr>
                <w:rFonts w:eastAsiaTheme="minorHAnsi" w:cs="Times New Roman"/>
                <w:bCs/>
                <w:color w:val="000000"/>
                <w:szCs w:val="20"/>
                <w:kern w:val="0"/>
              </w:rPr>
              <w:t>Thermodynamics:</w:t>
            </w:r>
            <w:r>
              <w:rPr>
                <w:rFonts w:eastAsiaTheme="minorHAnsi" w:cs="Times New Roman"/>
                <w:bCs/>
                <w:color w:val="000000"/>
                <w:szCs w:val="20"/>
                <w:kern w:val="0"/>
              </w:rPr>
              <w:t xml:space="preserve"> We study the relationships between the macroscopic quantities of the many </w:t>
            </w:r>
            <w:r>
              <w:rPr>
                <w:rFonts w:eastAsiaTheme="minorHAnsi" w:cs="Times New Roman"/>
                <w:bCs/>
                <w:color w:val="000000"/>
                <w:szCs w:val="20"/>
                <w:kern w:val="0"/>
              </w:rPr>
              <w:t>particles</w:t>
            </w:r>
            <w:r>
              <w:rPr>
                <w:rFonts w:eastAsiaTheme="minorHAnsi" w:cs="Times New Roman"/>
                <w:bCs/>
                <w:color w:val="000000"/>
                <w:szCs w:val="20"/>
                <w:kern w:val="0"/>
              </w:rPr>
              <w:t xml:space="preserve"> system. The main concepts are heat, temperature, pressure, volume and 1st law of thermodynamics.</w:t>
            </w:r>
          </w:p>
          <w:p>
            <w:pPr>
              <w:pStyle w:val="a8"/>
              <w:ind w:left="602" w:hanging="284"/>
              <w:numPr>
                <w:ilvl w:val="0"/>
                <w:numId w:val="1"/>
              </w:numPr>
              <w:spacing w:after="0" w:line="240" w:lineRule="auto"/>
              <w:textAlignment w:val="baseline"/>
              <w:rPr>
                <w:rFonts w:eastAsiaTheme="minorHAnsi" w:cs="Times New Roman"/>
                <w:bCs/>
                <w:color w:val="000000"/>
                <w:szCs w:val="20"/>
                <w:kern w:val="0"/>
              </w:rPr>
            </w:pPr>
            <w:r>
              <w:rPr>
                <w:rFonts w:eastAsiaTheme="minorHAnsi" w:cs="Times New Roman"/>
                <w:bCs/>
                <w:color w:val="000000"/>
                <w:szCs w:val="20"/>
                <w:kern w:val="0"/>
              </w:rPr>
              <w:t xml:space="preserve">Kinetic Theory of </w:t>
            </w:r>
            <w:r>
              <w:rPr>
                <w:rFonts w:eastAsiaTheme="minorHAnsi" w:cs="Times New Roman"/>
                <w:bCs/>
                <w:color w:val="000000"/>
                <w:szCs w:val="20"/>
                <w:kern w:val="0"/>
              </w:rPr>
              <w:t>Gases:</w:t>
            </w:r>
            <w:r>
              <w:rPr>
                <w:rFonts w:eastAsiaTheme="minorHAnsi" w:cs="Times New Roman"/>
                <w:bCs/>
                <w:color w:val="000000"/>
                <w:szCs w:val="20"/>
                <w:kern w:val="0"/>
              </w:rPr>
              <w:t xml:space="preserve"> Macroscopic behavior of ideal gas </w:t>
            </w:r>
            <w:r>
              <w:rPr>
                <w:rFonts w:eastAsiaTheme="minorHAnsi" w:cs="Times New Roman"/>
                <w:bCs/>
                <w:color w:val="000000"/>
                <w:szCs w:val="20"/>
                <w:kern w:val="0"/>
              </w:rPr>
              <w:t>is</w:t>
            </w:r>
            <w:r>
              <w:rPr>
                <w:rFonts w:eastAsiaTheme="minorHAnsi" w:cs="Times New Roman"/>
                <w:bCs/>
                <w:color w:val="000000"/>
                <w:szCs w:val="20"/>
                <w:kern w:val="0"/>
              </w:rPr>
              <w:t xml:space="preserve"> </w:t>
            </w:r>
            <w:r>
              <w:rPr>
                <w:rFonts w:eastAsiaTheme="minorHAnsi" w:cs="Times New Roman"/>
                <w:bCs/>
                <w:color w:val="000000"/>
                <w:szCs w:val="20"/>
                <w:kern w:val="0"/>
              </w:rPr>
              <w:t>analyzed</w:t>
            </w:r>
            <w:r>
              <w:rPr>
                <w:rFonts w:eastAsiaTheme="minorHAnsi" w:cs="Times New Roman"/>
                <w:bCs/>
                <w:color w:val="000000"/>
                <w:szCs w:val="20"/>
                <w:kern w:val="0"/>
              </w:rPr>
              <w:t xml:space="preserve"> in terms of microscopic dynamics.</w:t>
            </w:r>
          </w:p>
          <w:p>
            <w:pPr>
              <w:pStyle w:val="a8"/>
              <w:ind w:left="602" w:hanging="284"/>
              <w:numPr>
                <w:ilvl w:val="0"/>
                <w:numId w:val="1"/>
              </w:numPr>
              <w:spacing w:after="0" w:line="240" w:lineRule="auto"/>
              <w:textAlignment w:val="baseline"/>
              <w:rPr>
                <w:rFonts w:eastAsiaTheme="minorHAnsi" w:cs="굴림"/>
                <w:bCs/>
                <w:color w:val="000000"/>
                <w:szCs w:val="20"/>
                <w:kern w:val="0"/>
              </w:rPr>
            </w:pPr>
            <w:r>
              <w:rPr>
                <w:rFonts w:eastAsiaTheme="minorHAnsi" w:cs="Times New Roman"/>
                <w:bCs/>
                <w:color w:val="000000"/>
                <w:szCs w:val="20"/>
                <w:kern w:val="0"/>
              </w:rPr>
              <w:t xml:space="preserve">Statistical </w:t>
            </w:r>
            <w:r>
              <w:rPr>
                <w:rFonts w:eastAsiaTheme="minorHAnsi" w:cs="Times New Roman"/>
                <w:bCs/>
                <w:color w:val="000000"/>
                <w:szCs w:val="20"/>
                <w:kern w:val="0"/>
              </w:rPr>
              <w:t>Mechanics:</w:t>
            </w:r>
            <w:r>
              <w:rPr>
                <w:rFonts w:eastAsiaTheme="minorHAnsi" w:cs="Times New Roman"/>
                <w:bCs/>
                <w:color w:val="000000"/>
                <w:szCs w:val="20"/>
                <w:kern w:val="0"/>
              </w:rPr>
              <w:t xml:space="preserve"> We study the macroscopic thermodynamic process by using the concept of probability. The main concepts are entropy, 2nd law of thermodynamics and Maxwell-Boltzmann distribution.</w:t>
            </w:r>
          </w:p>
        </w:tc>
      </w:tr>
    </w:tbl>
    <w:p>
      <w:pPr>
        <w:spacing w:after="0" w:line="276" w:lineRule="auto"/>
        <w:textAlignment w:val="baseline"/>
        <w:rPr>
          <w:rFonts w:eastAsiaTheme="minorHAnsi" w:cs="굴림"/>
          <w:color w:val="FF0000"/>
          <w:szCs w:val="20"/>
          <w:kern w:val="0"/>
        </w:rPr>
      </w:pPr>
    </w:p>
    <w:p>
      <w:pPr>
        <w:spacing w:after="0" w:line="276" w:lineRule="auto"/>
        <w:textAlignment w:val="baseline"/>
        <w:rPr>
          <w:rFonts w:eastAsiaTheme="minorHAnsi" w:cs="굴림"/>
          <w:b/>
          <w:bCs/>
          <w:color w:val="000000"/>
          <w:sz w:val="22"/>
          <w:kern w:val="0"/>
        </w:rPr>
      </w:pPr>
      <w:r>
        <w:rPr>
          <w:rFonts w:eastAsiaTheme="minorHAnsi" w:cs="굴림"/>
          <w:b/>
          <w:bCs/>
          <w:color w:val="000000"/>
          <w:sz w:val="22"/>
          <w:kern w:val="0"/>
        </w:rPr>
        <w:t xml:space="preserve">2. </w:t>
      </w:r>
      <w:r>
        <w:rPr>
          <w:rFonts w:eastAsiaTheme="minorHAnsi" w:cs="굴림"/>
          <w:b/>
          <w:bCs/>
          <w:color w:val="000000"/>
          <w:sz w:val="22"/>
          <w:kern w:val="0"/>
        </w:rPr>
        <w:t>Core Target Competencies</w:t>
      </w:r>
    </w:p>
    <w:tbl>
      <w:tblPr>
        <w:tblOverlap w:val="never"/>
        <w:tblW w:w="10487" w:type="dxa"/>
        <w:tblLook w:val="04A0" w:firstRow="1" w:lastRow="0" w:firstColumn="1" w:lastColumn="0" w:noHBand="0" w:noVBand="1"/>
        <w:tblCellMar>
          <w:top w:w="15" w:type="dxa"/>
          <w:left w:w="15" w:type="dxa"/>
          <w:bottom w:w="15" w:type="dxa"/>
          <w:right w:w="15" w:type="dxa"/>
        </w:tblCellMar>
      </w:tblPr>
      <w:tblGrid>
        <w:gridCol w:w="2621"/>
        <w:gridCol w:w="2622"/>
        <w:gridCol w:w="2622"/>
        <w:gridCol w:w="2622"/>
      </w:tblGrid>
      <w:tr>
        <w:trPr>
          <w:trHeight w:val="370" w:hRule="atLeast"/>
        </w:trPr>
        <w:tc>
          <w:tcPr>
            <w:tcW w:w="10487" w:type="dxa"/>
            <w:gridSpan w:val="4"/>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함초롬돋움"/>
                <w:b/>
                <w:bCs/>
                <w:color w:val="000000"/>
                <w:sz w:val="22"/>
                <w:kern w:val="0"/>
              </w:rPr>
              <w:t>Subject Core Competencies</w:t>
            </w:r>
          </w:p>
        </w:tc>
      </w:tr>
      <w:tr>
        <w:trPr>
          <w:trHeight w:val="690" w:hRule="atLeast"/>
        </w:trPr>
        <w:tc>
          <w:tcPr>
            <w:tcW w:w="26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center"/>
              <w:spacing w:after="0" w:line="276" w:lineRule="auto"/>
              <w:textAlignment w:val="baseline"/>
              <w:rPr>
                <w:rFonts w:eastAsiaTheme="minorHAnsi" w:cs="Times New Roman"/>
                <w:color w:val="000000"/>
                <w:szCs w:val="20"/>
                <w:kern w:val="0"/>
              </w:rPr>
            </w:pPr>
            <w:bookmarkStart w:id="1" w:name="_Hlk159852953"/>
            <w:r>
              <w:rPr>
                <w:rFonts w:eastAsiaTheme="minorHAnsi" w:cs="Times New Roman"/>
                <w:color w:val="000000"/>
                <w:szCs w:val="20"/>
                <w:kern w:val="0"/>
              </w:rPr>
              <w:t>Critical Thinking Skills</w:t>
            </w:r>
          </w:p>
        </w:tc>
        <w:tc>
          <w:tcPr>
            <w:tcW w:w="26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ind w:left="18" w:hanging="10"/>
              <w:wordWrap/>
              <w:jc w:val="center"/>
              <w:spacing w:after="0" w:line="276" w:lineRule="auto"/>
              <w:textAlignment w:val="baseline"/>
              <w:rPr>
                <w:rFonts w:eastAsiaTheme="minorHAnsi" w:cs="Times New Roman"/>
                <w:color w:val="000000"/>
                <w:szCs w:val="20"/>
                <w:kern w:val="0"/>
              </w:rPr>
            </w:pPr>
            <w:r>
              <w:rPr>
                <w:rFonts w:eastAsiaTheme="minorHAnsi" w:cs="Times New Roman"/>
                <w:color w:val="000000"/>
                <w:szCs w:val="20"/>
                <w:kern w:val="0"/>
              </w:rPr>
              <w:t>Analytical and Creative Thinking</w:t>
            </w:r>
          </w:p>
        </w:tc>
        <w:tc>
          <w:tcPr>
            <w:tcW w:w="26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center"/>
              <w:spacing w:after="0" w:line="276" w:lineRule="auto"/>
              <w:textAlignment w:val="baseline"/>
              <w:rPr>
                <w:rFonts w:eastAsiaTheme="minorHAnsi" w:cs="Times New Roman"/>
                <w:color w:val="000000"/>
                <w:szCs w:val="20"/>
                <w:kern w:val="0"/>
              </w:rPr>
            </w:pPr>
            <w:r>
              <w:rPr>
                <w:rFonts w:eastAsiaTheme="minorHAnsi" w:cs="Times New Roman"/>
                <w:color w:val="000000"/>
                <w:szCs w:val="20"/>
                <w:kern w:val="0"/>
              </w:rPr>
              <w:t>Complex Problem-Solving Skills</w:t>
            </w:r>
          </w:p>
        </w:tc>
        <w:tc>
          <w:tcPr>
            <w:tcW w:w="262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jc w:val="center"/>
              <w:spacing w:after="0" w:line="276" w:lineRule="auto"/>
              <w:textAlignment w:val="baseline"/>
              <w:rPr>
                <w:rFonts w:eastAsiaTheme="minorHAnsi" w:cs="Times New Roman"/>
                <w:color w:val="000000"/>
                <w:szCs w:val="20"/>
                <w:kern w:val="0"/>
              </w:rPr>
            </w:pPr>
            <w:r>
              <w:rPr>
                <w:rFonts w:eastAsiaTheme="minorHAnsi" w:cs="Times New Roman"/>
                <w:color w:val="000000"/>
                <w:szCs w:val="20"/>
                <w:kern w:val="0"/>
              </w:rPr>
              <w:t>Creativity</w:t>
            </w:r>
          </w:p>
        </w:tc>
      </w:tr>
      <w:tr>
        <w:trPr>
          <w:trHeight w:val="596" w:hRule="atLeast"/>
        </w:trPr>
        <w:tc>
          <w:tcPr>
            <w:tcW w:w="1048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Times New Roman"/>
                <w:color w:val="000000"/>
                <w:szCs w:val="20"/>
                <w:kern w:val="0"/>
              </w:rPr>
            </w:pPr>
            <w:bookmarkStart w:id="2" w:name="OLE_LINK72"/>
            <w:r>
              <w:rPr>
                <w:rFonts w:eastAsiaTheme="minorHAnsi" w:cs="Times New Roman"/>
                <w:color w:val="000000"/>
                <w:szCs w:val="20"/>
                <w:kern w:val="0"/>
              </w:rPr>
              <w:t>Fundamental concepts in several subjects in physics will be presented, including Newtonian dynamics, thermodynamics, and statistical physics, are introduced. Following the homework and the discussion sessions in this lecture, students will be encouraged to develop their competencies listed above. The ways of thinking, trained in this lecture, will provide important background for future coursework.</w:t>
            </w:r>
            <w:bookmarkEnd w:id="1"/>
          </w:p>
          <w:p>
            <w:pPr>
              <w:wordWrap/>
              <w:jc w:val="left"/>
              <w:spacing w:after="0" w:line="276" w:lineRule="auto"/>
              <w:textAlignment w:val="baseline"/>
              <w:rPr>
                <w:rFonts w:ascii="Times New Roman" w:eastAsiaTheme="minorHAnsi" w:hAnsi="Times New Roman" w:cs="Times New Roman"/>
                <w:color w:val="000000"/>
                <w:sz w:val="12"/>
                <w:szCs w:val="12"/>
                <w:kern w:val="0"/>
              </w:rPr>
            </w:pPr>
            <w:bookmarkEnd w:id="2"/>
          </w:p>
        </w:tc>
      </w:tr>
    </w:tbl>
    <w:p>
      <w:pPr>
        <w:spacing w:after="0" w:line="276" w:lineRule="auto"/>
        <w:textAlignment w:val="baseline"/>
        <w:rPr>
          <w:rFonts w:eastAsiaTheme="minorHAnsi" w:cs="굴림"/>
          <w:color w:val="000000"/>
          <w:szCs w:val="20"/>
          <w:kern w:val="0"/>
        </w:rPr>
      </w:pP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 xml:space="preserve">3. </w:t>
      </w:r>
      <w:r>
        <w:rPr>
          <w:rFonts w:eastAsiaTheme="minorHAnsi" w:cs="굴림"/>
          <w:b/>
          <w:bCs/>
          <w:color w:val="000000"/>
          <w:sz w:val="22"/>
          <w:kern w:val="0"/>
        </w:rPr>
        <w:t>Textbooks and References</w:t>
      </w:r>
    </w:p>
    <w:p>
      <w:pPr>
        <w:ind w:left="300"/>
        <w:spacing w:after="0" w:line="276" w:lineRule="auto"/>
        <w:textAlignment w:val="baseline"/>
        <w:rPr>
          <w:rFonts w:eastAsiaTheme="minorHAnsi" w:cs="굴림"/>
          <w:color w:val="000000"/>
          <w:szCs w:val="20"/>
          <w:kern w:val="0"/>
        </w:rPr>
      </w:pPr>
      <w:r>
        <w:rPr>
          <w:rFonts w:eastAsiaTheme="minorHAnsi" w:cs="굴림"/>
          <w:color w:val="000000"/>
          <w:szCs w:val="20"/>
          <w:kern w:val="0"/>
        </w:rPr>
        <w:t>A</w:t>
      </w:r>
      <w:r>
        <w:rPr>
          <w:rFonts w:eastAsiaTheme="minorHAnsi" w:cs="굴림"/>
          <w:color w:val="000000"/>
          <w:szCs w:val="20"/>
          <w:kern w:val="0"/>
        </w:rPr>
        <w:t xml:space="preserve">. </w:t>
      </w:r>
      <w:r>
        <w:rPr>
          <w:rFonts w:eastAsiaTheme="minorHAnsi" w:cs="굴림"/>
          <w:color w:val="000000"/>
          <w:szCs w:val="20"/>
          <w:kern w:val="0"/>
        </w:rPr>
        <w:t>Textbook</w:t>
      </w:r>
      <w:r>
        <w:rPr>
          <w:rFonts w:eastAsiaTheme="minorHAnsi" w:cs="굴림"/>
          <w:color w:val="000000"/>
          <w:szCs w:val="20"/>
          <w:kern w:val="0"/>
        </w:rPr>
        <w:t>:</w:t>
      </w:r>
      <w:r>
        <w:rPr>
          <w:rFonts w:eastAsiaTheme="minorHAnsi" w:cs="굴림"/>
          <w:color w:val="000000"/>
          <w:szCs w:val="20"/>
          <w:kern w:val="0"/>
        </w:rPr>
        <w:t xml:space="preserve"> </w:t>
      </w:r>
      <w:r>
        <w:rPr>
          <w:rFonts w:eastAsiaTheme="minorHAnsi" w:cs="굴림"/>
          <w:color w:val="000000"/>
          <w:szCs w:val="20"/>
          <w:kern w:val="0"/>
        </w:rPr>
        <w:t>University Physics with Modern Physics, 2nd Ed. (Bauer, Westfall, McGraw-Hill)</w:t>
      </w:r>
    </w:p>
    <w:p>
      <w:pPr>
        <w:ind w:left="300"/>
        <w:spacing w:after="0" w:line="276" w:lineRule="auto"/>
        <w:textAlignment w:val="baseline"/>
        <w:rPr>
          <w:rFonts w:eastAsiaTheme="minorHAnsi" w:cs="함초롬바탕"/>
          <w:color w:val="000000"/>
          <w:szCs w:val="20"/>
          <w:kern w:val="0"/>
        </w:rPr>
      </w:pPr>
      <w:r>
        <w:rPr>
          <w:rFonts w:eastAsiaTheme="minorHAnsi" w:cs="함초롬바탕"/>
          <w:color w:val="000000"/>
          <w:szCs w:val="20"/>
          <w:kern w:val="0"/>
        </w:rPr>
        <w:t>B</w:t>
      </w:r>
      <w:r>
        <w:rPr>
          <w:rFonts w:eastAsiaTheme="minorHAnsi" w:cs="굴림"/>
          <w:color w:val="000000"/>
          <w:szCs w:val="20"/>
          <w:kern w:val="0"/>
        </w:rPr>
        <w:t xml:space="preserve">. </w:t>
      </w:r>
      <w:r>
        <w:rPr>
          <w:rFonts w:eastAsiaTheme="minorHAnsi" w:cs="굴림"/>
          <w:color w:val="000000"/>
          <w:szCs w:val="20"/>
          <w:kern w:val="0"/>
        </w:rPr>
        <w:t>References</w:t>
      </w:r>
    </w:p>
    <w:p>
      <w:pPr>
        <w:ind w:left="300"/>
        <w:spacing w:after="0" w:line="276" w:lineRule="auto"/>
        <w:textAlignment w:val="baseline"/>
        <w:rPr>
          <w:rFonts w:eastAsiaTheme="minorHAnsi" w:cs="함초롬바탕"/>
          <w:color w:val="000000"/>
          <w:szCs w:val="20"/>
          <w:kern w:val="0"/>
        </w:rPr>
      </w:pPr>
      <w:r>
        <w:rPr>
          <w:rFonts w:eastAsiaTheme="minorHAnsi" w:cs="함초롬바탕"/>
          <w:color w:val="000000"/>
          <w:szCs w:val="20"/>
          <w:kern w:val="0"/>
        </w:rPr>
        <w:t xml:space="preserve">- </w:t>
      </w:r>
      <w:r>
        <w:rPr>
          <w:rFonts w:eastAsiaTheme="minorHAnsi" w:cs="굴림"/>
          <w:i/>
          <w:iCs/>
          <w:color w:val="000000"/>
          <w:szCs w:val="20"/>
          <w:kern w:val="0"/>
          <w:u w:val="single" w:color="auto"/>
        </w:rPr>
        <w:t>University Physics with Modern Physics, 3rd Ed. (Bauer, Westfall, McGraw-Hill)</w:t>
      </w:r>
    </w:p>
    <w:p>
      <w:pPr>
        <w:ind w:left="300"/>
        <w:spacing w:after="0" w:line="276" w:lineRule="auto"/>
        <w:textAlignment w:val="baseline"/>
        <w:rPr>
          <w:rFonts w:eastAsiaTheme="minorHAnsi" w:cs="함초롬바탕"/>
          <w:color w:val="000000"/>
          <w:szCs w:val="20"/>
          <w:kern w:val="0"/>
        </w:rPr>
      </w:pPr>
      <w:r>
        <w:rPr>
          <w:rFonts w:eastAsiaTheme="minorHAnsi" w:cs="함초롬바탕"/>
          <w:color w:val="000000"/>
          <w:szCs w:val="20"/>
          <w:kern w:val="0"/>
        </w:rPr>
        <w:t xml:space="preserve">- </w:t>
      </w:r>
      <w:r>
        <w:rPr>
          <w:rFonts w:eastAsiaTheme="minorHAnsi" w:cs="함초롬바탕"/>
          <w:color w:val="000000"/>
          <w:szCs w:val="20"/>
          <w:kern w:val="0"/>
        </w:rPr>
        <w:t>The Feynman Lectures on Physics I, II, III (R. Feynman et al.,</w:t>
      </w:r>
      <w:r>
        <w:rPr>
          <w:rFonts w:eastAsiaTheme="minorHAnsi" w:cs="함초롬바탕"/>
          <w:color w:val="000000"/>
          <w:szCs w:val="20"/>
          <w:kern w:val="0"/>
        </w:rPr>
        <w:t xml:space="preserve"> </w:t>
      </w:r>
      <w:r>
        <w:rPr>
          <w:rFonts w:eastAsiaTheme="minorHAnsi" w:cs="함초롬바탕"/>
          <w:color w:val="000000"/>
          <w:szCs w:val="20"/>
          <w:kern w:val="0"/>
        </w:rPr>
        <w:t>Addison-Wesley)</w:t>
      </w:r>
    </w:p>
    <w:p>
      <w:pPr>
        <w:ind w:left="300"/>
        <w:spacing w:after="0" w:line="276" w:lineRule="auto"/>
        <w:textAlignment w:val="baseline"/>
        <w:rPr>
          <w:rFonts w:eastAsiaTheme="minorHAnsi" w:cs="함초롬바탕"/>
          <w:color w:val="000000"/>
          <w:szCs w:val="20"/>
          <w:kern w:val="0"/>
        </w:rPr>
      </w:pPr>
      <w:r>
        <w:rPr>
          <w:rFonts w:eastAsiaTheme="minorHAnsi" w:cs="함초롬바탕"/>
          <w:color w:val="000000"/>
          <w:szCs w:val="20"/>
          <w:kern w:val="0"/>
        </w:rPr>
        <w:t xml:space="preserve">- </w:t>
      </w:r>
      <w:r>
        <w:rPr>
          <w:rFonts w:eastAsiaTheme="minorHAnsi" w:cs="함초롬바탕"/>
          <w:color w:val="000000"/>
          <w:szCs w:val="20"/>
          <w:kern w:val="0"/>
        </w:rPr>
        <w:t>Berkeley Physics Course I (McGraw-Hill)</w:t>
      </w:r>
    </w:p>
    <w:p>
      <w:pPr>
        <w:spacing w:after="0" w:line="276" w:lineRule="auto"/>
        <w:textAlignment w:val="baseline"/>
        <w:rPr>
          <w:rFonts w:eastAsiaTheme="minorHAnsi" w:cs="굴림"/>
          <w:color w:val="000000"/>
          <w:szCs w:val="20"/>
          <w:kern w:val="0"/>
        </w:rPr>
      </w:pPr>
    </w:p>
    <w:p>
      <w:pPr>
        <w:ind w:firstLine="100"/>
        <w:spacing w:after="0" w:line="276" w:lineRule="auto"/>
        <w:textAlignment w:val="baseline"/>
        <w:rPr>
          <w:rFonts w:eastAsiaTheme="minorHAnsi" w:cs="굴림"/>
          <w:color w:val="000000"/>
          <w:szCs w:val="20"/>
          <w:kern w:val="0"/>
        </w:rPr>
      </w:pPr>
      <w:r>
        <w:rPr>
          <w:rFonts w:eastAsiaTheme="minorHAnsi" w:cs="굴림"/>
          <w:b/>
          <w:bCs/>
          <w:color w:val="000000"/>
          <w:sz w:val="22"/>
          <w:kern w:val="0"/>
        </w:rPr>
        <w:t xml:space="preserve">4. </w:t>
      </w:r>
      <w:r>
        <w:rPr>
          <w:rFonts w:eastAsiaTheme="minorHAnsi" w:cs="함초롬바탕"/>
          <w:b/>
          <w:bCs/>
          <w:color w:val="000000"/>
          <w:sz w:val="22"/>
          <w:kern w:val="0"/>
        </w:rPr>
        <w:t>C</w:t>
      </w:r>
      <w:r>
        <w:rPr>
          <w:rFonts w:eastAsiaTheme="minorHAnsi" w:cs="함초롬바탕"/>
          <w:b/>
          <w:bCs/>
          <w:color w:val="000000"/>
          <w:sz w:val="22"/>
          <w:kern w:val="0"/>
        </w:rPr>
        <w:t>lass Method</w:t>
      </w:r>
      <w:r>
        <w:rPr>
          <w:rFonts w:eastAsiaTheme="minorHAnsi" w:cs="굴림"/>
          <w:b/>
          <w:bCs/>
          <w:color w:val="000000"/>
          <w:sz w:val="22"/>
          <w:kern w:val="0"/>
        </w:rPr>
        <w:t xml:space="preserve"> </w:t>
      </w:r>
    </w:p>
    <w:p>
      <w:pPr>
        <w:ind w:left="284"/>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r>
        <w:rPr>
          <w:rFonts w:eastAsiaTheme="minorHAnsi" w:cs="함초롬바탕"/>
          <w:color w:val="000000"/>
          <w:kern w:val="0"/>
        </w:rPr>
        <w:t>A. Self-learning while doing homework, assessment by short quizzes.</w:t>
      </w:r>
    </w:p>
    <w:p>
      <w:pPr>
        <w:ind w:left="284"/>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r>
        <w:rPr>
          <w:rFonts w:eastAsiaTheme="minorHAnsi" w:cs="함초롬바탕"/>
          <w:color w:val="000000"/>
          <w:kern w:val="0"/>
        </w:rPr>
        <w:t>B.</w:t>
      </w:r>
      <w:r>
        <w:rPr>
          <w:rFonts w:eastAsiaTheme="minorHAnsi" w:cs="함초롬바탕"/>
          <w:color w:val="000000"/>
          <w:kern w:val="0"/>
        </w:rPr>
        <w:t xml:space="preserve"> </w:t>
      </w:r>
      <w:r>
        <w:rPr>
          <w:rFonts w:eastAsiaTheme="minorHAnsi" w:cs="함초롬바탕"/>
          <w:color w:val="000000"/>
          <w:kern w:val="0"/>
        </w:rPr>
        <w:t>In-class presentations, giving students a variety of possible ways which offer an approach to the subject different from the textbook, and in addition to the textbook.</w:t>
      </w:r>
    </w:p>
    <w:p>
      <w:pPr>
        <w:ind w:left="284"/>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r>
        <w:rPr>
          <w:rFonts w:eastAsiaTheme="minorHAnsi" w:cs="함초롬바탕"/>
          <w:color w:val="000000"/>
          <w:kern w:val="0"/>
        </w:rPr>
        <w:t>C. Wide use in the class learning a physical demonstrations and computer simulations of studying processes.</w:t>
      </w:r>
    </w:p>
    <w:p>
      <w:pPr>
        <w:spacing w:after="0" w:line="276" w:lineRule="auto"/>
        <w:textAlignment w:val="baseline"/>
        <w:rPr>
          <w:rFonts w:eastAsiaTheme="minorHAnsi" w:cs="굴림"/>
          <w:b/>
          <w:bCs/>
          <w:color w:val="000000"/>
          <w:sz w:val="22"/>
          <w:kern w:val="0"/>
        </w:rPr>
      </w:pPr>
      <w:r>
        <w:rPr>
          <w:rFonts w:eastAsiaTheme="minorHAnsi" w:cs="함초롬바탕"/>
          <w:b/>
          <w:bCs/>
          <w:color w:val="000000"/>
          <w:szCs w:val="20"/>
          <w:kern w:val="0"/>
        </w:rPr>
        <w:t xml:space="preserve"> </w:t>
      </w: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 xml:space="preserve">5. </w:t>
      </w:r>
      <w:bookmarkStart w:id="3" w:name="OLE_LINK114"/>
      <w:r>
        <w:rPr>
          <w:rFonts w:eastAsiaTheme="minorHAnsi" w:cs="굴림"/>
          <w:b/>
          <w:bCs/>
          <w:color w:val="000000"/>
          <w:sz w:val="22"/>
          <w:kern w:val="0"/>
        </w:rPr>
        <w:t>Evaluation</w:t>
      </w:r>
      <w:bookmarkEnd w:id="3"/>
    </w:p>
    <w:p>
      <w:pPr>
        <w:ind w:firstLineChars="150" w:firstLine="300"/>
        <w:spacing w:after="0" w:line="276" w:lineRule="auto"/>
        <w:textAlignment w:val="baseline"/>
        <w:rPr>
          <w:rFonts w:eastAsiaTheme="minorHAnsi" w:cs="굴림"/>
          <w:color w:val="000000"/>
          <w:szCs w:val="20"/>
          <w:kern w:val="0"/>
        </w:rPr>
      </w:pPr>
      <w:r>
        <w:rPr>
          <w:rFonts w:eastAsiaTheme="minorHAnsi" w:cs="함초롬바탕"/>
          <w:color w:val="000000"/>
          <w:szCs w:val="20"/>
          <w:kern w:val="0"/>
        </w:rPr>
        <w:t>A</w:t>
      </w:r>
      <w:r>
        <w:rPr>
          <w:rFonts w:eastAsiaTheme="minorHAnsi" w:cs="굴림"/>
          <w:color w:val="000000"/>
          <w:szCs w:val="20"/>
          <w:kern w:val="0"/>
        </w:rPr>
        <w:t xml:space="preserve">. </w:t>
      </w:r>
      <w:r>
        <w:rPr>
          <w:rFonts w:eastAsiaTheme="minorHAnsi" w:cs="함초롬바탕"/>
          <w:color w:val="000000"/>
          <w:szCs w:val="20"/>
          <w:kern w:val="0"/>
        </w:rPr>
        <w:t>E</w:t>
      </w:r>
      <w:r>
        <w:rPr>
          <w:rFonts w:eastAsiaTheme="minorHAnsi" w:cs="함초롬바탕"/>
          <w:color w:val="000000"/>
          <w:szCs w:val="20"/>
          <w:kern w:val="0"/>
        </w:rPr>
        <w:t>valuation Criter</w:t>
      </w:r>
      <w:r>
        <w:rPr>
          <w:rFonts w:eastAsiaTheme="minorHAnsi" w:cs="함초롬바탕"/>
          <w:color w:val="000000"/>
          <w:szCs w:val="20"/>
          <w:kern w:val="0"/>
        </w:rPr>
        <w:t>i</w:t>
      </w:r>
      <w:r>
        <w:rPr>
          <w:rFonts w:eastAsiaTheme="minorHAnsi" w:cs="함초롬바탕"/>
          <w:color w:val="000000"/>
          <w:szCs w:val="20"/>
          <w:kern w:val="0"/>
        </w:rPr>
        <w:t>a</w:t>
      </w:r>
    </w:p>
    <w:tbl>
      <w:tblPr>
        <w:tblOverlap w:val="never"/>
        <w:tblW w:w="0" w:type="auto"/>
        <w:tblLook w:val="04A0" w:firstRow="1" w:lastRow="0" w:firstColumn="1" w:lastColumn="0" w:noHBand="0" w:noVBand="1"/>
        <w:jc w:val="center"/>
        <w:tblCellMar>
          <w:top w:w="15" w:type="dxa"/>
          <w:left w:w="15" w:type="dxa"/>
          <w:bottom w:w="15" w:type="dxa"/>
          <w:right w:w="15" w:type="dxa"/>
        </w:tblCellMar>
      </w:tblPr>
      <w:tblGrid>
        <w:gridCol w:w="1449"/>
        <w:gridCol w:w="1449"/>
        <w:gridCol w:w="1449"/>
        <w:gridCol w:w="1450"/>
        <w:gridCol w:w="2640"/>
        <w:gridCol w:w="1252"/>
      </w:tblGrid>
      <w:tr>
        <w:trPr>
          <w:jc w:val="center"/>
          <w:trHeight w:val="607" w:hRule="atLeast"/>
        </w:trPr>
        <w:tc>
          <w:tcPr>
            <w:tcW w:w="1449"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함초롬돋움"/>
                <w:b/>
                <w:bCs/>
                <w:color w:val="000000"/>
                <w:kern w:val="0"/>
              </w:rPr>
              <w:t>Midterm</w:t>
            </w:r>
          </w:p>
        </w:tc>
        <w:tc>
          <w:tcPr>
            <w:tcW w:w="1449"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함초롬돋움"/>
                <w:b/>
                <w:bCs/>
                <w:color w:val="000000"/>
                <w:kern w:val="0"/>
                <w:spacing w:val="-8"/>
              </w:rPr>
              <w:t>Final</w:t>
            </w:r>
          </w:p>
        </w:tc>
        <w:tc>
          <w:tcPr>
            <w:tcW w:w="1449"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함초롬돋움"/>
                <w:b/>
                <w:bCs/>
                <w:color w:val="000000"/>
                <w:kern w:val="0"/>
              </w:rPr>
              <w:t>Quiz</w:t>
            </w:r>
          </w:p>
        </w:tc>
        <w:tc>
          <w:tcPr>
            <w:tcW w:w="1450"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함초롬돋움"/>
                <w:b/>
                <w:bCs/>
                <w:color w:val="000000"/>
                <w:kern w:val="0"/>
              </w:rPr>
              <w:t>Homework</w:t>
            </w:r>
          </w:p>
        </w:tc>
        <w:tc>
          <w:tcPr>
            <w:tcW w:w="2640"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Attendance</w:t>
            </w:r>
            <w:r>
              <w:rPr>
                <w:rFonts w:eastAsiaTheme="minorHAnsi" w:cs="굴림"/>
                <w:b/>
                <w:color w:val="000000"/>
                <w:szCs w:val="20"/>
                <w:kern w:val="0"/>
              </w:rPr>
              <w:t xml:space="preserve"> and Attitude</w:t>
            </w:r>
          </w:p>
        </w:tc>
        <w:tc>
          <w:tcPr>
            <w:tcW w:w="1252"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함초롬돋움"/>
                <w:b/>
                <w:bCs/>
                <w:color w:val="000000"/>
                <w:kern w:val="0"/>
              </w:rPr>
              <w:t>Total</w:t>
            </w:r>
          </w:p>
        </w:tc>
      </w:tr>
      <w:tr>
        <w:trPr>
          <w:jc w:val="center"/>
          <w:trHeight w:val="562" w:hRule="atLeast"/>
        </w:trPr>
        <w:tc>
          <w:tcPr>
            <w:tcW w:w="1449"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3</w:t>
            </w:r>
            <w:r>
              <w:rPr>
                <w:rFonts w:eastAsiaTheme="minorHAnsi" w:cs="굴림"/>
                <w:color w:val="000000"/>
                <w:szCs w:val="24"/>
                <w:kern w:val="0"/>
              </w:rPr>
              <w:t>0</w:t>
            </w:r>
          </w:p>
        </w:tc>
        <w:tc>
          <w:tcPr>
            <w:tcW w:w="1449"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3</w:t>
            </w:r>
            <w:r>
              <w:rPr>
                <w:rFonts w:eastAsiaTheme="minorHAnsi" w:cs="굴림"/>
                <w:color w:val="000000"/>
                <w:szCs w:val="24"/>
                <w:kern w:val="0"/>
              </w:rPr>
              <w:t>0</w:t>
            </w:r>
          </w:p>
        </w:tc>
        <w:tc>
          <w:tcPr>
            <w:tcW w:w="1449"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2</w:t>
            </w:r>
            <w:r>
              <w:rPr>
                <w:rFonts w:eastAsiaTheme="minorHAnsi" w:cs="굴림"/>
                <w:color w:val="000000"/>
                <w:szCs w:val="24"/>
                <w:kern w:val="0"/>
              </w:rPr>
              <w:t>0</w:t>
            </w:r>
          </w:p>
        </w:tc>
        <w:tc>
          <w:tcPr>
            <w:tcW w:w="1450"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10</w:t>
            </w:r>
          </w:p>
        </w:tc>
        <w:tc>
          <w:tcPr>
            <w:tcW w:w="2640"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10</w:t>
            </w:r>
          </w:p>
        </w:tc>
        <w:tc>
          <w:tcPr>
            <w:tcW w:w="1252"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kern w:val="0"/>
              </w:rPr>
            </w:pPr>
            <w:r>
              <w:rPr>
                <w:rFonts w:eastAsiaTheme="minorHAnsi" w:cs="굴림"/>
                <w:color w:val="000000"/>
                <w:kern w:val="0"/>
              </w:rPr>
              <w:t>100</w:t>
            </w:r>
          </w:p>
        </w:tc>
      </w:tr>
    </w:tbl>
    <w:p>
      <w:pPr>
        <w:ind w:left="334"/>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p>
    <w:p>
      <w:pPr>
        <w:ind w:left="334"/>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8"/>
          <w:szCs w:val="20"/>
          <w:kern w:val="0"/>
        </w:rPr>
      </w:pPr>
      <w:r>
        <w:rPr>
          <w:rFonts w:eastAsiaTheme="minorHAnsi" w:cs="함초롬바탕"/>
          <w:color w:val="000000"/>
          <w:kern w:val="0"/>
        </w:rPr>
        <w:t>B</w:t>
      </w:r>
      <w:r>
        <w:rPr>
          <w:rFonts w:eastAsiaTheme="minorHAnsi" w:cs="함초롬바탕"/>
          <w:color w:val="000000"/>
          <w:kern w:val="0"/>
        </w:rPr>
        <w:t xml:space="preserve">. </w:t>
      </w:r>
      <w:r>
        <w:rPr>
          <w:rFonts w:eastAsiaTheme="minorHAnsi" w:cs="함초롬바탕"/>
          <w:color w:val="000000"/>
          <w:kern w:val="0"/>
        </w:rPr>
        <w:t>E</w:t>
      </w:r>
      <w:r>
        <w:rPr>
          <w:rFonts w:eastAsiaTheme="minorHAnsi" w:cs="함초롬바탕"/>
          <w:color w:val="000000"/>
          <w:kern w:val="0"/>
        </w:rPr>
        <w:t>valuation Method</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r>
        <w:rPr>
          <w:rFonts w:eastAsiaTheme="minorHAnsi" w:cs="함초롬바탕"/>
          <w:color w:val="000000"/>
          <w:kern w:val="0"/>
        </w:rPr>
        <w:t>(1</w:t>
      </w:r>
      <w:r>
        <w:rPr>
          <w:rFonts w:eastAsiaTheme="minorHAnsi" w:cs="함초롬바탕"/>
          <w:color w:val="000000"/>
          <w:kern w:val="0"/>
        </w:rPr>
        <w:t>)</w:t>
      </w:r>
      <w:r>
        <w:rPr>
          <w:rFonts w:eastAsiaTheme="minorHAnsi" w:cs="함초롬바탕"/>
          <w:color w:val="000000"/>
          <w:kern w:val="0"/>
        </w:rPr>
        <w:t xml:space="preserve"> </w:t>
      </w:r>
      <w:r>
        <w:rPr>
          <w:rFonts w:eastAsiaTheme="minorHAnsi" w:cs="함초롬바탕"/>
          <w:color w:val="000000"/>
          <w:kern w:val="0"/>
        </w:rPr>
        <w:t>The midterm and final exams are given through written tests.</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8"/>
          <w:szCs w:val="20"/>
          <w:kern w:val="0"/>
        </w:rPr>
      </w:pPr>
      <w:r>
        <w:rPr>
          <w:rFonts w:eastAsiaTheme="minorHAnsi" w:cs="함초롬바탕"/>
          <w:color w:val="000000"/>
          <w:kern w:val="0"/>
        </w:rPr>
        <w:t>(</w:t>
      </w:r>
      <w:r>
        <w:rPr>
          <w:rFonts w:eastAsiaTheme="minorHAnsi" w:cs="함초롬바탕"/>
          <w:color w:val="000000"/>
          <w:kern w:val="0"/>
        </w:rPr>
        <w:t>2</w:t>
      </w:r>
      <w:r>
        <w:rPr>
          <w:rFonts w:eastAsiaTheme="minorHAnsi" w:cs="함초롬바탕"/>
          <w:color w:val="000000"/>
          <w:kern w:val="0"/>
        </w:rPr>
        <w:t xml:space="preserve">) </w:t>
      </w:r>
      <w:bookmarkStart w:id="4" w:name="OLE_LINK38"/>
      <w:r>
        <w:rPr>
          <w:rFonts w:eastAsiaTheme="minorHAnsi" w:cs="함초롬바탕"/>
          <w:color w:val="000000"/>
          <w:kern w:val="0"/>
        </w:rPr>
        <w:t>Quizzes will be given several times during the semester.</w:t>
      </w:r>
      <w:bookmarkEnd w:id="4"/>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8"/>
          <w:szCs w:val="20"/>
          <w:kern w:val="0"/>
        </w:rPr>
      </w:pPr>
      <w:r>
        <w:rPr>
          <w:rFonts w:eastAsiaTheme="minorHAnsi" w:cs="함초롬바탕"/>
          <w:color w:val="000000"/>
          <w:kern w:val="0"/>
        </w:rPr>
        <w:t>(3</w:t>
      </w:r>
      <w:r>
        <w:rPr>
          <w:rFonts w:eastAsiaTheme="minorHAnsi" w:cs="함초롬바탕"/>
          <w:color w:val="000000"/>
          <w:kern w:val="0"/>
        </w:rPr>
        <w:t xml:space="preserve">) </w:t>
      </w:r>
      <w:r>
        <w:rPr>
          <w:rFonts w:eastAsiaTheme="minorHAnsi" w:cs="함초롬바탕"/>
          <w:color w:val="000000"/>
          <w:kern w:val="0"/>
        </w:rPr>
        <w:t xml:space="preserve">Homework: </w:t>
      </w:r>
      <w:r>
        <w:rPr>
          <w:rFonts w:eastAsiaTheme="minorHAnsi" w:cs="함초롬바탕"/>
          <w:color w:val="000000"/>
          <w:kern w:val="0"/>
        </w:rPr>
        <w:t>Penalty will be given to the overdue homework</w:t>
      </w:r>
      <w:r>
        <w:rPr>
          <w:rFonts w:eastAsiaTheme="minorHAnsi" w:cs="함초롬바탕"/>
          <w:color w:val="000000"/>
          <w:kern w:val="0"/>
        </w:rPr>
        <w:t>.</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r>
        <w:rPr>
          <w:rFonts w:eastAsiaTheme="minorHAnsi" w:cs="함초롬바탕"/>
          <w:color w:val="000000"/>
          <w:kern w:val="0"/>
        </w:rPr>
        <w:t>(4</w:t>
      </w:r>
      <w:r>
        <w:rPr>
          <w:rFonts w:eastAsiaTheme="minorHAnsi" w:cs="함초롬바탕"/>
          <w:color w:val="000000"/>
          <w:kern w:val="0"/>
        </w:rPr>
        <w:t>)</w:t>
      </w:r>
      <w:r>
        <w:rPr>
          <w:rFonts w:eastAsiaTheme="minorHAnsi" w:cs="함초롬바탕"/>
          <w:color w:val="000000"/>
          <w:kern w:val="0"/>
        </w:rPr>
        <w:t xml:space="preserve"> </w:t>
      </w:r>
      <w:r>
        <w:rPr>
          <w:rFonts w:eastAsiaTheme="minorHAnsi" w:cs="함초롬바탕"/>
          <w:color w:val="000000"/>
          <w:kern w:val="0"/>
        </w:rPr>
        <w:t xml:space="preserve">Attendance: </w:t>
      </w:r>
      <w:r>
        <w:rPr>
          <w:rFonts w:eastAsiaTheme="minorHAnsi" w:cs="함초롬바탕"/>
          <w:color w:val="000000"/>
          <w:kern w:val="0"/>
        </w:rPr>
        <w:t>-</w:t>
      </w:r>
      <w:r>
        <w:rPr>
          <w:rFonts w:eastAsiaTheme="minorHAnsi" w:cs="함초롬바탕"/>
          <w:color w:val="000000"/>
          <w:kern w:val="0"/>
        </w:rPr>
        <w:t>0.3 point per late &amp;</w:t>
      </w:r>
      <w:r>
        <w:rPr>
          <w:rFonts w:eastAsiaTheme="minorHAnsi" w:cs="함초롬바탕"/>
          <w:color w:val="000000"/>
          <w:kern w:val="0"/>
        </w:rPr>
        <w:t xml:space="preserve"> -</w:t>
      </w:r>
      <w:r>
        <w:rPr>
          <w:rFonts w:eastAsiaTheme="minorHAnsi" w:cs="함초롬바탕"/>
          <w:color w:val="000000"/>
          <w:kern w:val="0"/>
        </w:rPr>
        <w:t>1.0 point per absence without notice.</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 xml:space="preserve">6. </w:t>
      </w:r>
      <w:r>
        <w:rPr>
          <w:rFonts w:eastAsiaTheme="minorHAnsi" w:cs="굴림"/>
          <w:b/>
          <w:bCs/>
          <w:color w:val="000000"/>
          <w:sz w:val="22"/>
          <w:kern w:val="0"/>
        </w:rPr>
        <w:t xml:space="preserve">Criteria for Awarding Credits </w:t>
      </w:r>
    </w:p>
    <w:p>
      <w:pPr>
        <w:ind w:left="466" w:hanging="466"/>
        <w:spacing w:after="0" w:line="276" w:lineRule="auto"/>
        <w:textAlignment w:val="baseline"/>
        <w:rPr>
          <w:rFonts w:eastAsiaTheme="minorHAnsi" w:cs="함초롬바탕"/>
          <w:color w:val="000000"/>
          <w:szCs w:val="20"/>
          <w:kern w:val="0"/>
        </w:rPr>
      </w:pPr>
      <w:r>
        <w:rPr>
          <w:rFonts w:eastAsiaTheme="minorHAnsi" w:cs="함초롬바탕"/>
          <w:color w:val="000000"/>
          <w:szCs w:val="20"/>
          <w:kern w:val="0"/>
        </w:rPr>
        <w:t>☞ Students with excellent academic achievement are recommended for the Academic Excellence</w:t>
      </w:r>
      <w:r>
        <w:rPr>
          <w:rFonts w:eastAsiaTheme="minorHAnsi" w:cs="함초롬바탕"/>
          <w:color w:val="000000"/>
          <w:szCs w:val="20"/>
          <w:kern w:val="0"/>
        </w:rPr>
        <w:t xml:space="preserve"> </w:t>
      </w:r>
      <w:r>
        <w:rPr>
          <w:rFonts w:eastAsiaTheme="minorHAnsi" w:cs="함초롬바탕"/>
          <w:color w:val="000000"/>
          <w:szCs w:val="20"/>
          <w:kern w:val="0"/>
        </w:rPr>
        <w:t xml:space="preserve">Award and </w:t>
      </w:r>
      <w:ins w:id="19" w:author="만든 이" w:date="2023-04-26T15:49:00Z">
        <w:r>
          <w:rPr>
            <w:rFonts w:eastAsiaTheme="minorHAnsi" w:cs="함초롬바탕"/>
            <w:color w:val="000000"/>
            <w:szCs w:val="20"/>
            <w:kern w:val="0"/>
            <w:u w:val="single" w:color="auto"/>
          </w:rPr>
          <w:t>t</w:t>
        </w:r>
      </w:ins>
      <w:ins w:id="20" w:author="만든 이" w:date="2023-04-26T15:41:00Z">
        <w:r>
          <w:rPr>
            <w:rFonts w:eastAsiaTheme="minorHAnsi" w:cs="함초롬바탕"/>
            <w:color w:val="000000"/>
            <w:szCs w:val="20"/>
            <w:kern w:val="0"/>
            <w:u w:val="single" w:color="auto"/>
          </w:rPr>
          <w:t xml:space="preserve">he </w:t>
        </w:r>
      </w:ins>
      <w:r>
        <w:rPr>
          <w:rFonts w:eastAsiaTheme="minorHAnsi" w:cs="함초롬바탕"/>
          <w:color w:val="000000"/>
          <w:szCs w:val="20"/>
          <w:kern w:val="0"/>
        </w:rPr>
        <w:t>Principal’s Award, and are recorded according to core competencies in the Subject Details. However, students with poor academic attitude or poor attendance are excluded.</w:t>
      </w:r>
    </w:p>
    <w:tbl>
      <w:tblPr>
        <w:tblOverlap w:val="never"/>
        <w:tblW w:w="10641"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641"/>
      </w:tblGrid>
      <w:tr>
        <w:trPr>
          <w:trHeight w:val="2631" w:hRule="atLeast"/>
        </w:trPr>
        <w:tc>
          <w:tcPr>
            <w:tcW w:w="10641" w:type="dxa"/>
            <w:tcBorders>
              <w:top w:val="single" w:sz="5" w:space="0" w:color="000000"/>
              <w:left w:val="single" w:sz="5" w:space="0" w:color="000000"/>
              <w:bottom w:val="single" w:sz="5" w:space="0" w:color="000000"/>
              <w:right w:val="single" w:sz="5" w:space="0" w:color="000000"/>
            </w:tcBorders>
            <w:vAlign w:val="center"/>
          </w:tcPr>
          <w:p>
            <w:pPr>
              <w:pStyle w:val="a4"/>
              <w:ind w:left="316" w:hanging="283"/>
              <w:numPr>
                <w:ilvl w:val="0"/>
                <w:numId w:val="2"/>
              </w:numPr>
              <w:spacing w:line="240" w:lineRule="auto"/>
              <w:rPr>
                <w:rFonts w:ascii="맑은 고딕" w:eastAsia="맑은 고딕" w:hAnsi="맑은 고딕" w:cs="맑은 고딕"/>
                <w:b/>
                <w:bCs/>
                <w:color w:val="auto"/>
                <w:shd w:val="clear" w:color="000000" w:fill="auto"/>
              </w:rPr>
            </w:pPr>
            <w:r>
              <w:rPr>
                <w:rFonts w:ascii="맑은 고딕" w:eastAsia="맑은 고딕" w:hAnsi="맑은 고딕" w:cs="맑은 고딕"/>
                <w:b/>
                <w:bCs/>
                <w:color w:val="auto"/>
                <w:w w:val="95"/>
                <w:shd w:val="clear" w:color="000000" w:fill="auto"/>
              </w:rPr>
              <w:t>Attendance for at least three-quarters of the total class hours is required to earn credit.</w:t>
            </w:r>
          </w:p>
          <w:p>
            <w:pPr>
              <w:pStyle w:val="a4"/>
              <w:ind w:left="316" w:hanging="283"/>
              <w:numPr>
                <w:ilvl w:val="0"/>
                <w:numId w:val="2"/>
              </w:numPr>
              <w:spacing w:line="240" w:lineRule="auto"/>
              <w:rPr>
                <w:rFonts w:ascii="맑은 고딕" w:eastAsia="맑은 고딕" w:hAnsi="맑은 고딕" w:cs="맑은 고딕"/>
                <w:b/>
                <w:bCs/>
                <w:color w:val="auto"/>
                <w:shd w:val="clear" w:color="000000" w:fill="auto"/>
              </w:rPr>
            </w:pPr>
            <w:r>
              <w:rPr>
                <w:rFonts w:ascii="맑은 고딕" w:eastAsia="맑은 고딕" w:hAnsi="맑은 고딕" w:cs="맑은 고딕"/>
                <w:b/>
                <w:bCs/>
                <w:color w:val="auto"/>
                <w:w w:val="90"/>
                <w:shd w:val="clear" w:color="000000" w:fill="auto"/>
              </w:rPr>
              <w:t>For Pass/Fail courses, if the instructor determines that a specific evaluation element is insufficient and requires a separate evaluation, a separate evaluation may be conducted.</w:t>
            </w:r>
          </w:p>
          <w:p>
            <w:pPr>
              <w:pStyle w:val="a4"/>
              <w:ind w:left="316" w:hanging="283"/>
              <w:numPr>
                <w:ilvl w:val="0"/>
                <w:numId w:val="2"/>
              </w:numPr>
              <w:spacing w:line="240" w:lineRule="auto"/>
              <w:rPr>
                <w:rFonts w:ascii="맑은 고딕" w:eastAsia="맑은 고딕" w:hAnsi="맑은 고딕" w:cs="맑은 고딕"/>
                <w:b/>
                <w:bCs/>
                <w:color w:val="auto"/>
                <w:w w:val="95"/>
                <w:shd w:val="clear" w:color="000000" w:fill="auto"/>
              </w:rPr>
            </w:pPr>
            <w:r>
              <w:rPr>
                <w:rFonts w:ascii="맑은 고딕" w:eastAsia="맑은 고딕" w:hAnsi="맑은 고딕" w:cs="맑은 고딕"/>
                <w:b/>
                <w:bCs/>
                <w:color w:val="auto"/>
                <w:w w:val="95"/>
                <w:shd w:val="clear" w:color="000000" w:fill="auto"/>
              </w:rPr>
              <w:t>Calculation of the basis score for awarding credit to absentees:</w:t>
            </w:r>
            <w:r>
              <w:rPr>
                <w:rFonts w:ascii="맑은 고딕" w:eastAsia="맑은 고딕" w:hAnsi="맑은 고딕" w:cs="맑은 고딕" w:hint="eastAsia"/>
                <w:b/>
                <w:bCs/>
                <w:color w:val="auto"/>
                <w:w w:val="95"/>
                <w:shd w:val="clear" w:color="000000" w:fill="auto"/>
              </w:rPr>
              <w:t xml:space="preserve"> </w:t>
            </w:r>
            <w:r>
              <w:rPr>
                <w:rFonts w:ascii="맑은 고딕" w:eastAsia="맑은 고딕" w:hAnsi="맑은 고딕" w:cs="맑은 고딕"/>
                <w:b/>
                <w:bCs/>
                <w:color w:val="auto"/>
                <w:w w:val="95"/>
                <w:shd w:val="clear" w:color="000000" w:fill="auto"/>
              </w:rPr>
              <w:t>Projecting a student's performance by applying the Z-score from an attended exam to the distribution of a missed exam.</w:t>
            </w:r>
          </w:p>
          <w:p>
            <w:pPr>
              <w:pStyle w:val="a4"/>
              <w:ind w:left="316" w:hanging="283"/>
              <w:numPr>
                <w:ilvl w:val="0"/>
                <w:numId w:val="2"/>
              </w:numPr>
              <w:spacing w:line="240" w:lineRule="auto"/>
              <w:rPr>
                <w:rFonts w:ascii="맑은 고딕" w:eastAsia="맑은 고딕" w:hAnsi="맑은 고딕" w:cs="맑은 고딕"/>
              </w:rPr>
            </w:pPr>
            <w:r>
              <w:rPr>
                <w:rFonts w:ascii="맑은 고딕" w:eastAsia="맑은 고딕" w:hAnsi="맑은 고딕" w:cs="맑은 고딕"/>
                <w:b/>
                <w:bCs/>
                <w:color w:val="auto"/>
                <w:w w:val="95"/>
                <w:shd w:val="clear" w:color="000000" w:fill="auto"/>
              </w:rPr>
              <w:t>If a basis score cannot be calculated, the grading method:</w:t>
            </w:r>
            <w:r>
              <w:rPr>
                <w:rFonts w:ascii="맑은 고딕" w:eastAsia="맑은 고딕" w:hAnsi="맑은 고딕" w:cs="맑은 고딕" w:hint="eastAsia"/>
                <w:b/>
                <w:bCs/>
                <w:color w:val="auto"/>
                <w:w w:val="95"/>
                <w:shd w:val="clear" w:color="000000" w:fill="auto"/>
              </w:rPr>
              <w:t xml:space="preserve"> </w:t>
            </w:r>
            <w:r>
              <w:rPr>
                <w:rFonts w:ascii="맑은 고딕" w:eastAsia="맑은 고딕" w:hAnsi="맑은 고딕" w:cs="맑은 고딕"/>
                <w:b/>
                <w:bCs/>
                <w:color w:val="auto"/>
                <w:shd w:val="clear" w:color="000000" w:fill="auto"/>
              </w:rPr>
              <w:t>Refer to the "Academic Performance Management Regulations" for the percentage of credit points applied.</w:t>
            </w:r>
          </w:p>
        </w:tc>
      </w:tr>
    </w:tbl>
    <w:p>
      <w:pPr>
        <w:autoSpaceDE/>
        <w:autoSpaceDN/>
        <w:widowControl/>
        <w:wordWrap/>
        <w:rPr>
          <w:rFonts w:eastAsiaTheme="minorHAnsi" w:cs="굴림"/>
          <w:b/>
          <w:bCs/>
          <w:color w:val="000000"/>
          <w:sz w:val="22"/>
          <w:kern w:val="0"/>
        </w:rPr>
      </w:pPr>
    </w:p>
    <w:p>
      <w:pPr>
        <w:spacing w:after="0" w:line="276" w:lineRule="auto"/>
        <w:textAlignment w:val="baseline"/>
        <w:rPr>
          <w:rFonts w:eastAsiaTheme="minorHAnsi" w:cs="굴림"/>
          <w:b/>
          <w:bCs/>
          <w:color w:val="000000"/>
          <w:sz w:val="22"/>
          <w:kern w:val="0"/>
        </w:rPr>
      </w:pPr>
      <w:r>
        <w:rPr>
          <w:rFonts w:eastAsiaTheme="minorHAnsi" w:cs="굴림"/>
          <w:b/>
          <w:bCs/>
          <w:color w:val="000000"/>
          <w:sz w:val="22"/>
          <w:kern w:val="0"/>
        </w:rPr>
        <w:t>7</w:t>
      </w:r>
      <w:r>
        <w:rPr>
          <w:rFonts w:eastAsiaTheme="minorHAnsi" w:cs="굴림"/>
          <w:b/>
          <w:bCs/>
          <w:color w:val="000000"/>
          <w:sz w:val="22"/>
          <w:kern w:val="0"/>
        </w:rPr>
        <w:t xml:space="preserve">. </w:t>
      </w:r>
      <w:r>
        <w:rPr>
          <w:rFonts w:eastAsiaTheme="minorHAnsi" w:cs="굴림"/>
          <w:b/>
          <w:bCs/>
          <w:color w:val="000000"/>
          <w:sz w:val="22"/>
          <w:kern w:val="0"/>
        </w:rPr>
        <w:t>Weekly Plans</w:t>
      </w:r>
    </w:p>
    <w:tbl>
      <w:tblPr>
        <w:tblOverlap w:val="never"/>
        <w:tblW w:w="10304" w:type="dxa"/>
        <w:tblLook w:val="04A0" w:firstRow="1" w:lastRow="0" w:firstColumn="1" w:lastColumn="0" w:noHBand="0" w:noVBand="1"/>
        <w:tblCellMar>
          <w:top w:w="15" w:type="dxa"/>
          <w:left w:w="15" w:type="dxa"/>
          <w:bottom w:w="15" w:type="dxa"/>
          <w:right w:w="15" w:type="dxa"/>
        </w:tblCellMar>
      </w:tblPr>
      <w:tblGrid>
        <w:gridCol w:w="1270"/>
        <w:gridCol w:w="6428"/>
        <w:gridCol w:w="2606"/>
      </w:tblGrid>
      <w:tr>
        <w:trPr>
          <w:cantSplit/>
          <w:trHeight w:val="398" w:hRule="atLeast"/>
        </w:trPr>
        <w:tc>
          <w:tcPr>
            <w:tcW w:w="1270"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color w:val="000000"/>
                <w:sz w:val="22"/>
                <w:kern w:val="0"/>
                <w:spacing w:val="-18"/>
              </w:rPr>
              <w:t>Wee</w:t>
            </w:r>
            <w:r>
              <w:rPr>
                <w:rFonts w:eastAsiaTheme="minorHAnsi" w:cs="굴림"/>
                <w:color w:val="000000"/>
                <w:sz w:val="22"/>
                <w:kern w:val="0"/>
                <w:spacing w:val="-18"/>
              </w:rPr>
              <w:t>k</w:t>
            </w:r>
          </w:p>
        </w:tc>
        <w:tc>
          <w:tcPr>
            <w:tcW w:w="6428"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color w:val="000000"/>
                <w:sz w:val="22"/>
                <w:kern w:val="0"/>
              </w:rPr>
              <w:t>Topic</w:t>
            </w:r>
            <w:r>
              <w:rPr>
                <w:rFonts w:eastAsiaTheme="minorHAnsi" w:cs="굴림"/>
                <w:color w:val="000000"/>
                <w:sz w:val="22"/>
                <w:kern w:val="0"/>
              </w:rPr>
              <w:t xml:space="preserve"> and Contents</w:t>
            </w:r>
          </w:p>
        </w:tc>
        <w:tc>
          <w:tcPr>
            <w:tcW w:w="2606"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color w:val="000000"/>
                <w:sz w:val="22"/>
                <w:kern w:val="0"/>
              </w:rPr>
              <w:t>Homework</w:t>
            </w:r>
          </w:p>
        </w:tc>
      </w:tr>
      <w:tr>
        <w:trPr>
          <w:cantSplit/>
          <w:trHeight w:val="122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굴림"/>
                <w:b/>
                <w:bCs/>
                <w:color w:val="000000"/>
                <w:sz w:val="22"/>
                <w:kern w:val="0"/>
              </w:rPr>
              <w:t xml:space="preserve">Week </w:t>
            </w:r>
            <w:r>
              <w:rPr>
                <w:rFonts w:eastAsiaTheme="minorHAnsi" w:cs="굴림"/>
                <w:b/>
                <w:bCs/>
                <w:color w:val="000000"/>
                <w:sz w:val="22"/>
                <w:kern w:val="0"/>
              </w:rPr>
              <w:t>1</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(2.23~2.27)</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Ch.1 Overview</w:t>
            </w:r>
          </w:p>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Ch.2 Motion in a Straight Line</w:t>
            </w:r>
          </w:p>
        </w:tc>
        <w:tc>
          <w:tcPr>
            <w:tcW w:w="2606"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Ch1</w:t>
            </w:r>
            <w:r>
              <w:rPr>
                <w:rFonts w:eastAsiaTheme="minorHAnsi" w:cs="굴림"/>
                <w:color w:val="000000"/>
                <w:szCs w:val="20"/>
                <w:kern w:val="0"/>
              </w:rPr>
              <w:t>:</w:t>
            </w:r>
            <w:r>
              <w:rPr>
                <w:rFonts w:eastAsiaTheme="minorHAnsi" w:cs="굴림"/>
                <w:color w:val="000000"/>
                <w:szCs w:val="20"/>
                <w:kern w:val="0"/>
              </w:rPr>
              <w:t xml:space="preserve"> </w:t>
            </w:r>
            <w:r>
              <w:rPr>
                <w:rFonts w:eastAsiaTheme="minorHAnsi" w:cs="굴림"/>
                <w:color w:val="000000"/>
                <w:szCs w:val="20"/>
                <w:kern w:val="0"/>
              </w:rPr>
              <w:t>64, 67, 71, 80, 89</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Ch2</w:t>
            </w:r>
            <w:r>
              <w:rPr>
                <w:rFonts w:eastAsiaTheme="minorHAnsi" w:cs="굴림"/>
                <w:color w:val="000000"/>
                <w:szCs w:val="20"/>
                <w:kern w:val="0"/>
              </w:rPr>
              <w:t>:</w:t>
            </w:r>
            <w:r>
              <w:rPr>
                <w:rFonts w:eastAsiaTheme="minorHAnsi" w:cs="굴림"/>
                <w:color w:val="000000"/>
                <w:szCs w:val="20"/>
                <w:kern w:val="0"/>
              </w:rPr>
              <w:t xml:space="preserve"> </w:t>
            </w:r>
            <w:r>
              <w:rPr>
                <w:rFonts w:eastAsiaTheme="minorHAnsi" w:cs="굴림"/>
                <w:color w:val="000000"/>
                <w:szCs w:val="20"/>
                <w:kern w:val="0"/>
              </w:rPr>
              <w:t>30, 44, 77, 80, 94</w:t>
            </w:r>
          </w:p>
        </w:tc>
      </w:tr>
      <w:tr>
        <w:trPr>
          <w:cantSplit/>
          <w:trHeight w:val="49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bookmarkStart w:id="5" w:name="_Hlk160040176"/>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4"/>
                <w:szCs w:val="14"/>
                <w:kern w:val="0"/>
              </w:rPr>
            </w:pPr>
            <w:r>
              <w:rPr>
                <w:rFonts w:eastAsiaTheme="minorHAnsi" w:cs="굴림"/>
                <w:color w:val="000000"/>
                <w:sz w:val="15"/>
                <w:szCs w:val="15"/>
                <w:kern w:val="0"/>
              </w:rPr>
              <w:t xml:space="preserve"> </w:t>
            </w:r>
            <w:bookmarkStart w:id="6" w:name="OLE_LINK29"/>
            <w:r>
              <w:rPr>
                <w:rFonts w:eastAsiaTheme="minorHAnsi" w:cs="굴림"/>
                <w:color w:val="000000"/>
                <w:sz w:val="14"/>
                <w:szCs w:val="14"/>
                <w:kern w:val="0"/>
              </w:rPr>
              <w:t>Critical Thinking Skills, Analytical and Creative Thinking</w:t>
            </w:r>
            <w:r>
              <w:rPr>
                <w:rFonts w:eastAsiaTheme="minorHAnsi" w:cs="굴림"/>
                <w:color w:val="000000"/>
                <w:sz w:val="14"/>
                <w:szCs w:val="14"/>
                <w:kern w:val="0"/>
              </w:rPr>
              <w:t xml:space="preserve">, </w:t>
            </w:r>
            <w:r>
              <w:rPr>
                <w:rFonts w:eastAsiaTheme="minorHAnsi" w:cs="굴림"/>
                <w:color w:val="000000"/>
                <w:sz w:val="14"/>
                <w:szCs w:val="14"/>
                <w:kern w:val="0"/>
              </w:rPr>
              <w:t>Complex Problem-Solving Skills</w:t>
            </w:r>
            <w:r>
              <w:rPr>
                <w:rFonts w:eastAsiaTheme="minorHAnsi" w:cs="굴림"/>
                <w:color w:val="000000"/>
                <w:sz w:val="14"/>
                <w:szCs w:val="14"/>
                <w:kern w:val="0"/>
              </w:rPr>
              <w:t xml:space="preserve">, </w:t>
            </w:r>
            <w:r>
              <w:rPr>
                <w:rFonts w:eastAsiaTheme="minorHAnsi" w:cs="굴림"/>
                <w:color w:val="000000"/>
                <w:sz w:val="14"/>
                <w:szCs w:val="14"/>
                <w:kern w:val="0"/>
              </w:rPr>
              <w:t>Creativity</w:t>
            </w:r>
            <w:bookmarkEnd w:id="6"/>
          </w:p>
        </w:tc>
        <w:tc>
          <w:tcPr>
            <w:tcW w:w="2606"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cantSplit/>
          <w:trHeight w:val="122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bookmarkEnd w:id="5"/>
            <w:r>
              <w:rPr>
                <w:rFonts w:eastAsiaTheme="minorHAnsi" w:cs="함초롬바탕"/>
                <w:b/>
                <w:bCs/>
                <w:color w:val="000000"/>
                <w:sz w:val="22"/>
                <w:kern w:val="0"/>
              </w:rPr>
              <w:t xml:space="preserve">eek </w:t>
            </w:r>
            <w:r>
              <w:rPr>
                <w:rFonts w:eastAsiaTheme="minorHAnsi" w:cs="굴림"/>
                <w:b/>
                <w:bCs/>
                <w:color w:val="000000"/>
                <w:sz w:val="22"/>
                <w:kern w:val="0"/>
              </w:rPr>
              <w:t>2</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(3.01~3.06)</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Cs w:val="20"/>
                <w:kern w:val="0"/>
              </w:rPr>
              <w:t>Ch.3 Motion in Two and Three Dimensions</w:t>
            </w:r>
          </w:p>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Ch.4 Force</w:t>
            </w:r>
          </w:p>
        </w:tc>
        <w:tc>
          <w:tcPr>
            <w:tcW w:w="2606"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Ch3</w:t>
            </w:r>
            <w:r>
              <w:rPr>
                <w:rFonts w:eastAsiaTheme="minorHAnsi" w:cs="굴림"/>
                <w:color w:val="000000"/>
                <w:szCs w:val="20"/>
                <w:kern w:val="0"/>
              </w:rPr>
              <w:t>:</w:t>
            </w:r>
            <w:r>
              <w:rPr>
                <w:rFonts w:eastAsiaTheme="minorHAnsi" w:cs="굴림"/>
                <w:color w:val="000000"/>
                <w:szCs w:val="20"/>
                <w:kern w:val="0"/>
              </w:rPr>
              <w:t xml:space="preserve"> </w:t>
            </w:r>
            <w:r>
              <w:rPr>
                <w:rFonts w:eastAsiaTheme="minorHAnsi" w:cs="굴림"/>
                <w:color w:val="000000"/>
                <w:szCs w:val="20"/>
                <w:kern w:val="0"/>
              </w:rPr>
              <w:t>39, 51, 60, 67, 98</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Ch4</w:t>
            </w:r>
            <w:r>
              <w:rPr>
                <w:rFonts w:eastAsiaTheme="minorHAnsi" w:cs="굴림"/>
                <w:color w:val="000000"/>
                <w:szCs w:val="20"/>
                <w:kern w:val="0"/>
              </w:rPr>
              <w:t>:</w:t>
            </w:r>
            <w:r>
              <w:rPr>
                <w:rFonts w:eastAsiaTheme="minorHAnsi" w:cs="굴림"/>
                <w:color w:val="000000"/>
                <w:szCs w:val="20"/>
                <w:kern w:val="0"/>
              </w:rPr>
              <w:t xml:space="preserve"> </w:t>
            </w:r>
            <w:r>
              <w:rPr>
                <w:rFonts w:eastAsiaTheme="minorHAnsi" w:cs="굴림"/>
                <w:color w:val="000000"/>
                <w:szCs w:val="20"/>
                <w:kern w:val="0"/>
              </w:rPr>
              <w:t>35, 40, 51, 67, 92</w:t>
            </w:r>
          </w:p>
        </w:tc>
      </w:tr>
      <w:tr>
        <w:trPr>
          <w:cantSplit/>
          <w:trHeight w:val="49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spacing w:val="-4"/>
              </w:rPr>
            </w:pPr>
            <w:bookmarkStart w:id="7" w:name="OLE_LINK34"/>
            <w:r>
              <w:rPr>
                <w:rFonts w:eastAsiaTheme="minorHAnsi" w:cs="굴림"/>
                <w:color w:val="000000"/>
                <w:sz w:val="14"/>
                <w:szCs w:val="14"/>
                <w:kern w:val="0"/>
              </w:rPr>
              <w:t xml:space="preserve"> </w:t>
            </w:r>
            <w:r>
              <w:rPr>
                <w:rFonts w:eastAsiaTheme="minorHAnsi" w:cs="굴림"/>
                <w:color w:val="000000"/>
                <w:sz w:val="14"/>
                <w:szCs w:val="14"/>
                <w:kern w:val="0"/>
              </w:rPr>
              <w:t>Critical Thinking Skills, Analytical and Creative Thinking, Complex Problem-Solving Skills, Creativity</w:t>
            </w:r>
            <w:bookmarkEnd w:id="7"/>
          </w:p>
        </w:tc>
        <w:tc>
          <w:tcPr>
            <w:tcW w:w="2606"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cantSplit/>
          <w:trHeight w:val="122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bookmarkStart w:id="8" w:name="_Hlk159873553"/>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3</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(3.09~3.13)</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left"/>
              <w:spacing w:after="0" w:line="276" w:lineRule="auto"/>
              <w:textAlignment w:val="baseline"/>
              <w:rPr>
                <w:rFonts w:eastAsiaTheme="minorHAnsi" w:cs="굴림"/>
                <w:color w:val="000000"/>
                <w:szCs w:val="20"/>
                <w:kern w:val="0"/>
                <w:spacing w:val="-10"/>
              </w:rPr>
            </w:pPr>
            <w:r>
              <w:rPr>
                <w:rFonts w:eastAsiaTheme="minorHAnsi" w:cs="굴림"/>
                <w:color w:val="000000"/>
                <w:szCs w:val="20"/>
                <w:kern w:val="0"/>
                <w:spacing w:val="-10"/>
              </w:rPr>
              <w:t xml:space="preserve"> </w:t>
            </w:r>
            <w:r>
              <w:rPr>
                <w:rFonts w:eastAsiaTheme="minorHAnsi" w:cs="굴림"/>
                <w:color w:val="000000"/>
                <w:szCs w:val="20"/>
                <w:kern w:val="0"/>
                <w:spacing w:val="-10"/>
              </w:rPr>
              <w:t>Ch.5 Kinetic Energy, Work, and Power</w:t>
            </w:r>
          </w:p>
          <w:p>
            <w:pPr>
              <w:wordWrap/>
              <w:jc w:val="left"/>
              <w:spacing w:after="0" w:line="276" w:lineRule="auto"/>
              <w:textAlignment w:val="baseline"/>
              <w:rPr>
                <w:rFonts w:eastAsiaTheme="minorHAnsi" w:cs="굴림"/>
                <w:color w:val="000000"/>
                <w:szCs w:val="20"/>
                <w:kern w:val="0"/>
                <w:spacing w:val="-10"/>
              </w:rPr>
            </w:pPr>
            <w:r>
              <w:rPr>
                <w:rFonts w:eastAsiaTheme="minorHAnsi" w:cs="굴림"/>
                <w:color w:val="000000"/>
                <w:szCs w:val="20"/>
                <w:kern w:val="0"/>
                <w:spacing w:val="-10"/>
              </w:rPr>
              <w:t xml:space="preserve"> </w:t>
            </w:r>
            <w:r>
              <w:rPr>
                <w:rFonts w:eastAsiaTheme="minorHAnsi" w:cs="굴림"/>
                <w:color w:val="000000"/>
                <w:szCs w:val="20"/>
                <w:kern w:val="0"/>
                <w:spacing w:val="-10"/>
              </w:rPr>
              <w:t>Ch.6 Potential Energy and Energy Conservation</w:t>
            </w:r>
          </w:p>
        </w:tc>
        <w:tc>
          <w:tcPr>
            <w:tcW w:w="2606"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Ch5</w:t>
            </w:r>
            <w:r>
              <w:rPr>
                <w:rFonts w:eastAsiaTheme="minorHAnsi" w:cs="굴림"/>
                <w:color w:val="000000"/>
                <w:szCs w:val="20"/>
                <w:kern w:val="0"/>
              </w:rPr>
              <w:t>:</w:t>
            </w:r>
            <w:r>
              <w:rPr>
                <w:rFonts w:eastAsiaTheme="minorHAnsi" w:cs="굴림"/>
                <w:color w:val="000000"/>
                <w:szCs w:val="20"/>
                <w:kern w:val="0"/>
              </w:rPr>
              <w:t xml:space="preserve"> 31, 41, 52, 54, 72 </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Ch6</w:t>
            </w:r>
            <w:r>
              <w:rPr>
                <w:rFonts w:eastAsiaTheme="minorHAnsi" w:cs="굴림"/>
                <w:color w:val="000000"/>
                <w:szCs w:val="20"/>
                <w:kern w:val="0"/>
              </w:rPr>
              <w:t>:</w:t>
            </w:r>
            <w:r>
              <w:rPr>
                <w:rFonts w:eastAsiaTheme="minorHAnsi" w:cs="굴림"/>
                <w:color w:val="000000"/>
                <w:szCs w:val="20"/>
                <w:kern w:val="0"/>
              </w:rPr>
              <w:t xml:space="preserve"> 36, 51, 62, 68, 90</w:t>
            </w:r>
          </w:p>
        </w:tc>
      </w:tr>
      <w:tr>
        <w:trPr>
          <w:cantSplit/>
          <w:trHeight w:val="49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bookmarkEnd w:id="8"/>
            <w:r>
              <w:rPr>
                <w:rFonts w:eastAsiaTheme="minorHAnsi" w:cs="함초롬바탕"/>
                <w:b/>
                <w:bCs/>
                <w:color w:val="000000"/>
                <w:w w:val="80"/>
                <w:sz w:val="16"/>
                <w:szCs w:val="20"/>
                <w:kern w:val="0"/>
              </w:rPr>
              <w:t>ore Competencies</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bookmarkStart w:id="9" w:name="OLE_LINK35"/>
            <w:r>
              <w:rPr>
                <w:rFonts w:eastAsiaTheme="minorHAnsi" w:cs="굴림"/>
                <w:color w:val="000000"/>
                <w:sz w:val="14"/>
                <w:szCs w:val="14"/>
                <w:kern w:val="0"/>
              </w:rPr>
              <w:t xml:space="preserve"> </w:t>
            </w:r>
            <w:r>
              <w:rPr>
                <w:rFonts w:eastAsiaTheme="minorHAnsi" w:cs="굴림"/>
                <w:color w:val="000000"/>
                <w:sz w:val="14"/>
                <w:szCs w:val="14"/>
                <w:kern w:val="0"/>
              </w:rPr>
              <w:t>Critical Thinking Skills, Analytical and Creative Thinking, Complex Problem-Solving Skills, Creativity</w:t>
            </w:r>
            <w:bookmarkEnd w:id="9"/>
          </w:p>
        </w:tc>
        <w:tc>
          <w:tcPr>
            <w:tcW w:w="2606"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cantSplit/>
          <w:trHeight w:val="122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4</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(3.16~3.20)</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Ch.7 Momentum and Collisions</w:t>
            </w:r>
          </w:p>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Ch.8 Systems of Particles and Extended Objects</w:t>
            </w:r>
          </w:p>
        </w:tc>
        <w:tc>
          <w:tcPr>
            <w:tcW w:w="2606"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Ch7</w:t>
            </w:r>
            <w:r>
              <w:rPr>
                <w:rFonts w:eastAsiaTheme="minorHAnsi" w:cs="굴림"/>
                <w:color w:val="000000"/>
                <w:szCs w:val="20"/>
                <w:kern w:val="0"/>
              </w:rPr>
              <w:t>:</w:t>
            </w:r>
            <w:r>
              <w:rPr>
                <w:rFonts w:eastAsiaTheme="minorHAnsi" w:cs="굴림"/>
                <w:color w:val="000000"/>
                <w:szCs w:val="20"/>
                <w:kern w:val="0"/>
              </w:rPr>
              <w:t xml:space="preserve"> 33, 45, 54, 99, 108</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Ch8</w:t>
            </w:r>
            <w:r>
              <w:rPr>
                <w:rFonts w:eastAsiaTheme="minorHAnsi" w:cs="굴림"/>
                <w:color w:val="000000"/>
                <w:szCs w:val="20"/>
                <w:kern w:val="0"/>
              </w:rPr>
              <w:t>:</w:t>
            </w:r>
            <w:r>
              <w:rPr>
                <w:rFonts w:eastAsiaTheme="minorHAnsi" w:cs="굴림"/>
                <w:color w:val="000000"/>
                <w:szCs w:val="20"/>
                <w:kern w:val="0"/>
              </w:rPr>
              <w:t xml:space="preserve"> 32, 33, 45, 53, 75</w:t>
            </w:r>
          </w:p>
        </w:tc>
      </w:tr>
      <w:tr>
        <w:trPr>
          <w:cantSplit/>
          <w:trHeight w:val="49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bookmarkStart w:id="10" w:name="_Hlk159857700"/>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 w:val="14"/>
                <w:szCs w:val="14"/>
                <w:kern w:val="0"/>
              </w:rPr>
              <w:t xml:space="preserve"> </w:t>
            </w:r>
            <w:r>
              <w:rPr>
                <w:rFonts w:eastAsiaTheme="minorHAnsi" w:cs="굴림"/>
                <w:color w:val="000000"/>
                <w:sz w:val="14"/>
                <w:szCs w:val="14"/>
                <w:kern w:val="0"/>
              </w:rPr>
              <w:t>Critical Thinking Skills, Analytical and Creative Thinking, Complex Problem-Solving Skills, Creativity</w:t>
            </w:r>
          </w:p>
        </w:tc>
        <w:tc>
          <w:tcPr>
            <w:tcW w:w="2606"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cantSplit/>
          <w:trHeight w:val="122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bookmarkEnd w:id="10"/>
            <w:r>
              <w:rPr>
                <w:rFonts w:eastAsiaTheme="minorHAnsi" w:cs="함초롬바탕"/>
                <w:b/>
                <w:bCs/>
                <w:color w:val="000000"/>
                <w:sz w:val="22"/>
                <w:kern w:val="0"/>
              </w:rPr>
              <w:t xml:space="preserve">eek </w:t>
            </w:r>
            <w:r>
              <w:rPr>
                <w:rFonts w:eastAsiaTheme="minorHAnsi" w:cs="굴림"/>
                <w:b/>
                <w:bCs/>
                <w:color w:val="000000"/>
                <w:sz w:val="22"/>
                <w:kern w:val="0"/>
              </w:rPr>
              <w:t>5</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(3.23~3.27)</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Cs w:val="20"/>
                <w:kern w:val="0"/>
              </w:rPr>
              <w:t>Ch.9 Circular Motion</w:t>
            </w:r>
          </w:p>
          <w:p>
            <w:pPr>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Cs w:val="20"/>
                <w:kern w:val="0"/>
              </w:rPr>
              <w:t>Ch.10 Rotation</w:t>
            </w:r>
          </w:p>
        </w:tc>
        <w:tc>
          <w:tcPr>
            <w:tcW w:w="2606"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w:t>
            </w:r>
            <w:r>
              <w:rPr>
                <w:rFonts w:eastAsiaTheme="minorHAnsi" w:cs="굴림"/>
                <w:color w:val="000000"/>
                <w:szCs w:val="20"/>
                <w:kern w:val="0"/>
              </w:rPr>
              <w:t>h9</w:t>
            </w:r>
            <w:r>
              <w:rPr>
                <w:rFonts w:eastAsiaTheme="minorHAnsi" w:cs="굴림"/>
                <w:color w:val="000000"/>
                <w:szCs w:val="20"/>
                <w:kern w:val="0"/>
              </w:rPr>
              <w:t>:</w:t>
            </w:r>
            <w:r>
              <w:rPr>
                <w:rFonts w:eastAsiaTheme="minorHAnsi" w:cs="굴림"/>
                <w:color w:val="000000"/>
                <w:szCs w:val="20"/>
                <w:kern w:val="0"/>
              </w:rPr>
              <w:t xml:space="preserve"> 38, 47, 59, 64, 80</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Ch10</w:t>
            </w:r>
            <w:r>
              <w:rPr>
                <w:rFonts w:eastAsiaTheme="minorHAnsi" w:cs="굴림"/>
                <w:color w:val="000000"/>
                <w:szCs w:val="20"/>
                <w:kern w:val="0"/>
              </w:rPr>
              <w:t>:</w:t>
            </w:r>
            <w:r>
              <w:rPr>
                <w:rFonts w:eastAsiaTheme="minorHAnsi" w:cs="굴림"/>
                <w:color w:val="000000"/>
                <w:szCs w:val="20"/>
                <w:kern w:val="0"/>
              </w:rPr>
              <w:t xml:space="preserve"> 44, 54, 62, 75, 83</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r>
        <w:trPr>
          <w:cantSplit/>
          <w:trHeight w:val="49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 w:val="14"/>
                <w:szCs w:val="14"/>
                <w:kern w:val="0"/>
              </w:rPr>
              <w:t>Critical Thinking Skills, Analytical and Creative Thinking, Complex Problem-Solving Skills, Creativity</w:t>
            </w:r>
          </w:p>
        </w:tc>
        <w:tc>
          <w:tcPr>
            <w:tcW w:w="2606"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cantSplit/>
          <w:trHeight w:val="122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6</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(3.30~4.03)</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Cs w:val="20"/>
                <w:kern w:val="0"/>
              </w:rPr>
              <w:t>Ch.11 Static Equilibrium</w:t>
            </w:r>
          </w:p>
        </w:tc>
        <w:tc>
          <w:tcPr>
            <w:tcW w:w="2606"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Ch11: </w:t>
            </w:r>
            <w:r>
              <w:rPr>
                <w:rFonts w:eastAsiaTheme="minorHAnsi" w:cs="굴림"/>
                <w:color w:val="000000"/>
                <w:szCs w:val="20"/>
                <w:kern w:val="0"/>
              </w:rPr>
              <w:t>35, 47, 63, 67, 74</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r>
        <w:trPr>
          <w:cantSplit/>
          <w:trHeight w:val="49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spacing w:val="-4"/>
              </w:rPr>
            </w:pPr>
            <w:r>
              <w:rPr>
                <w:rFonts w:eastAsiaTheme="minorHAnsi" w:cs="굴림"/>
                <w:color w:val="000000"/>
                <w:sz w:val="15"/>
                <w:szCs w:val="15"/>
                <w:kern w:val="0"/>
              </w:rPr>
              <w:t xml:space="preserve"> </w:t>
            </w:r>
            <w:r>
              <w:rPr>
                <w:rFonts w:eastAsiaTheme="minorHAnsi" w:cs="굴림"/>
                <w:color w:val="000000"/>
                <w:sz w:val="14"/>
                <w:szCs w:val="14"/>
                <w:kern w:val="0"/>
              </w:rPr>
              <w:t>Critical Thinking Skills, Analytical and Creative Thinking, Complex Problem-Solving Skills, Creativity</w:t>
            </w:r>
          </w:p>
        </w:tc>
        <w:tc>
          <w:tcPr>
            <w:tcW w:w="2606"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cantSplit/>
          <w:trHeight w:val="122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7</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(4.06~4.10)</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Ch.12 Gravitation</w:t>
            </w:r>
          </w:p>
        </w:tc>
        <w:tc>
          <w:tcPr>
            <w:tcW w:w="2606"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Ch12: </w:t>
            </w:r>
            <w:r>
              <w:rPr>
                <w:rFonts w:eastAsiaTheme="minorHAnsi" w:cs="굴림"/>
                <w:color w:val="000000"/>
                <w:szCs w:val="20"/>
                <w:kern w:val="0"/>
              </w:rPr>
              <w:t>39, 47, 59, 73, 80</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r>
        <w:trPr>
          <w:cantSplit/>
          <w:trHeight w:val="495" w:hRule="atLeast"/>
        </w:trPr>
        <w:tc>
          <w:tcPr>
            <w:tcW w:w="1270"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42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spacing w:val="-4"/>
              </w:rPr>
            </w:pPr>
            <w:r>
              <w:rPr>
                <w:rFonts w:eastAsiaTheme="minorHAnsi" w:cs="굴림"/>
                <w:color w:val="000000"/>
                <w:szCs w:val="20"/>
                <w:kern w:val="0"/>
                <w:spacing w:val="-4"/>
              </w:rPr>
              <w:t xml:space="preserve"> </w:t>
            </w:r>
            <w:r>
              <w:rPr>
                <w:rFonts w:eastAsiaTheme="minorHAnsi" w:cs="굴림"/>
                <w:color w:val="000000"/>
                <w:sz w:val="14"/>
                <w:szCs w:val="14"/>
                <w:kern w:val="0"/>
              </w:rPr>
              <w:t>Critical Thinking Skills, Analytical and Creative Thinking, Complex Problem-Solving Skills, Creativity</w:t>
            </w:r>
          </w:p>
        </w:tc>
        <w:tc>
          <w:tcPr>
            <w:tcW w:w="2606"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cantSplit/>
          <w:trHeight w:val="930" w:hRule="atLeast"/>
        </w:trPr>
        <w:tc>
          <w:tcPr>
            <w:tcW w:w="1270" w:type="dxa"/>
            <w:tcBorders>
              <w:top w:val="single" w:sz="2" w:space="0" w:color="000000"/>
              <w:left w:val="single" w:sz="12" w:space="0" w:color="000000"/>
              <w:bottom w:val="single" w:sz="2" w:space="0" w:color="000000"/>
              <w:right w:val="single" w:sz="2" w:space="0" w:color="000000"/>
            </w:tcBorders>
            <w:shd w:val="clear" w:color="auto" w:fill="EFEFEF"/>
            <w:tcMar>
              <w:top w:w="28" w:type="dxa"/>
              <w:left w:w="28" w:type="dxa"/>
              <w:bottom w:w="28" w:type="dxa"/>
              <w:right w:w="28" w:type="dxa"/>
            </w:tcMar>
            <w:vAlign w:val="center"/>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8</w:t>
            </w:r>
          </w:p>
          <w:p>
            <w:pPr>
              <w:wordWrap/>
              <w:jc w:val="center"/>
              <w:spacing w:after="0" w:line="276" w:lineRule="auto"/>
              <w:textAlignment w:val="baseline"/>
              <w:rPr>
                <w:rFonts w:eastAsiaTheme="minorHAnsi" w:cs="함초롬바탕"/>
                <w:b/>
                <w:bCs/>
                <w:color w:val="000000"/>
                <w:sz w:val="22"/>
                <w:kern w:val="0"/>
              </w:rPr>
            </w:pPr>
            <w:r>
              <w:rPr>
                <w:rFonts w:eastAsiaTheme="minorHAnsi" w:cs="굴림"/>
                <w:color w:val="000000"/>
                <w:szCs w:val="20"/>
                <w:kern w:val="0"/>
              </w:rPr>
              <w:t>(4.13~4.17)</w:t>
            </w:r>
          </w:p>
        </w:tc>
        <w:tc>
          <w:tcPr>
            <w:tcW w:w="6428" w:type="dxa"/>
            <w:tcBorders>
              <w:top w:val="single" w:sz="2" w:space="0" w:color="000000"/>
              <w:left w:val="single" w:sz="2" w:space="0" w:color="000000"/>
              <w:bottom w:val="single" w:sz="2" w:space="0" w:color="000000"/>
              <w:right w:val="single" w:sz="2" w:space="0" w:color="000000"/>
            </w:tcBorders>
            <w:shd w:val="clear" w:color="auto" w:fill="EFEFEF"/>
            <w:tcMar>
              <w:top w:w="28" w:type="dxa"/>
              <w:left w:w="28" w:type="dxa"/>
              <w:bottom w:w="28" w:type="dxa"/>
              <w:right w:w="28" w:type="dxa"/>
            </w:tcMar>
            <w:vAlign w:val="center"/>
          </w:tcPr>
          <w:p>
            <w:pPr>
              <w:ind w:firstLine="100"/>
              <w:wordWrap/>
              <w:jc w:val="left"/>
              <w:spacing w:after="0" w:line="276" w:lineRule="auto"/>
              <w:textAlignment w:val="baseline"/>
              <w:rPr>
                <w:rFonts w:eastAsiaTheme="minorHAnsi" w:cs="함초롬바탕"/>
                <w:color w:val="000000"/>
                <w:szCs w:val="20"/>
                <w:kern w:val="0"/>
              </w:rPr>
            </w:pPr>
            <w:r>
              <w:rPr>
                <w:rFonts w:eastAsiaTheme="minorHAnsi" w:cs="함초롬바탕"/>
                <w:color w:val="000000"/>
                <w:szCs w:val="20"/>
                <w:kern w:val="0"/>
              </w:rPr>
              <w:t>M</w:t>
            </w:r>
            <w:r>
              <w:rPr>
                <w:rFonts w:eastAsiaTheme="minorHAnsi" w:cs="함초롬바탕"/>
                <w:color w:val="000000"/>
                <w:szCs w:val="20"/>
                <w:kern w:val="0"/>
              </w:rPr>
              <w:t>idterm Exams</w:t>
            </w:r>
            <w:r>
              <w:rPr>
                <w:rFonts w:eastAsiaTheme="minorHAnsi" w:cs="함초롬바탕"/>
                <w:color w:val="000000"/>
                <w:szCs w:val="20"/>
                <w:kern w:val="0"/>
              </w:rPr>
              <w:t xml:space="preserve"> </w:t>
            </w:r>
            <w:r>
              <w:rPr>
                <w:rFonts w:eastAsiaTheme="minorHAnsi" w:cs="굴림"/>
                <w:color w:val="000000"/>
                <w:szCs w:val="20"/>
                <w:kern w:val="0"/>
              </w:rPr>
              <w:t>(4.14~4.17)</w:t>
            </w:r>
          </w:p>
        </w:tc>
        <w:tc>
          <w:tcPr>
            <w:tcW w:w="2606" w:type="dxa"/>
            <w:tcBorders>
              <w:top w:val="single" w:sz="2" w:space="0" w:color="000000"/>
              <w:left w:val="single" w:sz="2" w:space="0" w:color="000000"/>
              <w:bottom w:val="single" w:sz="2" w:space="0" w:color="000000"/>
              <w:right w:val="single" w:sz="12" w:space="0" w:color="000000"/>
            </w:tcBorders>
            <w:shd w:val="clear" w:color="auto" w:fill="EFEFEF"/>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bl>
    <w:p>
      <w:pPr>
        <w:wordWrap/>
        <w:jc w:val="left"/>
        <w:spacing w:after="0" w:line="276" w:lineRule="auto"/>
        <w:textAlignment w:val="baseline"/>
        <w:rPr>
          <w:rFonts w:eastAsiaTheme="minorHAnsi" w:cs="굴림"/>
          <w:b/>
          <w:bCs/>
          <w:color w:val="0000FF"/>
          <w:sz w:val="22"/>
          <w:kern w:val="0"/>
        </w:rPr>
      </w:pPr>
    </w:p>
    <w:tbl>
      <w:tblPr>
        <w:tblW w:w="0" w:type="auto"/>
        <w:tblLook w:val="04A0" w:firstRow="1" w:lastRow="0" w:firstColumn="1" w:lastColumn="0" w:noHBand="0" w:noVBand="1"/>
        <w:tblCellMar>
          <w:top w:w="15" w:type="dxa"/>
          <w:left w:w="15" w:type="dxa"/>
          <w:bottom w:w="15" w:type="dxa"/>
          <w:right w:w="15" w:type="dxa"/>
        </w:tblCellMar>
      </w:tblPr>
      <w:tblGrid>
        <w:gridCol w:w="1257"/>
        <w:gridCol w:w="6509"/>
        <w:gridCol w:w="2545"/>
      </w:tblGrid>
      <w:tr>
        <w:trPr>
          <w:trHeight w:val="365" w:hRule="atLeast"/>
        </w:trPr>
        <w:tc>
          <w:tcPr>
            <w:tcW w:w="1257"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color w:val="000000"/>
                <w:sz w:val="22"/>
                <w:kern w:val="0"/>
                <w:spacing w:val="-18"/>
              </w:rPr>
              <w:t>Week</w:t>
            </w:r>
          </w:p>
        </w:tc>
        <w:tc>
          <w:tcPr>
            <w:tcW w:w="6509"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color w:val="000000"/>
                <w:sz w:val="22"/>
                <w:kern w:val="0"/>
              </w:rPr>
              <w:t>Topic and Contents</w:t>
            </w:r>
          </w:p>
        </w:tc>
        <w:tc>
          <w:tcPr>
            <w:tcW w:w="2545"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color w:val="000000"/>
                <w:sz w:val="22"/>
                <w:kern w:val="0"/>
              </w:rPr>
              <w:t>Homework</w:t>
            </w:r>
          </w:p>
        </w:tc>
      </w:tr>
      <w:tr>
        <w:trPr>
          <w:trHeight w:val="1015"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9</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(4.20~4.24)</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Ch.13 Solids and Fluids</w:t>
            </w:r>
          </w:p>
        </w:tc>
        <w:tc>
          <w:tcPr>
            <w:tcW w:w="2545"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Ch13: </w:t>
            </w:r>
            <w:r>
              <w:rPr>
                <w:rFonts w:eastAsiaTheme="minorHAnsi" w:cs="굴림"/>
                <w:color w:val="000000"/>
                <w:szCs w:val="20"/>
                <w:kern w:val="0"/>
              </w:rPr>
              <w:t>32, 39, 47, 55, 58, 72, 80</w:t>
            </w:r>
          </w:p>
        </w:tc>
      </w:tr>
      <w:tr>
        <w:trPr>
          <w:trHeight w:val="453"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 w:val="14"/>
                <w:szCs w:val="14"/>
                <w:kern w:val="0"/>
              </w:rPr>
              <w:t>Critical Thinking Skills, Analytical and Creative Thinking, Complex Problem-Solving Skills, Creativity</w:t>
            </w:r>
          </w:p>
        </w:tc>
        <w:tc>
          <w:tcPr>
            <w:tcW w:w="2545"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trHeight w:val="1015"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함초롬바탕"/>
                <w:b/>
                <w:bCs/>
                <w:color w:val="000000"/>
                <w:sz w:val="22"/>
                <w:kern w:val="0"/>
              </w:rPr>
              <w:t>1</w:t>
            </w:r>
            <w:r>
              <w:rPr>
                <w:rFonts w:eastAsiaTheme="minorHAnsi" w:cs="굴림"/>
                <w:b/>
                <w:bCs/>
                <w:color w:val="000000"/>
                <w:sz w:val="22"/>
                <w:kern w:val="0"/>
              </w:rPr>
              <w:t>0</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(4.27~5.01)</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Ch.14 Oscillations</w:t>
            </w:r>
          </w:p>
        </w:tc>
        <w:tc>
          <w:tcPr>
            <w:tcW w:w="2545"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Ch14: </w:t>
            </w:r>
            <w:r>
              <w:rPr>
                <w:rFonts w:eastAsiaTheme="minorHAnsi" w:cs="굴림"/>
                <w:color w:val="000000"/>
                <w:szCs w:val="20"/>
                <w:kern w:val="0"/>
              </w:rPr>
              <w:t>29, 37, 47, 49, 58, 70, 76</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r>
        <w:trPr>
          <w:trHeight w:val="453"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spacing w:val="-4"/>
              </w:rPr>
            </w:pPr>
            <w:r>
              <w:rPr>
                <w:rFonts w:eastAsiaTheme="minorHAnsi" w:cs="굴림"/>
                <w:color w:val="000000"/>
                <w:szCs w:val="20"/>
                <w:kern w:val="0"/>
                <w:spacing w:val="-4"/>
              </w:rPr>
              <w:t xml:space="preserve"> </w:t>
            </w:r>
            <w:r>
              <w:rPr>
                <w:rFonts w:eastAsiaTheme="minorHAnsi" w:cs="굴림"/>
                <w:color w:val="000000"/>
                <w:sz w:val="14"/>
                <w:szCs w:val="14"/>
                <w:kern w:val="0"/>
              </w:rPr>
              <w:t>Critical Thinking Skills, Analytical and Creative Thinking, Complex Problem-Solving Skills, Creativity</w:t>
            </w:r>
          </w:p>
        </w:tc>
        <w:tc>
          <w:tcPr>
            <w:tcW w:w="2545"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trHeight w:val="1015"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1</w:t>
            </w:r>
            <w:r>
              <w:rPr>
                <w:rFonts w:eastAsiaTheme="minorHAnsi" w:cs="굴림"/>
                <w:b/>
                <w:bCs/>
                <w:color w:val="000000"/>
                <w:sz w:val="22"/>
                <w:kern w:val="0"/>
              </w:rPr>
              <w:t>1</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(5.04~5.08)</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left"/>
              <w:spacing w:after="0" w:line="276" w:lineRule="auto"/>
              <w:textAlignment w:val="baseline"/>
              <w:rPr>
                <w:rFonts w:eastAsiaTheme="minorHAnsi" w:cs="굴림"/>
                <w:color w:val="000000"/>
                <w:szCs w:val="20"/>
                <w:kern w:val="0"/>
                <w:spacing w:val="-10"/>
              </w:rPr>
            </w:pPr>
            <w:r>
              <w:rPr>
                <w:rFonts w:eastAsiaTheme="minorHAnsi" w:cs="굴림"/>
                <w:color w:val="000000"/>
                <w:szCs w:val="20"/>
                <w:kern w:val="0"/>
                <w:spacing w:val="-10"/>
              </w:rPr>
              <w:t xml:space="preserve"> </w:t>
            </w:r>
            <w:r>
              <w:rPr>
                <w:rFonts w:eastAsiaTheme="minorHAnsi" w:cs="굴림"/>
                <w:color w:val="000000"/>
                <w:szCs w:val="20"/>
                <w:kern w:val="0"/>
                <w:spacing w:val="-10"/>
              </w:rPr>
              <w:t>Ch.15 Waves</w:t>
            </w:r>
            <w:r>
              <w:rPr>
                <w:rFonts w:eastAsiaTheme="minorHAnsi" w:cs="굴림"/>
                <w:color w:val="000000"/>
                <w:szCs w:val="20"/>
                <w:kern w:val="0"/>
                <w:spacing w:val="-10"/>
              </w:rPr>
              <w:t xml:space="preserve"> </w:t>
            </w:r>
          </w:p>
        </w:tc>
        <w:tc>
          <w:tcPr>
            <w:tcW w:w="2545"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spacing w:val="-10"/>
              </w:rPr>
              <w:t>(SAF: 5.08~5.09)</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Ch15: </w:t>
            </w:r>
            <w:r>
              <w:rPr>
                <w:rFonts w:eastAsiaTheme="minorHAnsi" w:cs="굴림"/>
                <w:color w:val="000000"/>
                <w:szCs w:val="20"/>
                <w:kern w:val="0"/>
              </w:rPr>
              <w:br/>
            </w:r>
            <w:r>
              <w:rPr>
                <w:rFonts w:eastAsiaTheme="minorHAnsi" w:cs="굴림"/>
                <w:color w:val="000000"/>
                <w:szCs w:val="20"/>
                <w:kern w:val="0"/>
              </w:rPr>
              <w:t>27, 33, 39, 43, 52, 70</w:t>
            </w:r>
          </w:p>
        </w:tc>
      </w:tr>
      <w:tr>
        <w:trPr>
          <w:trHeight w:val="453"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 w:val="14"/>
                <w:szCs w:val="14"/>
                <w:kern w:val="0"/>
              </w:rPr>
              <w:t>Critical Thinking Skills, Analytical and Creative Thinking, Complex Problem-Solving Skills, Creativity</w:t>
            </w:r>
          </w:p>
        </w:tc>
        <w:tc>
          <w:tcPr>
            <w:tcW w:w="2545"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trHeight w:val="1015"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1</w:t>
            </w:r>
            <w:r>
              <w:rPr>
                <w:rFonts w:eastAsiaTheme="minorHAnsi" w:cs="굴림"/>
                <w:b/>
                <w:bCs/>
                <w:color w:val="000000"/>
                <w:sz w:val="22"/>
                <w:kern w:val="0"/>
              </w:rPr>
              <w:t>2</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rPr>
              <w:t>(5.11~5.15)</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Ch.16 Sound</w:t>
            </w:r>
          </w:p>
        </w:tc>
        <w:tc>
          <w:tcPr>
            <w:tcW w:w="2545"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Ch16: </w:t>
            </w:r>
            <w:r>
              <w:rPr>
                <w:rFonts w:eastAsiaTheme="minorHAnsi" w:cs="굴림"/>
                <w:color w:val="000000"/>
                <w:szCs w:val="20"/>
                <w:kern w:val="0"/>
              </w:rPr>
              <w:t>33, 40, 49, 63, 69</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r>
        <w:trPr>
          <w:trHeight w:val="453"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 w:val="14"/>
                <w:szCs w:val="14"/>
                <w:kern w:val="0"/>
              </w:rPr>
              <w:t>Critical Thinking Skills, Analytical and Creative Thinking, Complex Problem-Solving Skills, Creativity</w:t>
            </w:r>
          </w:p>
        </w:tc>
        <w:tc>
          <w:tcPr>
            <w:tcW w:w="2545"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trHeight w:val="1015"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1</w:t>
            </w:r>
            <w:r>
              <w:rPr>
                <w:rFonts w:eastAsiaTheme="minorHAnsi" w:cs="굴림"/>
                <w:b/>
                <w:bCs/>
                <w:color w:val="000000"/>
                <w:sz w:val="22"/>
                <w:kern w:val="0"/>
              </w:rPr>
              <w:t>3</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spacing w:val="-10"/>
              </w:rPr>
              <w:t>(5.18~5.22)</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Cs w:val="20"/>
                <w:kern w:val="0"/>
              </w:rPr>
              <w:t>Ch.17 Temperature</w:t>
            </w:r>
          </w:p>
          <w:p>
            <w:pPr>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Cs w:val="20"/>
                <w:kern w:val="0"/>
              </w:rPr>
              <w:t>Ch.18 Heat and the First Law of Thermodynamics</w:t>
            </w:r>
          </w:p>
        </w:tc>
        <w:tc>
          <w:tcPr>
            <w:tcW w:w="2545"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Ch</w:t>
            </w:r>
            <w:r>
              <w:rPr>
                <w:rFonts w:eastAsiaTheme="minorHAnsi" w:cs="굴림"/>
                <w:color w:val="000000"/>
                <w:szCs w:val="20"/>
                <w:kern w:val="0"/>
              </w:rPr>
              <w:t xml:space="preserve">17: </w:t>
            </w:r>
            <w:r>
              <w:rPr>
                <w:rFonts w:eastAsiaTheme="minorHAnsi" w:cs="굴림"/>
                <w:color w:val="000000"/>
                <w:szCs w:val="20"/>
                <w:kern w:val="0"/>
              </w:rPr>
              <w:t>35, 43, 55, 61, 74</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Ch18: </w:t>
            </w:r>
            <w:r>
              <w:rPr>
                <w:rFonts w:eastAsiaTheme="minorHAnsi" w:cs="굴림"/>
                <w:color w:val="000000"/>
                <w:szCs w:val="20"/>
                <w:kern w:val="0"/>
              </w:rPr>
              <w:t>39, 47, 57, 66, 76</w:t>
            </w:r>
          </w:p>
        </w:tc>
      </w:tr>
      <w:tr>
        <w:trPr>
          <w:trHeight w:val="453"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 </w:t>
            </w:r>
            <w:r>
              <w:rPr>
                <w:rFonts w:eastAsiaTheme="minorHAnsi" w:cs="굴림"/>
                <w:color w:val="000000"/>
                <w:sz w:val="14"/>
                <w:szCs w:val="14"/>
                <w:kern w:val="0"/>
              </w:rPr>
              <w:t>Critical Thinking Skills, Analytical and Creative Thinking, Complex Problem-Solving Skills, Creativity</w:t>
            </w:r>
          </w:p>
        </w:tc>
        <w:tc>
          <w:tcPr>
            <w:tcW w:w="2545"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trHeight w:val="1015"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1</w:t>
            </w:r>
            <w:r>
              <w:rPr>
                <w:rFonts w:eastAsiaTheme="minorHAnsi" w:cs="굴림"/>
                <w:b/>
                <w:bCs/>
                <w:color w:val="000000"/>
                <w:sz w:val="22"/>
                <w:kern w:val="0"/>
              </w:rPr>
              <w:t>4</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spacing w:val="-10"/>
              </w:rPr>
              <w:t>(5.25~5.29)</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Ch.19 Ideal Gases</w:t>
            </w:r>
          </w:p>
        </w:tc>
        <w:tc>
          <w:tcPr>
            <w:tcW w:w="2545"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Ch19: </w:t>
            </w:r>
            <w:r>
              <w:rPr>
                <w:rFonts w:eastAsiaTheme="minorHAnsi" w:cs="굴림"/>
                <w:color w:val="000000"/>
                <w:szCs w:val="20"/>
                <w:kern w:val="0"/>
              </w:rPr>
              <w:t>33, 41, 61, 71, 82</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r>
        <w:trPr>
          <w:trHeight w:val="453"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spacing w:val="-4"/>
              </w:rPr>
            </w:pPr>
            <w:r>
              <w:rPr>
                <w:rFonts w:eastAsiaTheme="minorHAnsi" w:cs="굴림"/>
                <w:color w:val="000000"/>
                <w:szCs w:val="20"/>
                <w:kern w:val="0"/>
                <w:spacing w:val="-4"/>
              </w:rPr>
              <w:t xml:space="preserve"> </w:t>
            </w:r>
            <w:r>
              <w:rPr>
                <w:rFonts w:eastAsiaTheme="minorHAnsi" w:cs="굴림"/>
                <w:color w:val="000000"/>
                <w:sz w:val="14"/>
                <w:szCs w:val="14"/>
                <w:kern w:val="0"/>
              </w:rPr>
              <w:t>Critical Thinking Skills, Analytical and Creative Thinking, Complex Problem-Solving Skills, Creativity</w:t>
            </w:r>
          </w:p>
        </w:tc>
        <w:tc>
          <w:tcPr>
            <w:tcW w:w="2545"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trHeight w:val="1015"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1</w:t>
            </w:r>
            <w:r>
              <w:rPr>
                <w:rFonts w:eastAsiaTheme="minorHAnsi" w:cs="굴림"/>
                <w:b/>
                <w:bCs/>
                <w:color w:val="000000"/>
                <w:sz w:val="22"/>
                <w:kern w:val="0"/>
              </w:rPr>
              <w:t>5</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spacing w:val="-10"/>
              </w:rPr>
              <w:t>(6.01~6.05)</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Ch.20 The Second Law of Thermodynamics</w:t>
            </w:r>
          </w:p>
        </w:tc>
        <w:tc>
          <w:tcPr>
            <w:tcW w:w="2545" w:type="dxa"/>
            <w:vMerge w:val="restart"/>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 xml:space="preserve">Ch20: </w:t>
            </w:r>
            <w:r>
              <w:rPr>
                <w:rFonts w:eastAsiaTheme="minorHAnsi" w:cs="굴림"/>
                <w:color w:val="000000"/>
                <w:szCs w:val="20"/>
                <w:kern w:val="0"/>
              </w:rPr>
              <w:t>31, 43, 51, 58, 70</w:t>
            </w:r>
          </w:p>
        </w:tc>
      </w:tr>
      <w:tr>
        <w:trPr>
          <w:trHeight w:val="453" w:hRule="atLeast"/>
        </w:trPr>
        <w:tc>
          <w:tcPr>
            <w:tcW w:w="1257" w:type="dxa"/>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w w:val="80"/>
                <w:szCs w:val="20"/>
                <w:kern w:val="0"/>
              </w:rPr>
            </w:pPr>
            <w:r>
              <w:rPr>
                <w:rFonts w:eastAsiaTheme="minorHAnsi" w:cs="함초롬바탕"/>
                <w:b/>
                <w:bCs/>
                <w:color w:val="000000"/>
                <w:w w:val="80"/>
                <w:sz w:val="16"/>
                <w:szCs w:val="20"/>
                <w:kern w:val="0"/>
              </w:rPr>
              <w:t>C</w:t>
            </w:r>
            <w:r>
              <w:rPr>
                <w:rFonts w:eastAsiaTheme="minorHAnsi" w:cs="함초롬바탕"/>
                <w:b/>
                <w:bCs/>
                <w:color w:val="000000"/>
                <w:w w:val="80"/>
                <w:sz w:val="16"/>
                <w:szCs w:val="20"/>
                <w:kern w:val="0"/>
              </w:rPr>
              <w:t>ore Competencies</w:t>
            </w:r>
          </w:p>
        </w:tc>
        <w:tc>
          <w:tcPr>
            <w:tcW w:w="650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spacing w:val="-4"/>
              </w:rPr>
            </w:pPr>
            <w:r>
              <w:rPr>
                <w:rFonts w:eastAsiaTheme="minorHAnsi" w:cs="굴림"/>
                <w:color w:val="000000"/>
                <w:szCs w:val="20"/>
                <w:kern w:val="0"/>
                <w:spacing w:val="-4"/>
              </w:rPr>
              <w:t xml:space="preserve"> </w:t>
            </w:r>
            <w:r>
              <w:rPr>
                <w:rFonts w:eastAsiaTheme="minorHAnsi" w:cs="굴림"/>
                <w:color w:val="000000"/>
                <w:sz w:val="14"/>
                <w:szCs w:val="14"/>
                <w:kern w:val="0"/>
              </w:rPr>
              <w:t>Critical Thinking Skills, Analytical and Creative Thinking, Complex Problem-Solving Skills, Creativity</w:t>
            </w:r>
          </w:p>
        </w:tc>
        <w:tc>
          <w:tcPr>
            <w:tcW w:w="2545" w:type="dxa"/>
            <w:vMerge w:val="continue"/>
            <w:tcBorders>
              <w:top w:val="single" w:sz="2" w:space="0" w:color="000000"/>
              <w:left w:val="single" w:sz="2" w:space="0" w:color="000000"/>
              <w:bottom w:val="single" w:sz="2" w:space="0" w:color="000000"/>
              <w:right w:val="single" w:sz="12" w:space="0" w:color="000000"/>
            </w:tcBorders>
            <w:vAlign w:val="center"/>
            <w:hideMark/>
          </w:tcPr>
          <w:p>
            <w:pPr>
              <w:autoSpaceDE/>
              <w:autoSpaceDN/>
              <w:widowControl/>
              <w:wordWrap/>
              <w:jc w:val="left"/>
              <w:spacing w:after="0" w:line="276" w:lineRule="auto"/>
              <w:rPr>
                <w:rFonts w:eastAsiaTheme="minorHAnsi" w:cs="굴림"/>
                <w:color w:val="000000"/>
                <w:szCs w:val="20"/>
                <w:kern w:val="0"/>
              </w:rPr>
            </w:pPr>
          </w:p>
        </w:tc>
      </w:tr>
      <w:tr>
        <w:trPr>
          <w:trHeight w:val="1076" w:hRule="atLeast"/>
        </w:trPr>
        <w:tc>
          <w:tcPr>
            <w:tcW w:w="1257" w:type="dxa"/>
            <w:tcBorders>
              <w:top w:val="single" w:sz="2" w:space="0" w:color="000000"/>
              <w:left w:val="single" w:sz="12" w:space="0" w:color="000000"/>
              <w:bottom w:val="single" w:sz="2" w:space="0" w:color="000000"/>
              <w:right w:val="single" w:sz="2" w:space="0" w:color="000000"/>
            </w:tcBorders>
            <w:shd w:val="clear" w:color="auto" w:fill="EFEFEF"/>
            <w:tcMar>
              <w:top w:w="28" w:type="dxa"/>
              <w:left w:w="28" w:type="dxa"/>
              <w:bottom w:w="28" w:type="dxa"/>
              <w:right w:w="28" w:type="dxa"/>
            </w:tcMar>
            <w:vAlign w:val="center"/>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1</w:t>
            </w:r>
            <w:r>
              <w:rPr>
                <w:rFonts w:eastAsiaTheme="minorHAnsi" w:cs="굴림"/>
                <w:b/>
                <w:bCs/>
                <w:color w:val="000000"/>
                <w:sz w:val="22"/>
                <w:kern w:val="0"/>
              </w:rPr>
              <w:t>6</w:t>
            </w:r>
          </w:p>
          <w:p>
            <w:pPr>
              <w:wordWrap/>
              <w:jc w:val="center"/>
              <w:spacing w:after="0" w:line="276" w:lineRule="auto"/>
              <w:textAlignment w:val="baseline"/>
              <w:rPr>
                <w:rFonts w:eastAsiaTheme="minorHAnsi" w:cs="함초롬바탕"/>
                <w:b/>
                <w:bCs/>
                <w:color w:val="000000"/>
                <w:sz w:val="22"/>
                <w:kern w:val="0"/>
              </w:rPr>
            </w:pPr>
            <w:r>
              <w:rPr>
                <w:rFonts w:eastAsiaTheme="minorHAnsi" w:cs="굴림"/>
                <w:color w:val="000000"/>
                <w:szCs w:val="20"/>
                <w:kern w:val="0"/>
                <w:spacing w:val="-10"/>
              </w:rPr>
              <w:t>(6.08~6.12)</w:t>
            </w:r>
          </w:p>
        </w:tc>
        <w:tc>
          <w:tcPr>
            <w:tcW w:w="6509" w:type="dxa"/>
            <w:tcBorders>
              <w:top w:val="single" w:sz="2" w:space="0" w:color="000000"/>
              <w:left w:val="single" w:sz="2" w:space="0" w:color="000000"/>
              <w:bottom w:val="single" w:sz="2" w:space="0" w:color="000000"/>
              <w:right w:val="single" w:sz="2" w:space="0" w:color="000000"/>
            </w:tcBorders>
            <w:shd w:val="clear" w:color="auto" w:fill="EFEFEF"/>
            <w:tcMar>
              <w:top w:w="28" w:type="dxa"/>
              <w:left w:w="28" w:type="dxa"/>
              <w:bottom w:w="28" w:type="dxa"/>
              <w:right w:w="28" w:type="dxa"/>
            </w:tcMar>
            <w:vAlign w:val="center"/>
          </w:tcPr>
          <w:p>
            <w:pPr>
              <w:ind w:firstLine="100"/>
              <w:wordWrap/>
              <w:jc w:val="left"/>
              <w:spacing w:after="0" w:line="276" w:lineRule="auto"/>
              <w:textAlignment w:val="baseline"/>
              <w:rPr>
                <w:rFonts w:eastAsiaTheme="minorHAnsi" w:cs="굴림"/>
                <w:b/>
                <w:bCs/>
                <w:color w:val="000000"/>
                <w:szCs w:val="20"/>
                <w:kern w:val="0"/>
              </w:rPr>
            </w:pPr>
            <w:r>
              <w:rPr>
                <w:rFonts w:eastAsiaTheme="minorHAnsi" w:cs="굴림"/>
                <w:b/>
                <w:bCs/>
                <w:color w:val="000000"/>
                <w:szCs w:val="20"/>
                <w:kern w:val="0"/>
              </w:rPr>
              <w:t>Make-up class week</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3.01(Mon) -&gt; 6.08(M</w:t>
            </w:r>
            <w:r>
              <w:rPr>
                <w:rFonts w:eastAsiaTheme="minorHAnsi" w:cs="굴림"/>
                <w:color w:val="000000"/>
                <w:szCs w:val="20"/>
                <w:kern w:val="0"/>
              </w:rPr>
              <w:t>o</w:t>
            </w:r>
            <w:r>
              <w:rPr>
                <w:rFonts w:eastAsiaTheme="minorHAnsi" w:cs="굴림"/>
                <w:color w:val="000000"/>
                <w:szCs w:val="20"/>
                <w:kern w:val="0"/>
              </w:rPr>
              <w:t>n) / 5.05(Tue) -&gt; 6.09(Tue) /</w:t>
            </w:r>
          </w:p>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r>
              <w:rPr>
                <w:rFonts w:eastAsiaTheme="minorHAnsi" w:cs="굴림"/>
                <w:color w:val="000000"/>
                <w:szCs w:val="20"/>
                <w:kern w:val="0"/>
              </w:rPr>
              <w:t>5.25(M</w:t>
            </w:r>
            <w:r>
              <w:rPr>
                <w:rFonts w:eastAsiaTheme="minorHAnsi" w:cs="굴림"/>
                <w:color w:val="000000"/>
                <w:szCs w:val="20"/>
                <w:kern w:val="0"/>
              </w:rPr>
              <w:t>o</w:t>
            </w:r>
            <w:r>
              <w:rPr>
                <w:rFonts w:eastAsiaTheme="minorHAnsi" w:cs="굴림"/>
                <w:color w:val="000000"/>
                <w:szCs w:val="20"/>
                <w:kern w:val="0"/>
              </w:rPr>
              <w:t>n) -&gt; 6.10(Wed) / 6.03(Wed) -&gt; 6.11(Thu)</w:t>
            </w:r>
          </w:p>
        </w:tc>
        <w:tc>
          <w:tcPr>
            <w:tcW w:w="2545" w:type="dxa"/>
            <w:tcBorders>
              <w:top w:val="single" w:sz="2" w:space="0" w:color="000000"/>
              <w:left w:val="single" w:sz="2" w:space="0" w:color="000000"/>
              <w:bottom w:val="single" w:sz="2" w:space="0" w:color="000000"/>
              <w:right w:val="single" w:sz="12" w:space="0" w:color="000000"/>
            </w:tcBorders>
            <w:shd w:val="clear" w:color="auto" w:fill="EFEFEF"/>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r>
        <w:trPr>
          <w:trHeight w:val="1076" w:hRule="atLeast"/>
        </w:trPr>
        <w:tc>
          <w:tcPr>
            <w:tcW w:w="1257" w:type="dxa"/>
            <w:tcBorders>
              <w:top w:val="single" w:sz="2" w:space="0" w:color="000000"/>
              <w:left w:val="single" w:sz="12" w:space="0" w:color="000000"/>
              <w:bottom w:val="single" w:sz="2" w:space="0" w:color="000000"/>
              <w:right w:val="single" w:sz="2" w:space="0" w:color="000000"/>
            </w:tcBorders>
            <w:shd w:val="clear" w:color="auto" w:fill="EFEFEF"/>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000000"/>
                <w:sz w:val="22"/>
                <w:kern w:val="0"/>
              </w:rPr>
            </w:pPr>
            <w:r>
              <w:rPr>
                <w:rFonts w:eastAsiaTheme="minorHAnsi" w:cs="함초롬바탕"/>
                <w:b/>
                <w:bCs/>
                <w:color w:val="000000"/>
                <w:sz w:val="22"/>
                <w:kern w:val="0"/>
              </w:rPr>
              <w:t>W</w:t>
            </w:r>
            <w:r>
              <w:rPr>
                <w:rFonts w:eastAsiaTheme="minorHAnsi" w:cs="함초롬바탕"/>
                <w:b/>
                <w:bCs/>
                <w:color w:val="000000"/>
                <w:sz w:val="22"/>
                <w:kern w:val="0"/>
              </w:rPr>
              <w:t xml:space="preserve">eek </w:t>
            </w:r>
            <w:r>
              <w:rPr>
                <w:rFonts w:eastAsiaTheme="minorHAnsi" w:cs="굴림"/>
                <w:b/>
                <w:bCs/>
                <w:color w:val="000000"/>
                <w:sz w:val="22"/>
                <w:kern w:val="0"/>
              </w:rPr>
              <w:t>1</w:t>
            </w:r>
            <w:r>
              <w:rPr>
                <w:rFonts w:eastAsiaTheme="minorHAnsi" w:cs="굴림"/>
                <w:b/>
                <w:bCs/>
                <w:color w:val="000000"/>
                <w:sz w:val="22"/>
                <w:kern w:val="0"/>
              </w:rPr>
              <w:t>7</w:t>
            </w:r>
          </w:p>
          <w:p>
            <w:pPr>
              <w:wordWrap/>
              <w:jc w:val="center"/>
              <w:spacing w:after="0" w:line="276" w:lineRule="auto"/>
              <w:textAlignment w:val="baseline"/>
              <w:rPr>
                <w:rFonts w:eastAsiaTheme="minorHAnsi" w:cs="굴림"/>
                <w:color w:val="000000"/>
                <w:szCs w:val="20"/>
                <w:kern w:val="0"/>
              </w:rPr>
            </w:pPr>
            <w:r>
              <w:rPr>
                <w:rFonts w:eastAsiaTheme="minorHAnsi" w:cs="굴림"/>
                <w:color w:val="000000"/>
                <w:szCs w:val="20"/>
                <w:kern w:val="0"/>
                <w:spacing w:val="-10"/>
              </w:rPr>
              <w:t>(6.15~6.19)</w:t>
            </w:r>
          </w:p>
        </w:tc>
        <w:tc>
          <w:tcPr>
            <w:tcW w:w="6509" w:type="dxa"/>
            <w:tcBorders>
              <w:top w:val="single" w:sz="2" w:space="0" w:color="000000"/>
              <w:left w:val="single" w:sz="2" w:space="0" w:color="000000"/>
              <w:bottom w:val="single" w:sz="2" w:space="0" w:color="000000"/>
              <w:right w:val="single" w:sz="2" w:space="0" w:color="000000"/>
            </w:tcBorders>
            <w:shd w:val="clear" w:color="auto" w:fill="EFEFEF"/>
            <w:tcMar>
              <w:top w:w="28" w:type="dxa"/>
              <w:left w:w="28" w:type="dxa"/>
              <w:bottom w:w="28" w:type="dxa"/>
              <w:right w:w="28" w:type="dxa"/>
            </w:tcMar>
            <w:vAlign w:val="center"/>
            <w:hideMark/>
          </w:tcPr>
          <w:p>
            <w:pPr>
              <w:ind w:firstLine="100"/>
              <w:wordWrap/>
              <w:jc w:val="left"/>
              <w:spacing w:after="0" w:line="276" w:lineRule="auto"/>
              <w:textAlignment w:val="baseline"/>
              <w:rPr>
                <w:rFonts w:eastAsiaTheme="minorHAnsi" w:cs="굴림"/>
                <w:color w:val="000000"/>
                <w:szCs w:val="20"/>
                <w:kern w:val="0"/>
              </w:rPr>
            </w:pPr>
            <w:r>
              <w:rPr>
                <w:rFonts w:eastAsiaTheme="minorHAnsi" w:cs="굴림"/>
                <w:color w:val="000000"/>
                <w:szCs w:val="20"/>
                <w:kern w:val="0"/>
              </w:rPr>
              <w:t>Final Exam</w:t>
            </w:r>
            <w:r>
              <w:rPr>
                <w:rFonts w:eastAsiaTheme="minorHAnsi" w:cs="굴림"/>
                <w:color w:val="000000"/>
                <w:szCs w:val="20"/>
                <w:kern w:val="0"/>
              </w:rPr>
              <w:t>s</w:t>
            </w:r>
          </w:p>
        </w:tc>
        <w:tc>
          <w:tcPr>
            <w:tcW w:w="2545" w:type="dxa"/>
            <w:tcBorders>
              <w:top w:val="single" w:sz="2" w:space="0" w:color="000000"/>
              <w:left w:val="single" w:sz="2" w:space="0" w:color="000000"/>
              <w:bottom w:val="single" w:sz="2" w:space="0" w:color="000000"/>
              <w:right w:val="single" w:sz="12" w:space="0" w:color="000000"/>
            </w:tcBorders>
            <w:shd w:val="clear" w:color="auto" w:fill="EFEFEF"/>
            <w:tcMar>
              <w:top w:w="28" w:type="dxa"/>
              <w:left w:w="28" w:type="dxa"/>
              <w:bottom w:w="28" w:type="dxa"/>
              <w:right w:w="28" w:type="dxa"/>
            </w:tcMar>
            <w:vAlign w:val="center"/>
            <w:hideMark/>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Cs w:val="20"/>
                <w:kern w:val="0"/>
              </w:rPr>
            </w:pPr>
          </w:p>
        </w:tc>
      </w:tr>
    </w:tbl>
    <w:p>
      <w:pPr>
        <w:wordWrap/>
        <w:jc w:val="left"/>
        <w:spacing w:after="0" w:line="276" w:lineRule="auto"/>
        <w:textAlignment w:val="baseline"/>
        <w:rPr>
          <w:rFonts w:eastAsiaTheme="minorHAnsi" w:cs="굴림"/>
          <w:b/>
          <w:bCs/>
          <w:color w:val="0000FF"/>
          <w:sz w:val="22"/>
          <w:kern w:val="0"/>
          <w:vanish/>
        </w:rPr>
      </w:pPr>
    </w:p>
    <w:p>
      <w:pPr>
        <w:wordWrap/>
        <w:jc w:val="left"/>
        <w:spacing w:after="0" w:line="276" w:lineRule="auto"/>
        <w:textAlignment w:val="baseline"/>
        <w:rPr>
          <w:rFonts w:eastAsiaTheme="minorHAnsi" w:cs="굴림"/>
          <w:color w:val="000000"/>
          <w:szCs w:val="20"/>
          <w:kern w:val="0"/>
        </w:rPr>
      </w:pPr>
      <w:r>
        <w:rPr>
          <w:rFonts w:eastAsiaTheme="minorHAnsi" w:cs="함초롬바탕"/>
          <w:b/>
          <w:bCs/>
          <w:color w:val="0000FF"/>
          <w:sz w:val="22"/>
          <w:kern w:val="0"/>
        </w:rPr>
        <w:t xml:space="preserve">※ </w:t>
      </w:r>
      <w:r>
        <w:rPr>
          <w:rFonts w:eastAsiaTheme="minorHAnsi" w:cs="함초롬바탕"/>
          <w:b/>
          <w:bCs/>
          <w:color w:val="0000FF"/>
          <w:sz w:val="22"/>
          <w:kern w:val="0"/>
        </w:rPr>
        <w:t xml:space="preserve">The </w:t>
      </w:r>
      <w:r>
        <w:rPr>
          <w:rFonts w:eastAsiaTheme="minorHAnsi" w:cs="함초롬바탕"/>
          <w:b/>
          <w:bCs/>
          <w:color w:val="0000FF"/>
          <w:sz w:val="22"/>
          <w:kern w:val="0"/>
        </w:rPr>
        <w:t>above</w:t>
      </w:r>
      <w:r>
        <w:rPr>
          <w:rFonts w:eastAsiaTheme="minorHAnsi" w:cs="함초롬바탕"/>
          <w:b/>
          <w:bCs/>
          <w:color w:val="0000FF"/>
          <w:sz w:val="22"/>
          <w:kern w:val="0"/>
        </w:rPr>
        <w:t xml:space="preserve"> plans may change according to the academic schedule.</w:t>
      </w:r>
    </w:p>
    <w:p>
      <w:pPr>
        <w:wordWrap/>
        <w:jc w:val="left"/>
        <w:spacing w:after="0" w:line="276" w:lineRule="auto"/>
        <w:textAlignment w:val="baseline"/>
        <w:rPr>
          <w:rFonts w:eastAsiaTheme="minorHAnsi" w:cs="굴림"/>
          <w:b/>
          <w:bCs/>
          <w:color w:val="0000FF"/>
          <w:sz w:val="22"/>
          <w:kern w:val="0"/>
        </w:rPr>
      </w:pPr>
    </w:p>
    <w:p>
      <w:pPr>
        <w:autoSpaceDE/>
        <w:autoSpaceDN/>
        <w:widowControl/>
        <w:wordWrap/>
        <w:rPr>
          <w:rFonts w:eastAsiaTheme="minorHAnsi" w:cs="굴림"/>
          <w:color w:val="000000"/>
          <w:sz w:val="22"/>
          <w:kern w:val="0"/>
        </w:rPr>
      </w:pPr>
      <w:r>
        <w:rPr>
          <w:rFonts w:eastAsiaTheme="minorHAnsi" w:cs="굴림"/>
          <w:color w:val="000000"/>
          <w:sz w:val="22"/>
          <w:kern w:val="0"/>
        </w:rPr>
        <w:br w:type="page"/>
      </w:r>
    </w:p>
    <w:p>
      <w:pPr>
        <w:spacing w:after="0" w:line="276" w:lineRule="auto"/>
        <w:textAlignment w:val="baseline"/>
        <w:rPr>
          <w:rFonts w:eastAsiaTheme="minorHAnsi" w:cs="굴림"/>
          <w:color w:val="000000"/>
          <w:szCs w:val="20"/>
          <w:kern w:val="0"/>
        </w:rPr>
      </w:pPr>
      <w:r>
        <w:rPr>
          <w:rFonts w:eastAsiaTheme="minorHAnsi" w:cs="굴림"/>
          <w:color w:val="000000"/>
          <w:sz w:val="22"/>
          <w:kern w:val="0"/>
        </w:rPr>
        <w:t>[</w:t>
      </w:r>
      <w:r>
        <w:rPr>
          <w:rFonts w:eastAsiaTheme="minorHAnsi" w:cs="굴림"/>
          <w:color w:val="000000"/>
          <w:sz w:val="22"/>
          <w:kern w:val="0"/>
        </w:rPr>
        <w:t>Reference</w:t>
      </w:r>
      <w:r>
        <w:rPr>
          <w:rFonts w:eastAsiaTheme="minorHAnsi" w:cs="굴림"/>
          <w:color w:val="000000"/>
          <w:sz w:val="22"/>
          <w:kern w:val="0"/>
        </w:rPr>
        <w:t xml:space="preserve">] </w:t>
      </w:r>
      <w:r>
        <w:rPr>
          <w:rFonts w:eastAsiaTheme="minorHAnsi" w:cs="굴림"/>
          <w:color w:val="000000"/>
          <w:sz w:val="22"/>
          <w:kern w:val="0"/>
        </w:rPr>
        <w:t>Syllabus Competence Reference</w:t>
      </w:r>
    </w:p>
    <w:tbl>
      <w:tblPr>
        <w:tblOverlap w:val="never"/>
        <w:tblW w:w="0" w:type="auto"/>
        <w:tblLook w:val="04A0" w:firstRow="1" w:lastRow="0" w:firstColumn="1" w:lastColumn="0" w:noHBand="0" w:noVBand="1"/>
        <w:tblLayout w:type="fixed"/>
        <w:tblCellMar>
          <w:top w:w="15" w:type="dxa"/>
          <w:left w:w="15" w:type="dxa"/>
          <w:bottom w:w="15" w:type="dxa"/>
          <w:right w:w="15" w:type="dxa"/>
        </w:tblCellMar>
      </w:tblPr>
      <w:tblGrid>
        <w:gridCol w:w="1214"/>
        <w:gridCol w:w="1256"/>
        <w:gridCol w:w="1248"/>
        <w:gridCol w:w="1382"/>
        <w:gridCol w:w="1418"/>
        <w:gridCol w:w="1389"/>
        <w:gridCol w:w="1298"/>
        <w:gridCol w:w="1255"/>
      </w:tblGrid>
      <w:tr>
        <w:trPr>
          <w:tblHeader/>
          <w:trHeight w:val="56" w:hRule="atLeast"/>
        </w:trPr>
        <w:tc>
          <w:tcPr>
            <w:tcW w:w="1214"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 xml:space="preserve">1. </w:t>
            </w:r>
            <w:bookmarkStart w:id="11" w:name="OLE_LINK24"/>
            <w:r>
              <w:rPr>
                <w:rFonts w:eastAsiaTheme="minorHAnsi" w:cs="굴림"/>
                <w:b/>
                <w:bCs/>
                <w:color w:val="000000"/>
                <w:sz w:val="14"/>
                <w:szCs w:val="14"/>
                <w:kern w:val="0"/>
              </w:rPr>
              <w:t>Analytical and Creative Thinking</w:t>
            </w:r>
            <w:bookmarkEnd w:id="11"/>
          </w:p>
        </w:tc>
        <w:tc>
          <w:tcPr>
            <w:tcW w:w="1256"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 xml:space="preserve">2. </w:t>
            </w:r>
            <w:bookmarkStart w:id="12" w:name="OLE_LINK10"/>
            <w:r>
              <w:rPr>
                <w:rFonts w:eastAsiaTheme="minorHAnsi" w:cs="굴림"/>
                <w:b/>
                <w:bCs/>
                <w:color w:val="000000"/>
                <w:sz w:val="14"/>
                <w:szCs w:val="14"/>
                <w:kern w:val="0"/>
              </w:rPr>
              <w:t>Complex Communication</w:t>
            </w:r>
            <w:bookmarkEnd w:id="12"/>
          </w:p>
        </w:tc>
        <w:tc>
          <w:tcPr>
            <w:tcW w:w="124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3.</w:t>
            </w:r>
            <w:r>
              <w:rPr>
                <w:rFonts w:eastAsiaTheme="minorHAnsi" w:cs="굴림"/>
                <w:b/>
                <w:bCs/>
                <w:color w:val="000000"/>
                <w:sz w:val="14"/>
                <w:szCs w:val="14"/>
                <w:kern w:val="0"/>
              </w:rPr>
              <w:t xml:space="preserve"> Leadership and Teamwork</w:t>
            </w:r>
          </w:p>
        </w:tc>
        <w:tc>
          <w:tcPr>
            <w:tcW w:w="1382"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4. Digital/</w:t>
            </w:r>
            <w:r>
              <w:rPr>
                <w:rFonts w:eastAsiaTheme="minorHAnsi" w:cs="굴림"/>
                <w:b/>
                <w:bCs/>
                <w:color w:val="000000"/>
                <w:sz w:val="14"/>
                <w:szCs w:val="14"/>
                <w:kern w:val="0"/>
              </w:rPr>
              <w:t xml:space="preserve"> </w:t>
            </w:r>
            <w:r>
              <w:rPr>
                <w:rFonts w:eastAsiaTheme="minorHAnsi" w:cs="굴림"/>
                <w:b/>
                <w:bCs/>
                <w:color w:val="000000"/>
                <w:sz w:val="14"/>
                <w:szCs w:val="14"/>
                <w:kern w:val="0"/>
              </w:rPr>
              <w:t>Quantitative Literacy</w:t>
            </w:r>
          </w:p>
        </w:tc>
        <w:tc>
          <w:tcPr>
            <w:tcW w:w="141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5</w:t>
            </w:r>
            <w:r>
              <w:rPr>
                <w:rFonts w:eastAsiaTheme="minorHAnsi" w:cs="굴림"/>
                <w:b/>
                <w:bCs/>
                <w:color w:val="000000"/>
                <w:sz w:val="14"/>
                <w:szCs w:val="14"/>
                <w:kern w:val="0"/>
              </w:rPr>
              <w:t xml:space="preserve">. </w:t>
            </w:r>
            <w:r>
              <w:rPr>
                <w:rFonts w:eastAsiaTheme="minorHAnsi" w:cs="함초롬바탕"/>
                <w:b/>
                <w:bCs/>
                <w:color w:val="000000"/>
                <w:sz w:val="14"/>
                <w:szCs w:val="14"/>
                <w:kern w:val="0"/>
              </w:rPr>
              <w:t>G</w:t>
            </w:r>
            <w:r>
              <w:rPr>
                <w:rFonts w:eastAsiaTheme="minorHAnsi" w:cs="함초롬바탕"/>
                <w:b/>
                <w:bCs/>
                <w:color w:val="000000"/>
                <w:sz w:val="14"/>
                <w:szCs w:val="14"/>
                <w:kern w:val="0"/>
              </w:rPr>
              <w:t>lobal Perspective</w:t>
            </w:r>
          </w:p>
        </w:tc>
        <w:tc>
          <w:tcPr>
            <w:tcW w:w="1389"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b/>
                <w:bCs/>
                <w:color w:val="000000"/>
                <w:sz w:val="14"/>
                <w:szCs w:val="14"/>
                <w:kern w:val="0"/>
              </w:rPr>
            </w:pPr>
            <w:r>
              <w:rPr>
                <w:rFonts w:eastAsiaTheme="minorHAnsi" w:cs="굴림"/>
                <w:b/>
                <w:bCs/>
                <w:color w:val="000000"/>
                <w:sz w:val="14"/>
                <w:szCs w:val="14"/>
                <w:kern w:val="0"/>
              </w:rPr>
              <w:t>6.</w:t>
            </w:r>
            <w:r>
              <w:rPr>
                <w:rFonts w:eastAsiaTheme="minorHAnsi" w:cs="굴림"/>
                <w:b/>
                <w:bCs/>
                <w:color w:val="000000"/>
                <w:sz w:val="14"/>
                <w:szCs w:val="14"/>
                <w:kern w:val="0"/>
              </w:rPr>
              <w:t xml:space="preserve"> </w:t>
            </w:r>
            <w:r>
              <w:rPr>
                <w:rFonts w:eastAsiaTheme="minorHAnsi" w:cs="굴림"/>
                <w:b/>
                <w:bCs/>
                <w:color w:val="000000"/>
                <w:sz w:val="14"/>
                <w:szCs w:val="14"/>
                <w:kern w:val="0"/>
              </w:rPr>
              <w:t>Adaptability/</w:t>
            </w:r>
          </w:p>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Progressio</w:t>
            </w:r>
            <w:r>
              <w:rPr>
                <w:rFonts w:eastAsiaTheme="minorHAnsi" w:cs="굴림"/>
                <w:b/>
                <w:bCs/>
                <w:color w:val="000000"/>
                <w:sz w:val="14"/>
                <w:szCs w:val="14"/>
                <w:kern w:val="0"/>
              </w:rPr>
              <w:t>n</w:t>
            </w:r>
            <w:r>
              <w:rPr>
                <w:rFonts w:eastAsiaTheme="minorHAnsi" w:cs="굴림"/>
                <w:b/>
                <w:bCs/>
                <w:color w:val="000000"/>
                <w:sz w:val="14"/>
                <w:szCs w:val="14"/>
                <w:kern w:val="0"/>
              </w:rPr>
              <w:t>/</w:t>
            </w:r>
            <w:r>
              <w:rPr>
                <w:rFonts w:eastAsiaTheme="minorHAnsi" w:cs="굴림"/>
                <w:b/>
                <w:bCs/>
                <w:color w:val="000000"/>
                <w:sz w:val="14"/>
                <w:szCs w:val="14"/>
                <w:kern w:val="0"/>
              </w:rPr>
              <w:t xml:space="preserve"> </w:t>
            </w:r>
            <w:r>
              <w:rPr>
                <w:rFonts w:eastAsiaTheme="minorHAnsi" w:cs="굴림"/>
                <w:b/>
                <w:bCs/>
                <w:color w:val="000000"/>
                <w:sz w:val="14"/>
                <w:szCs w:val="14"/>
                <w:kern w:val="0"/>
              </w:rPr>
              <w:t>Spirit of Adventure</w:t>
            </w:r>
          </w:p>
        </w:tc>
        <w:tc>
          <w:tcPr>
            <w:tcW w:w="129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7</w:t>
            </w:r>
            <w:r>
              <w:rPr>
                <w:rFonts w:eastAsiaTheme="minorHAnsi" w:cs="굴림"/>
                <w:b/>
                <w:bCs/>
                <w:color w:val="000000"/>
                <w:sz w:val="14"/>
                <w:szCs w:val="14"/>
                <w:kern w:val="0"/>
              </w:rPr>
              <w:t xml:space="preserve">. </w:t>
            </w:r>
            <w:r>
              <w:rPr>
                <w:rFonts w:eastAsiaTheme="minorHAnsi" w:cs="굴림"/>
                <w:b/>
                <w:bCs/>
                <w:color w:val="000000"/>
                <w:sz w:val="14"/>
                <w:szCs w:val="14"/>
                <w:kern w:val="0"/>
              </w:rPr>
              <w:t>Integrity and Ethical Decision Making</w:t>
            </w:r>
          </w:p>
        </w:tc>
        <w:tc>
          <w:tcPr>
            <w:tcW w:w="1255"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8</w:t>
            </w:r>
            <w:r>
              <w:rPr>
                <w:rFonts w:eastAsiaTheme="minorHAnsi" w:cs="굴림"/>
                <w:b/>
                <w:bCs/>
                <w:color w:val="000000"/>
                <w:sz w:val="14"/>
                <w:szCs w:val="14"/>
                <w:kern w:val="0"/>
              </w:rPr>
              <w:t xml:space="preserve"> </w:t>
            </w:r>
            <w:r>
              <w:rPr>
                <w:rFonts w:eastAsiaTheme="minorHAnsi" w:cs="함초롬바탕"/>
                <w:b/>
                <w:bCs/>
                <w:color w:val="000000"/>
                <w:sz w:val="14"/>
                <w:szCs w:val="14"/>
                <w:kern w:val="0"/>
              </w:rPr>
              <w:t>H</w:t>
            </w:r>
            <w:r>
              <w:rPr>
                <w:rFonts w:eastAsiaTheme="minorHAnsi" w:cs="함초롬바탕"/>
                <w:b/>
                <w:bCs/>
                <w:color w:val="000000"/>
                <w:sz w:val="14"/>
                <w:szCs w:val="14"/>
                <w:kern w:val="0"/>
              </w:rPr>
              <w:t>abits/</w:t>
            </w:r>
            <w:r>
              <w:rPr>
                <w:rFonts w:eastAsiaTheme="minorHAnsi" w:cs="함초롬바탕"/>
                <w:b/>
                <w:bCs/>
                <w:color w:val="000000"/>
                <w:sz w:val="14"/>
                <w:szCs w:val="14"/>
                <w:kern w:val="0"/>
              </w:rPr>
              <w:t xml:space="preserve"> </w:t>
            </w:r>
            <w:r>
              <w:rPr>
                <w:rFonts w:eastAsiaTheme="minorHAnsi" w:cs="함초롬바탕"/>
                <w:b/>
                <w:bCs/>
                <w:color w:val="000000"/>
                <w:sz w:val="14"/>
                <w:szCs w:val="14"/>
                <w:kern w:val="0"/>
              </w:rPr>
              <w:t>Mindset</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w:t>
            </w:r>
            <w:r>
              <w:rPr>
                <w:rFonts w:eastAsiaTheme="minorHAnsi" w:cs="함초롬바탕"/>
                <w:color w:val="000000"/>
                <w:sz w:val="14"/>
                <w:szCs w:val="14"/>
                <w:kern w:val="0"/>
              </w:rPr>
              <w:t>bility to identify, manage and deal with complex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6"/>
                <w:szCs w:val="16"/>
                <w:kern w:val="0"/>
              </w:rPr>
            </w:pPr>
            <w:r>
              <w:rPr>
                <w:rFonts w:eastAsiaTheme="minorHAnsi" w:cs="굴림"/>
                <w:color w:val="000000"/>
                <w:sz w:val="14"/>
                <w:szCs w:val="16"/>
                <w:kern w:val="0"/>
              </w:rPr>
              <w:t>A</w:t>
            </w:r>
            <w:r>
              <w:rPr>
                <w:rFonts w:eastAsiaTheme="minorHAnsi" w:cs="굴림"/>
                <w:color w:val="000000"/>
                <w:sz w:val="14"/>
                <w:szCs w:val="16"/>
                <w:kern w:val="0"/>
              </w:rPr>
              <w:t xml:space="preserve">bility to </w:t>
            </w:r>
            <w:r>
              <w:rPr>
                <w:rFonts w:eastAsiaTheme="minorHAnsi" w:cs="굴림"/>
                <w:color w:val="000000"/>
                <w:sz w:val="14"/>
                <w:szCs w:val="16"/>
                <w:kern w:val="0"/>
              </w:rPr>
              <w:t>understand and express themselves in two or more languages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w:t>
            </w:r>
            <w:r>
              <w:rPr>
                <w:rFonts w:eastAsiaTheme="minorHAnsi" w:cs="함초롬바탕"/>
                <w:color w:val="000000"/>
                <w:sz w:val="14"/>
                <w:szCs w:val="14"/>
                <w:kern w:val="0"/>
              </w:rPr>
              <w:t>bility to be the first to come up with and present new ideas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understand, </w:t>
            </w:r>
            <w:r>
              <w:rPr>
                <w:rFonts w:eastAsiaTheme="minorHAnsi" w:cs="함초롬바탕"/>
                <w:color w:val="000000"/>
                <w:sz w:val="14"/>
                <w:szCs w:val="14"/>
                <w:kern w:val="0"/>
              </w:rPr>
              <w:t>use and apply digital 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develop an open mind about the traditions or values of others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develop flexibility, agility and adaptability</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sustain an empathetic and understanding perspective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Sinceri</w:t>
            </w:r>
            <w:r>
              <w:rPr>
                <w:rFonts w:eastAsiaTheme="minorHAnsi" w:cs="함초롬바탕"/>
                <w:color w:val="000000"/>
                <w:sz w:val="14"/>
                <w:szCs w:val="14"/>
                <w:kern w:val="0"/>
              </w:rPr>
              <w:t>t</w:t>
            </w:r>
            <w:r>
              <w:rPr>
                <w:rFonts w:eastAsiaTheme="minorHAnsi" w:cs="함초롬바탕"/>
                <w:color w:val="000000"/>
                <w:sz w:val="14"/>
                <w:szCs w:val="14"/>
                <w:kern w:val="0"/>
              </w:rPr>
              <w:t>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see through prejudice and identify reliable</w:t>
            </w:r>
            <w:r>
              <w:rPr>
                <w:rFonts w:eastAsiaTheme="minorHAnsi" w:cs="함초롬바탕"/>
                <w:color w:val="000000"/>
                <w:sz w:val="14"/>
                <w:szCs w:val="14"/>
                <w:kern w:val="0"/>
              </w:rPr>
              <w:t xml:space="preserve"> information</w:t>
            </w:r>
            <w:r>
              <w:rPr>
                <w:rFonts w:eastAsiaTheme="minorHAnsi" w:cs="함초롬바탕"/>
                <w:color w:val="000000"/>
                <w:sz w:val="14"/>
                <w:szCs w:val="14"/>
                <w:kern w:val="0"/>
              </w:rPr>
              <w:t xml:space="preserve"> and uncertain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w:t>
            </w:r>
            <w:r>
              <w:rPr>
                <w:rFonts w:eastAsiaTheme="minorHAnsi" w:cs="함초롬바탕"/>
                <w:color w:val="000000"/>
                <w:sz w:val="14"/>
                <w:szCs w:val="14"/>
                <w:kern w:val="0"/>
              </w:rPr>
              <w:t>to communicate clearly with diverse audiences or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influence people to follow themselves, rather than lead them through directives, orders, or authority</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w:t>
            </w:r>
            <w:r>
              <w:rPr>
                <w:rFonts w:eastAsiaTheme="minorHAnsi" w:cs="함초롬바탕"/>
                <w:color w:val="000000"/>
                <w:sz w:val="14"/>
                <w:szCs w:val="14"/>
                <w:kern w:val="0"/>
              </w:rPr>
              <w:t xml:space="preserve">bility to create digital </w:t>
            </w:r>
            <w:r>
              <w:rPr>
                <w:rFonts w:eastAsiaTheme="minorHAnsi" w:cs="함초롬바탕"/>
                <w:color w:val="000000"/>
                <w:sz w:val="14"/>
                <w:szCs w:val="14"/>
                <w:kern w:val="0"/>
              </w:rPr>
              <w:t>contents</w:t>
            </w:r>
            <w:r>
              <w:rPr>
                <w:rFonts w:eastAsiaTheme="minorHAnsi" w:cs="함초롬바탕"/>
                <w:color w:val="000000"/>
                <w:sz w:val="14"/>
                <w:szCs w:val="14"/>
                <w:kern w:val="0"/>
              </w:rPr>
              <w:t xml:space="preserve"> and media</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understand the history, politics, religion, and culture of another region</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challenge unfamiliar situations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cultivate sincerity, honesty, fairness, and respect creativity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Creativity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find quality information in the flood of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l</w:t>
            </w:r>
            <w:r>
              <w:rPr>
                <w:rFonts w:eastAsiaTheme="minorHAnsi" w:cs="함초롬바탕"/>
                <w:color w:val="000000"/>
                <w:sz w:val="14"/>
                <w:szCs w:val="14"/>
                <w:kern w:val="0"/>
              </w:rPr>
              <w:t>i</w:t>
            </w:r>
            <w:r>
              <w:rPr>
                <w:rFonts w:eastAsiaTheme="minorHAnsi" w:cs="함초롬바탕"/>
                <w:color w:val="000000"/>
                <w:sz w:val="14"/>
                <w:szCs w:val="14"/>
                <w:kern w:val="0"/>
              </w:rPr>
              <w:t>sten attentively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build trust, resolve conflicts, and support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utilize multimedia resources to effectively communicate one’s ideas in a variety of formats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use one or more of the international languages used worldwide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explore and experiment</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display moral courage in the face of injustice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 love of learning and curiosity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articulate meaningful questions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speak effectively and coherently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facilitate group discussions or discussions, build consensus, and negotiate outcomes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master and use higher mathematics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use technology to connect people and things around the world</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word effectively in situations of ambiguous or changing priorities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act responsibly for the benefit and happiness of the greater community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Resilience</w:t>
            </w:r>
            <w:r>
              <w:rPr>
                <w:rFonts w:eastAsiaTheme="minorHAnsi" w:cs="함초롬바탕"/>
                <w:color w:val="000000"/>
                <w:sz w:val="14"/>
                <w:szCs w:val="14"/>
                <w:kern w:val="0"/>
              </w:rPr>
              <w:t>/elasticity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w:t>
            </w:r>
            <w:r>
              <w:rPr>
                <w:rFonts w:eastAsiaTheme="minorHAnsi" w:cs="함초롬바탕"/>
                <w:color w:val="000000"/>
                <w:sz w:val="14"/>
                <w:szCs w:val="14"/>
                <w:kern w:val="0"/>
              </w:rPr>
              <w:t>bility to analyze and create ideas or knowledge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write concisely and clearly, considering the diversity of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함초롬바탕"/>
                <w:color w:val="000000"/>
                <w:sz w:val="14"/>
                <w:szCs w:val="14"/>
                <w:kern w:val="0"/>
              </w:rPr>
            </w:pPr>
            <w:r>
              <w:rPr>
                <w:rFonts w:eastAsiaTheme="minorHAnsi" w:cs="함초롬바탕"/>
                <w:color w:val="000000"/>
                <w:sz w:val="14"/>
                <w:szCs w:val="14"/>
                <w:kern w:val="0"/>
              </w:rPr>
              <w:t>Ability to teach, guide, and counse</w:t>
            </w:r>
            <w:r>
              <w:rPr>
                <w:rFonts w:eastAsiaTheme="minorHAnsi" w:cs="함초롬바탕"/>
                <w:color w:val="000000"/>
                <w:sz w:val="14"/>
                <w:szCs w:val="14"/>
                <w:kern w:val="0"/>
              </w:rPr>
              <w:t>l</w:t>
            </w:r>
          </w:p>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seek help from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understand traditional or recently </w:t>
            </w:r>
            <w:r>
              <w:rPr>
                <w:rFonts w:eastAsiaTheme="minorHAnsi" w:cs="함초롬바탕"/>
                <w:color w:val="000000"/>
                <w:sz w:val="14"/>
                <w:szCs w:val="14"/>
                <w:kern w:val="0"/>
              </w:rPr>
              <w:t>emerging field</w:t>
            </w:r>
            <w:r>
              <w:rPr>
                <w:rFonts w:eastAsiaTheme="minorHAnsi" w:cs="함초롬바탕"/>
                <w:color w:val="000000"/>
                <w:sz w:val="14"/>
                <w:szCs w:val="14"/>
                <w:kern w:val="0"/>
              </w:rPr>
              <w:t>s</w:t>
            </w:r>
            <w:r>
              <w:rPr>
                <w:rFonts w:eastAsiaTheme="minorHAnsi" w:cs="함초롬바탕"/>
                <w:color w:val="000000"/>
                <w:sz w:val="14"/>
                <w:szCs w:val="14"/>
                <w:kern w:val="0"/>
              </w:rPr>
              <w:t xml:space="preserve"> such as mathematics, science, technology, environmental science, robotics, geometry, cellular automata, nanotechnology, and biotechnology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Social and intellectual skills to effectively navigate information across multiple cultures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see failure as a lesson and to accept that innovation is made up of frequent failures and small successes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w:t>
            </w:r>
            <w:r>
              <w:rPr>
                <w:rFonts w:eastAsiaTheme="minorHAnsi" w:cs="함초롬바탕"/>
                <w:color w:val="000000"/>
                <w:sz w:val="14"/>
                <w:szCs w:val="14"/>
                <w:kern w:val="0"/>
              </w:rPr>
              <w:t>to have an intrinsic understanding of ethical issues or dilemmas about new media or new technologies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color w:val="000000"/>
                <w:sz w:val="14"/>
                <w:szCs w:val="14"/>
                <w:kern w:val="0"/>
              </w:rPr>
              <w:t>Perseverance</w:t>
            </w:r>
            <w:r>
              <w:rPr>
                <w:rFonts w:eastAsiaTheme="minorHAnsi" w:cs="굴림"/>
                <w:color w:val="000000"/>
                <w:sz w:val="14"/>
                <w:szCs w:val="14"/>
                <w:kern w:val="0"/>
              </w:rPr>
              <w:t>/</w:t>
            </w:r>
            <w:r>
              <w:rPr>
                <w:rFonts w:eastAsiaTheme="minorHAnsi" w:cs="굴림"/>
                <w:color w:val="000000"/>
                <w:sz w:val="14"/>
                <w:szCs w:val="14"/>
                <w:kern w:val="0"/>
              </w:rPr>
              <w:t>patience</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devise and test </w:t>
            </w:r>
            <w:r>
              <w:rPr>
                <w:rFonts w:eastAsiaTheme="minorHAnsi" w:cs="함초롬바탕"/>
                <w:color w:val="000000"/>
                <w:sz w:val="14"/>
                <w:szCs w:val="14"/>
                <w:kern w:val="0"/>
              </w:rPr>
              <w:t>solutions to problems by trial and error</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explain </w:t>
            </w:r>
            <w:r>
              <w:rPr>
                <w:rFonts w:eastAsiaTheme="minorHAnsi" w:cs="함초롬바탕"/>
                <w:color w:val="000000"/>
                <w:sz w:val="14"/>
                <w:szCs w:val="14"/>
                <w:kern w:val="0"/>
              </w:rPr>
              <w:t>information and persuasively engage others in an engaging way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collaborate on </w:t>
            </w:r>
            <w:r>
              <w:rPr>
                <w:rFonts w:eastAsiaTheme="minorHAnsi" w:cs="함초롬바탕"/>
                <w:color w:val="000000"/>
                <w:sz w:val="14"/>
                <w:szCs w:val="14"/>
                <w:kern w:val="0"/>
              </w:rPr>
              <w:t>tasks, manage groups, and delegate responsibilities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use 21</w:t>
            </w:r>
            <w:r>
              <w:rPr>
                <w:rFonts w:eastAsiaTheme="minorHAnsi" w:cs="함초롬바탕"/>
                <w:color w:val="000000"/>
                <w:sz w:val="14"/>
                <w:szCs w:val="14"/>
                <w:kern w:val="0"/>
                <w:vertAlign w:val="superscript"/>
              </w:rPr>
              <w:t>st</w:t>
            </w:r>
            <w:r>
              <w:rPr>
                <w:rFonts w:eastAsiaTheme="minorHAnsi" w:cs="함초롬바탕"/>
                <w:color w:val="000000"/>
                <w:sz w:val="14"/>
                <w:szCs w:val="14"/>
                <w:kern w:val="0"/>
              </w:rPr>
              <w:t xml:space="preserve"> century core </w:t>
            </w:r>
            <w:r>
              <w:rPr>
                <w:rFonts w:eastAsiaTheme="minorHAnsi" w:cs="함초롬바탕"/>
                <w:color w:val="000000"/>
                <w:sz w:val="14"/>
                <w:szCs w:val="14"/>
                <w:kern w:val="0"/>
              </w:rPr>
              <w:t>competencies such as communication skills, collaboration skills, critical thinking skills, creativity to properly understand and deal with global issues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develop a sense of </w:t>
            </w:r>
            <w:r>
              <w:rPr>
                <w:rFonts w:eastAsiaTheme="minorHAnsi" w:cs="함초롬바탕"/>
                <w:color w:val="000000"/>
                <w:sz w:val="14"/>
                <w:szCs w:val="14"/>
                <w:kern w:val="0"/>
              </w:rPr>
              <w:t>independence to seek new roles, ideas, or strategies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make rational and </w:t>
            </w:r>
            <w:r>
              <w:rPr>
                <w:rFonts w:eastAsiaTheme="minorHAnsi" w:cs="함초롬바탕"/>
                <w:color w:val="000000"/>
                <w:sz w:val="14"/>
                <w:szCs w:val="14"/>
                <w:kern w:val="0"/>
              </w:rPr>
              <w:t>ethical decisions on complex issues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Self-efficacy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think of different ways to cope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listen and practice goals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learn from and collaborate with people from different cultures, religions and lifestyle through mutual respect and open dialogue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develop the knowledge and competencies necessary to start a business and run a business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Stress management skills</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develop knowledge and perspectives that are not limited to one field but span multiple fields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share credit for success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generate diverse ideas and exploit social and cultural differences to get things done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Time management skills</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make sustained inferences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put things together or adapt them to new uses and situations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solve new problems that cannot be solved through established rules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use knowledge or creativity to solve complex real-world </w:t>
            </w:r>
            <w:r>
              <w:rPr>
                <w:rFonts w:eastAsiaTheme="minorHAnsi" w:cs="함초롬바탕"/>
                <w:color w:val="000000"/>
                <w:sz w:val="14"/>
                <w:szCs w:val="14"/>
                <w:kern w:val="0"/>
              </w:rPr>
              <w:t>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r>
    </w:tbl>
    <w:p>
      <w:pPr>
        <w:wordWrap/>
        <w:jc w:val="center"/>
        <w:spacing w:after="0" w:line="276" w:lineRule="auto"/>
        <w:textAlignment w:val="baseline"/>
        <w:rPr>
          <w:rFonts w:eastAsiaTheme="minorHAnsi" w:cs="굴림"/>
          <w:color w:val="000000"/>
          <w:szCs w:val="20"/>
          <w:kern w:val="0"/>
        </w:rPr>
      </w:pPr>
    </w:p>
    <w:tbl>
      <w:tblPr>
        <w:tblOverlap w:val="never"/>
        <w:tblW w:w="0" w:type="auto"/>
        <w:tblLook w:val="04A0" w:firstRow="1" w:lastRow="0" w:firstColumn="1" w:lastColumn="0" w:noHBand="0" w:noVBand="1"/>
        <w:tblCellMar>
          <w:top w:w="15" w:type="dxa"/>
          <w:left w:w="15" w:type="dxa"/>
          <w:bottom w:w="15" w:type="dxa"/>
          <w:right w:w="15" w:type="dxa"/>
        </w:tblCellMar>
      </w:tblPr>
      <w:tblGrid>
        <w:gridCol w:w="2305"/>
        <w:gridCol w:w="8155"/>
      </w:tblGrid>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bookmarkStart w:id="13" w:name="_Hlk159855101"/>
            <w:r>
              <w:rPr>
                <w:rFonts w:eastAsiaTheme="minorHAnsi" w:cs="굴림"/>
                <w:b/>
                <w:bCs/>
                <w:color w:val="000000"/>
                <w:sz w:val="18"/>
                <w:szCs w:val="18"/>
                <w:kern w:val="0"/>
              </w:rPr>
              <w:t xml:space="preserve">1. </w:t>
            </w:r>
            <w:bookmarkStart w:id="14" w:name="OLE_LINK22"/>
            <w:r>
              <w:rPr>
                <w:rFonts w:eastAsiaTheme="minorHAnsi" w:cs="굴림"/>
                <w:b/>
                <w:bCs/>
                <w:color w:val="000000"/>
                <w:sz w:val="18"/>
                <w:szCs w:val="18"/>
                <w:kern w:val="0"/>
              </w:rPr>
              <w:t xml:space="preserve">Complex </w:t>
            </w:r>
            <w:r>
              <w:rPr>
                <w:rFonts w:eastAsiaTheme="minorHAnsi" w:cs="굴림"/>
                <w:b/>
                <w:bCs/>
                <w:color w:val="000000"/>
                <w:sz w:val="18"/>
                <w:szCs w:val="18"/>
                <w:kern w:val="0"/>
              </w:rPr>
              <w:t>Problem-Solving</w:t>
            </w:r>
            <w:r>
              <w:rPr>
                <w:rFonts w:eastAsiaTheme="minorHAnsi" w:cs="굴림"/>
                <w:b/>
                <w:bCs/>
                <w:color w:val="000000"/>
                <w:sz w:val="18"/>
                <w:szCs w:val="18"/>
                <w:kern w:val="0"/>
              </w:rPr>
              <w:t xml:space="preserve"> Skills</w:t>
            </w:r>
            <w:bookmarkEnd w:id="14"/>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solve new and unclear problems that may arise in complex real-world situations</w:t>
            </w:r>
          </w:p>
        </w:tc>
      </w:tr>
      <w:tr>
        <w:trPr>
          <w:trHeight w:val="594"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bookmarkStart w:id="15" w:name="_Hlk159857813"/>
            <w:r>
              <w:rPr>
                <w:rFonts w:eastAsiaTheme="minorHAnsi" w:cs="굴림"/>
                <w:b/>
                <w:bCs/>
                <w:color w:val="000000"/>
                <w:sz w:val="18"/>
                <w:szCs w:val="18"/>
                <w:kern w:val="0"/>
              </w:rPr>
              <w:t xml:space="preserve">2. </w:t>
            </w:r>
            <w:bookmarkEnd w:id="13"/>
            <w:bookmarkStart w:id="16" w:name="OLE_LINK27"/>
            <w:r>
              <w:rPr>
                <w:rFonts w:eastAsiaTheme="minorHAnsi" w:cs="함초롬바탕"/>
                <w:b/>
                <w:bCs/>
                <w:color w:val="000000"/>
                <w:sz w:val="18"/>
                <w:szCs w:val="18"/>
                <w:kern w:val="0"/>
              </w:rPr>
              <w:t>C</w:t>
            </w:r>
            <w:r>
              <w:rPr>
                <w:rFonts w:eastAsiaTheme="minorHAnsi" w:cs="함초롬바탕"/>
                <w:b/>
                <w:bCs/>
                <w:color w:val="000000"/>
                <w:sz w:val="18"/>
                <w:szCs w:val="18"/>
                <w:kern w:val="0"/>
              </w:rPr>
              <w:t>ritical Thinking Skills</w:t>
            </w:r>
            <w:bookmarkEnd w:id="16"/>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 xml:space="preserve">Ability to compare and analyze the </w:t>
            </w:r>
            <w:r>
              <w:rPr>
                <w:rFonts w:eastAsiaTheme="minorHAnsi" w:cs="함초롬바탕"/>
                <w:color w:val="000000"/>
                <w:sz w:val="18"/>
                <w:szCs w:val="18"/>
                <w:kern w:val="0"/>
              </w:rPr>
              <w:t>strengths and weakness</w:t>
            </w:r>
            <w:r>
              <w:rPr>
                <w:rFonts w:eastAsiaTheme="minorHAnsi" w:cs="함초롬바탕"/>
                <w:color w:val="000000"/>
                <w:sz w:val="18"/>
                <w:szCs w:val="18"/>
                <w:kern w:val="0"/>
              </w:rPr>
              <w:t>es</w:t>
            </w:r>
            <w:r>
              <w:rPr>
                <w:rFonts w:eastAsiaTheme="minorHAnsi" w:cs="함초롬바탕"/>
                <w:color w:val="000000"/>
                <w:sz w:val="18"/>
                <w:szCs w:val="18"/>
                <w:kern w:val="0"/>
              </w:rPr>
              <w:t xml:space="preserve"> of various</w:t>
            </w:r>
            <w:r>
              <w:rPr>
                <w:rFonts w:eastAsiaTheme="minorHAnsi" w:cs="함초롬바탕"/>
                <w:color w:val="000000"/>
                <w:sz w:val="18"/>
                <w:szCs w:val="18"/>
                <w:kern w:val="0"/>
              </w:rPr>
              <w:t xml:space="preserve"> solutions or approaches to a given problem using logic and reasoning</w:t>
            </w:r>
          </w:p>
        </w:tc>
      </w:tr>
      <w:tr>
        <w:trPr>
          <w:trHeight w:val="594"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3. </w:t>
            </w:r>
            <w:bookmarkEnd w:id="15"/>
            <w:bookmarkStart w:id="17" w:name="OLE_LINK28"/>
            <w:r>
              <w:rPr>
                <w:rFonts w:eastAsiaTheme="minorHAnsi" w:cs="굴림"/>
                <w:b/>
                <w:bCs/>
                <w:color w:val="000000"/>
                <w:sz w:val="18"/>
                <w:szCs w:val="18"/>
                <w:kern w:val="0"/>
              </w:rPr>
              <w:t>Creativity</w:t>
            </w:r>
            <w:bookmarkEnd w:id="17"/>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come up with novel ideas when given a certain topic or situation or to suggest a creative method in the process of solving a problem</w:t>
            </w:r>
          </w:p>
        </w:tc>
      </w:tr>
      <w:tr>
        <w:trPr>
          <w:trHeight w:val="594"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4. </w:t>
            </w:r>
            <w:r>
              <w:rPr>
                <w:rFonts w:eastAsiaTheme="minorHAnsi" w:cs="굴림"/>
                <w:b/>
                <w:bCs/>
                <w:color w:val="000000"/>
                <w:sz w:val="18"/>
                <w:szCs w:val="18"/>
                <w:kern w:val="0"/>
              </w:rPr>
              <w:t>Human Resource Management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select the most suitable person for a specific task and manage them to achieve maximum work performance through moti</w:t>
            </w:r>
            <w:r>
              <w:rPr>
                <w:rFonts w:eastAsiaTheme="minorHAnsi" w:cs="함초롬바탕"/>
                <w:color w:val="000000"/>
                <w:sz w:val="18"/>
                <w:szCs w:val="18"/>
                <w:kern w:val="0"/>
              </w:rPr>
              <w:t>v</w:t>
            </w:r>
            <w:r>
              <w:rPr>
                <w:rFonts w:eastAsiaTheme="minorHAnsi" w:cs="함초롬바탕"/>
                <w:color w:val="000000"/>
                <w:sz w:val="18"/>
                <w:szCs w:val="18"/>
                <w:kern w:val="0"/>
              </w:rPr>
              <w:t>ation,</w:t>
            </w:r>
            <w:r>
              <w:rPr>
                <w:rFonts w:eastAsiaTheme="minorHAnsi" w:cs="함초롬바탕"/>
                <w:color w:val="000000"/>
                <w:sz w:val="18"/>
                <w:szCs w:val="18"/>
                <w:kern w:val="0"/>
              </w:rPr>
              <w:t xml:space="preserve"> and</w:t>
            </w:r>
            <w:r>
              <w:rPr>
                <w:rFonts w:eastAsiaTheme="minorHAnsi" w:cs="함초롬바탕"/>
                <w:color w:val="000000"/>
                <w:sz w:val="18"/>
                <w:szCs w:val="18"/>
                <w:kern w:val="0"/>
              </w:rPr>
              <w:t xml:space="preserve"> systematic efficien</w:t>
            </w:r>
            <w:r>
              <w:rPr>
                <w:rFonts w:eastAsiaTheme="minorHAnsi" w:cs="함초롬바탕"/>
                <w:color w:val="000000"/>
                <w:sz w:val="18"/>
                <w:szCs w:val="18"/>
                <w:kern w:val="0"/>
              </w:rPr>
              <w:t>t management</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5. Ability to Collaborate</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w:t>
            </w:r>
            <w:r>
              <w:rPr>
                <w:rFonts w:eastAsiaTheme="minorHAnsi" w:cs="함초롬바탕"/>
                <w:color w:val="000000"/>
                <w:sz w:val="18"/>
                <w:szCs w:val="18"/>
                <w:kern w:val="0"/>
              </w:rPr>
              <w:t>bility to adjust one’s own behavior in response to the be</w:t>
            </w:r>
            <w:r>
              <w:rPr>
                <w:rFonts w:eastAsiaTheme="minorHAnsi" w:cs="함초롬바탕"/>
                <w:color w:val="000000"/>
                <w:sz w:val="18"/>
                <w:szCs w:val="18"/>
                <w:kern w:val="0"/>
              </w:rPr>
              <w:t>h</w:t>
            </w:r>
            <w:r>
              <w:rPr>
                <w:rFonts w:eastAsiaTheme="minorHAnsi" w:cs="함초롬바탕"/>
                <w:color w:val="000000"/>
                <w:sz w:val="18"/>
                <w:szCs w:val="18"/>
                <w:kern w:val="0"/>
              </w:rPr>
              <w:t>avior of others</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6. </w:t>
            </w:r>
            <w:r>
              <w:rPr>
                <w:rFonts w:eastAsiaTheme="minorHAnsi" w:cs="함초롬바탕"/>
                <w:b/>
                <w:bCs/>
                <w:color w:val="000000"/>
                <w:sz w:val="18"/>
                <w:szCs w:val="18"/>
                <w:kern w:val="0"/>
              </w:rPr>
              <w:t>E</w:t>
            </w:r>
            <w:r>
              <w:rPr>
                <w:rFonts w:eastAsiaTheme="minorHAnsi" w:cs="함초롬바탕"/>
                <w:b/>
                <w:bCs/>
                <w:color w:val="000000"/>
                <w:sz w:val="18"/>
                <w:szCs w:val="18"/>
                <w:kern w:val="0"/>
              </w:rPr>
              <w:t>motional Ability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w:t>
            </w:r>
            <w:r>
              <w:rPr>
                <w:rFonts w:eastAsiaTheme="minorHAnsi" w:cs="함초롬바탕"/>
                <w:color w:val="000000"/>
                <w:sz w:val="18"/>
                <w:szCs w:val="18"/>
                <w:kern w:val="0"/>
              </w:rPr>
              <w:t>bility to perceive other people’s reactions and understand why they react the way they do</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7. </w:t>
            </w:r>
            <w:r>
              <w:rPr>
                <w:rFonts w:eastAsiaTheme="minorHAnsi" w:cs="굴림"/>
                <w:b/>
                <w:bCs/>
                <w:color w:val="000000"/>
                <w:sz w:val="18"/>
                <w:szCs w:val="18"/>
                <w:kern w:val="0"/>
              </w:rPr>
              <w:t>Judgement and Decision-making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 xml:space="preserve">Ability to make the most rational judgement and decision by analyzing the costs and benefits </w:t>
            </w:r>
            <w:r>
              <w:rPr>
                <w:rFonts w:eastAsiaTheme="minorHAnsi" w:cs="함초롬바탕"/>
                <w:color w:val="000000"/>
                <w:sz w:val="18"/>
                <w:szCs w:val="18"/>
                <w:kern w:val="0"/>
              </w:rPr>
              <w:t>of</w:t>
            </w:r>
            <w:r>
              <w:rPr>
                <w:rFonts w:eastAsiaTheme="minorHAnsi" w:cs="함초롬바탕"/>
                <w:color w:val="000000"/>
                <w:sz w:val="18"/>
                <w:szCs w:val="18"/>
                <w:kern w:val="0"/>
              </w:rPr>
              <w:t xml:space="preserve"> a specific situation or problem</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8. </w:t>
            </w:r>
            <w:r>
              <w:rPr>
                <w:rFonts w:eastAsiaTheme="minorHAnsi" w:cs="굴림"/>
                <w:b/>
                <w:bCs/>
                <w:color w:val="000000"/>
                <w:sz w:val="18"/>
                <w:szCs w:val="18"/>
                <w:kern w:val="0"/>
              </w:rPr>
              <w:t xml:space="preserve">Orientated Towards </w:t>
            </w:r>
            <w:r>
              <w:rPr>
                <w:rFonts w:eastAsiaTheme="minorHAnsi" w:cs="함초롬바탕"/>
                <w:b/>
                <w:bCs/>
                <w:color w:val="000000"/>
                <w:sz w:val="18"/>
                <w:szCs w:val="18"/>
                <w:kern w:val="0"/>
              </w:rPr>
              <w:t>S</w:t>
            </w:r>
            <w:r>
              <w:rPr>
                <w:rFonts w:eastAsiaTheme="minorHAnsi" w:cs="함초롬바탕"/>
                <w:b/>
                <w:bCs/>
                <w:color w:val="000000"/>
                <w:sz w:val="18"/>
                <w:szCs w:val="18"/>
                <w:kern w:val="0"/>
              </w:rPr>
              <w:t xml:space="preserve">ervice </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actively seek ways to help others</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9. </w:t>
            </w:r>
            <w:r>
              <w:rPr>
                <w:rFonts w:eastAsiaTheme="minorHAnsi" w:cs="함초롬바탕"/>
                <w:b/>
                <w:bCs/>
                <w:color w:val="000000"/>
                <w:sz w:val="18"/>
                <w:szCs w:val="18"/>
                <w:kern w:val="0"/>
              </w:rPr>
              <w:t>Negotiation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bring together parties who differ in ideas or interests and try to reduce those differences</w:t>
            </w:r>
          </w:p>
        </w:tc>
      </w:tr>
      <w:tr>
        <w:trPr>
          <w:trHeight w:val="527"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10. </w:t>
            </w:r>
            <w:bookmarkStart w:id="18" w:name="OLE_LINK11"/>
            <w:r>
              <w:rPr>
                <w:rFonts w:eastAsiaTheme="minorHAnsi" w:cs="함초롬바탕"/>
                <w:b/>
                <w:bCs/>
                <w:color w:val="000000"/>
                <w:sz w:val="18"/>
                <w:szCs w:val="18"/>
                <w:kern w:val="0"/>
              </w:rPr>
              <w:t>C</w:t>
            </w:r>
            <w:r>
              <w:rPr>
                <w:rFonts w:eastAsiaTheme="minorHAnsi" w:cs="함초롬바탕"/>
                <w:b/>
                <w:bCs/>
                <w:color w:val="000000"/>
                <w:sz w:val="18"/>
                <w:szCs w:val="18"/>
                <w:kern w:val="0"/>
              </w:rPr>
              <w:t>ognitive Flexibility</w:t>
            </w:r>
            <w:bookmarkEnd w:id="18"/>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apply different kinds of rules or principles to rearrange and reorganize things in different ways</w:t>
            </w:r>
          </w:p>
        </w:tc>
      </w:tr>
    </w:tbl>
    <w:p>
      <w:pPr>
        <w:spacing w:line="276" w:lineRule="auto"/>
        <w:rPr>
          <w:rFonts w:eastAsiaTheme="minorHAnsi"/>
        </w:rPr>
      </w:pPr>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7FFFFFFF" w:usb1="69D77CFB" w:usb2="00000030" w:usb3="00000001" w:csb0="4008009F" w:csb1="7FFFFFFF"/>
  </w:font>
  <w:font w:name="함초롬바탕">
    <w:panose1 w:val="02030604000101010101"/>
    <w:family w:val="HCR Batang"/>
    <w:charset w:val="00"/>
    <w:notTrueType w:val="false"/>
    <w:sig w:usb0="7FFFFFFF" w:usb1="19DFFFFF" w:usb2="001BFDD7" w:usb3="00000001" w:csb0="001F01FF" w:csb1="00000001"/>
  </w:font>
  <w:font w:name="함초롬돋움">
    <w:panose1 w:val="020B0604000101010101"/>
    <w:family w:val="HCR Dotum"/>
    <w:charset w:val="00"/>
    <w:notTrueType w:val="false"/>
    <w:sig w:usb0="7FFFFFFF" w:usb1="11DFFFFF" w:usb2="001BFDD7" w:usb3="00000001" w:csb0="001F007F" w:csb1="00000001"/>
  </w:font>
  <w:font w:name="Times New Roman">
    <w:panose1 w:val="02020603050405020304"/>
    <w:family w:val="Times New Roman"/>
    <w:charset w:val="00"/>
    <w:notTrueType w:val="false"/>
    <w:sig w:usb0="7FFFFFFF" w:usb1="7FFFFFFF" w:usb2="00000009" w:usb3="00000001" w:csb0="400001FF" w:csb1="7FFFFFFF"/>
  </w:font>
  <w:font w:name="맑은 고딕">
    <w:panose1 w:val="020B0503020000020004"/>
    <w:family w:val="Malgun Gothic"/>
    <w:charset w:val="00"/>
    <w:notTrueType w:val="false"/>
    <w:sig w:usb0="7FFFFFFF" w:usb1="29D77CFB" w:usb2="00000012" w:usb3="00000001" w:csb0="00080001" w:csb1="00000001"/>
  </w:font>
  <w:font w:name="Symbol">
    <w:panose1 w:val="05050102010706020507"/>
    <w:family w:val="Symbol"/>
    <w:charset w:val="00"/>
    <w:notTrueType w:val="false"/>
    <w:sig w:usb0="00000001" w:usb1="00000001" w:usb2="00000001" w:usb3="00000001" w:csb0="7FFFFFFF" w:csb1="00000001"/>
  </w:font>
  <w:font w:name="Courier New">
    <w:panose1 w:val="02070309020205020404"/>
    <w:family w:val="Courier New"/>
    <w:charset w:val="00"/>
    <w:notTrueType w:val="false"/>
    <w:sig w:usb0="7FFFFFFF" w:usb1="7FFFFFFF" w:usb2="00000009" w:usb3="00000001" w:csb0="400001FF" w:csb1="7FFFFFFF"/>
  </w:font>
  <w:font w:name="Wingdings">
    <w:panose1 w:val="05000000000000000000"/>
    <w:family w:val="Wingdings"/>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596e1ca3"/>
    <w:multiLevelType w:val="hybridMultilevel"/>
    <w:tmpl w:val="8f3a3e1a"/>
    <w:lvl w:ilvl="0" w:tplc="4090001">
      <w:start w:val="1"/>
      <w:numFmt w:val="bullet"/>
      <w:lvlText w:val=""/>
      <w:lvlJc w:val="left"/>
      <w:pPr>
        <w:ind w:left="1020" w:hanging="360"/>
      </w:pPr>
      <w:rPr>
        <w:rFonts w:ascii="Symbol" w:hAnsi="Symbol" w:hint="default"/>
      </w:rPr>
    </w:lvl>
    <w:lvl w:ilvl="1" w:tentative="on" w:tplc="4090003">
      <w:start w:val="1"/>
      <w:numFmt w:val="bullet"/>
      <w:lvlText w:val="o"/>
      <w:lvlJc w:val="left"/>
      <w:pPr>
        <w:ind w:left="1740" w:hanging="360"/>
      </w:pPr>
      <w:rPr>
        <w:rFonts w:ascii="Courier New" w:hAnsi="Courier New" w:hint="default"/>
      </w:rPr>
    </w:lvl>
    <w:lvl w:ilvl="2" w:tentative="on" w:tplc="4090005">
      <w:start w:val="1"/>
      <w:numFmt w:val="bullet"/>
      <w:lvlText w:val=""/>
      <w:lvlJc w:val="left"/>
      <w:pPr>
        <w:ind w:left="2460" w:hanging="360"/>
      </w:pPr>
      <w:rPr>
        <w:rFonts w:ascii="Wingdings" w:hAnsi="Wingdings" w:hint="default"/>
      </w:rPr>
    </w:lvl>
    <w:lvl w:ilvl="3" w:tentative="on" w:tplc="4090001">
      <w:start w:val="1"/>
      <w:numFmt w:val="bullet"/>
      <w:lvlText w:val=""/>
      <w:lvlJc w:val="left"/>
      <w:pPr>
        <w:ind w:left="3180" w:hanging="360"/>
      </w:pPr>
      <w:rPr>
        <w:rFonts w:ascii="Symbol" w:hAnsi="Symbol" w:hint="default"/>
      </w:rPr>
    </w:lvl>
    <w:lvl w:ilvl="4" w:tentative="on" w:tplc="4090003">
      <w:start w:val="1"/>
      <w:numFmt w:val="bullet"/>
      <w:lvlText w:val="o"/>
      <w:lvlJc w:val="left"/>
      <w:pPr>
        <w:ind w:left="3900" w:hanging="360"/>
      </w:pPr>
      <w:rPr>
        <w:rFonts w:ascii="Courier New" w:hAnsi="Courier New" w:hint="default"/>
      </w:rPr>
    </w:lvl>
    <w:lvl w:ilvl="5" w:tentative="on" w:tplc="4090005">
      <w:start w:val="1"/>
      <w:numFmt w:val="bullet"/>
      <w:lvlText w:val=""/>
      <w:lvlJc w:val="left"/>
      <w:pPr>
        <w:ind w:left="4620" w:hanging="360"/>
      </w:pPr>
      <w:rPr>
        <w:rFonts w:ascii="Wingdings" w:hAnsi="Wingdings" w:hint="default"/>
      </w:rPr>
    </w:lvl>
    <w:lvl w:ilvl="6" w:tentative="on" w:tplc="4090001">
      <w:start w:val="1"/>
      <w:numFmt w:val="bullet"/>
      <w:lvlText w:val=""/>
      <w:lvlJc w:val="left"/>
      <w:pPr>
        <w:ind w:left="5340" w:hanging="360"/>
      </w:pPr>
      <w:rPr>
        <w:rFonts w:ascii="Symbol" w:hAnsi="Symbol" w:hint="default"/>
      </w:rPr>
    </w:lvl>
    <w:lvl w:ilvl="7" w:tentative="on" w:tplc="4090003">
      <w:start w:val="1"/>
      <w:numFmt w:val="bullet"/>
      <w:lvlText w:val="o"/>
      <w:lvlJc w:val="left"/>
      <w:pPr>
        <w:ind w:left="6060" w:hanging="360"/>
      </w:pPr>
      <w:rPr>
        <w:rFonts w:ascii="Courier New" w:hAnsi="Courier New" w:hint="default"/>
      </w:rPr>
    </w:lvl>
    <w:lvl w:ilvl="8" w:tentative="on" w:tplc="4090005">
      <w:start w:val="1"/>
      <w:numFmt w:val="bullet"/>
      <w:lvlText w:val=""/>
      <w:lvlJc w:val="left"/>
      <w:pPr>
        <w:ind w:left="6780" w:hanging="360"/>
      </w:pPr>
      <w:rPr>
        <w:rFonts w:ascii="Wingdings" w:hAnsi="Wingdings" w:hint="default"/>
      </w:rPr>
    </w:lvl>
  </w:abstractNum>
  <w:abstractNum w:abstractNumId="1">
    <w:nsid w:val="160278d3"/>
    <w:multiLevelType w:val="hybridMultilevel"/>
    <w:tmpl w:val="fe4ec514"/>
    <w:lvl w:ilvl="0" w:tplc="97d6734e">
      <w:start w:val="1"/>
      <w:numFmt w:val="bullet"/>
      <w:lvlText w:val=""/>
      <w:lvlJc w:val="left"/>
      <w:pPr>
        <w:ind w:left="948" w:hanging="440"/>
      </w:pPr>
      <w:rPr>
        <w:rFonts w:ascii="Wingdings" w:hAnsi="Wingdings" w:hint="default"/>
      </w:rPr>
    </w:lvl>
    <w:lvl w:ilvl="1" w:tentative="on" w:tplc="4090003">
      <w:start w:val="1"/>
      <w:numFmt w:val="bullet"/>
      <w:lvlText w:val=""/>
      <w:lvlJc w:val="left"/>
      <w:pPr>
        <w:ind w:left="1388" w:hanging="440"/>
      </w:pPr>
      <w:rPr>
        <w:rFonts w:ascii="Wingdings" w:hAnsi="Wingdings" w:hint="default"/>
      </w:rPr>
    </w:lvl>
    <w:lvl w:ilvl="2" w:tentative="on" w:tplc="4090005">
      <w:start w:val="1"/>
      <w:numFmt w:val="bullet"/>
      <w:lvlText w:val=""/>
      <w:lvlJc w:val="left"/>
      <w:pPr>
        <w:ind w:left="1828" w:hanging="440"/>
      </w:pPr>
      <w:rPr>
        <w:rFonts w:ascii="Wingdings" w:hAnsi="Wingdings" w:hint="default"/>
      </w:rPr>
    </w:lvl>
    <w:lvl w:ilvl="3" w:tentative="on" w:tplc="4090001">
      <w:start w:val="1"/>
      <w:numFmt w:val="bullet"/>
      <w:lvlText w:val=""/>
      <w:lvlJc w:val="left"/>
      <w:pPr>
        <w:ind w:left="2268" w:hanging="440"/>
      </w:pPr>
      <w:rPr>
        <w:rFonts w:ascii="Wingdings" w:hAnsi="Wingdings" w:hint="default"/>
      </w:rPr>
    </w:lvl>
    <w:lvl w:ilvl="4" w:tentative="on" w:tplc="4090003">
      <w:start w:val="1"/>
      <w:numFmt w:val="bullet"/>
      <w:lvlText w:val=""/>
      <w:lvlJc w:val="left"/>
      <w:pPr>
        <w:ind w:left="2708" w:hanging="440"/>
      </w:pPr>
      <w:rPr>
        <w:rFonts w:ascii="Wingdings" w:hAnsi="Wingdings" w:hint="default"/>
      </w:rPr>
    </w:lvl>
    <w:lvl w:ilvl="5" w:tentative="on" w:tplc="4090005">
      <w:start w:val="1"/>
      <w:numFmt w:val="bullet"/>
      <w:lvlText w:val=""/>
      <w:lvlJc w:val="left"/>
      <w:pPr>
        <w:ind w:left="3148" w:hanging="440"/>
      </w:pPr>
      <w:rPr>
        <w:rFonts w:ascii="Wingdings" w:hAnsi="Wingdings" w:hint="default"/>
      </w:rPr>
    </w:lvl>
    <w:lvl w:ilvl="6" w:tentative="on" w:tplc="4090001">
      <w:start w:val="1"/>
      <w:numFmt w:val="bullet"/>
      <w:lvlText w:val=""/>
      <w:lvlJc w:val="left"/>
      <w:pPr>
        <w:ind w:left="3588" w:hanging="440"/>
      </w:pPr>
      <w:rPr>
        <w:rFonts w:ascii="Wingdings" w:hAnsi="Wingdings" w:hint="default"/>
      </w:rPr>
    </w:lvl>
    <w:lvl w:ilvl="7" w:tentative="on" w:tplc="4090003">
      <w:start w:val="1"/>
      <w:numFmt w:val="bullet"/>
      <w:lvlText w:val=""/>
      <w:lvlJc w:val="left"/>
      <w:pPr>
        <w:ind w:left="4028" w:hanging="440"/>
      </w:pPr>
      <w:rPr>
        <w:rFonts w:ascii="Wingdings" w:hAnsi="Wingdings" w:hint="default"/>
      </w:rPr>
    </w:lvl>
    <w:lvl w:ilvl="8" w:tentative="on" w:tplc="4090005">
      <w:start w:val="1"/>
      <w:numFmt w:val="bullet"/>
      <w:lvlText w:val=""/>
      <w:lvlJc w:val="left"/>
      <w:pPr>
        <w:ind w:left="4468" w:hanging="440"/>
      </w:pPr>
      <w:rPr>
        <w:rFonts w:ascii="Wingdings" w:hAnsi="Wingdings" w:hint="default"/>
      </w:rPr>
    </w:lvl>
  </w:abstractNum>
  <w:abstractNum w:abstractNumId="2">
    <w:nsid w:val="1b996224"/>
    <w:multiLevelType w:val="multilevel"/>
    <w:tmpl w:val="9a042cac"/>
    <w:lvl w:ilvl="0">
      <w:start w:val="1"/>
      <w:lvlText w:val="%1."/>
      <w:lvlJc w:val="left"/>
      <w:pStyle w:val="a"/>
      <w:pPr>
        <w:ind w:left="720" w:hanging="720"/>
        <w:tabs>
          <w:tab w:val="num" w:pos="720"/>
        </w:tabs>
      </w:pPr>
    </w:lvl>
    <w:lvl w:ilvl="1">
      <w:start w:val="1"/>
      <w:lvlText w:val="%2."/>
      <w:lvlJc w:val="left"/>
      <w:pPr>
        <w:ind w:left="1440" w:hanging="720"/>
        <w:tabs>
          <w:tab w:val="num" w:pos="1440"/>
        </w:tabs>
      </w:pPr>
    </w:lvl>
    <w:lvl w:ilvl="2">
      <w:start w:val="1"/>
      <w:lvlText w:val="%3."/>
      <w:lvlJc w:val="left"/>
      <w:pPr>
        <w:ind w:left="2160" w:hanging="720"/>
        <w:tabs>
          <w:tab w:val="num" w:pos="2160"/>
        </w:tabs>
      </w:pPr>
    </w:lvl>
    <w:lvl w:ilvl="3">
      <w:start w:val="1"/>
      <w:lvlText w:val="%4."/>
      <w:lvlJc w:val="left"/>
      <w:pPr>
        <w:ind w:left="2880" w:hanging="720"/>
        <w:tabs>
          <w:tab w:val="num" w:pos="2880"/>
        </w:tabs>
      </w:pPr>
    </w:lvl>
    <w:lvl w:ilvl="4">
      <w:start w:val="1"/>
      <w:lvlText w:val="%5."/>
      <w:lvlJc w:val="left"/>
      <w:pPr>
        <w:ind w:left="3600" w:hanging="720"/>
        <w:tabs>
          <w:tab w:val="num" w:pos="3600"/>
        </w:tabs>
      </w:pPr>
    </w:lvl>
    <w:lvl w:ilvl="5">
      <w:start w:val="1"/>
      <w:lvlText w:val="%6."/>
      <w:lvlJc w:val="left"/>
      <w:pPr>
        <w:ind w:left="4320" w:hanging="720"/>
        <w:tabs>
          <w:tab w:val="num" w:pos="4320"/>
        </w:tabs>
      </w:pPr>
    </w:lvl>
    <w:lvl w:ilvl="6">
      <w:start w:val="1"/>
      <w:lvlText w:val="%7."/>
      <w:lvlJc w:val="left"/>
      <w:pPr>
        <w:ind w:left="5040" w:hanging="720"/>
        <w:tabs>
          <w:tab w:val="num" w:pos="5040"/>
        </w:tabs>
      </w:pPr>
    </w:lvl>
    <w:lvl w:ilvl="7">
      <w:start w:val="1"/>
      <w:lvlText w:val="%8."/>
      <w:lvlJc w:val="left"/>
      <w:pPr>
        <w:ind w:left="5760" w:hanging="720"/>
        <w:tabs>
          <w:tab w:val="num" w:pos="5760"/>
        </w:tabs>
      </w:pPr>
    </w:lvl>
    <w:lvl w:ilvl="8">
      <w:start w:val="1"/>
      <w:lvlText w:val="%9."/>
      <w:lvlJc w:val="left"/>
      <w:pPr>
        <w:ind w:left="6480" w:hanging="720"/>
        <w:tabs>
          <w:tab w:val="num" w:pos="6480"/>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percent="153"/>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autoSpaceDE w:val="off"/>
      <w:autoSpaceDN w:val="off"/>
      <w:widowControl w:val="off"/>
      <w:wordWrap w:val="off"/>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szCs w:val="20"/>
      <w:kern w:val="0"/>
    </w:rPr>
  </w:style>
  <w:style w:type="paragraph" w:styleId="a5">
    <w:name w:val="Body Text"/>
    <w:uiPriority w:val="99"/>
    <w:basedOn w:val="a0"/>
    <w:link w:val="Char"/>
    <w:unhideWhenUsed/>
    <w:pPr>
      <w:ind w:left="300"/>
      <w:spacing w:after="0" w:line="384" w:lineRule="auto"/>
      <w:textAlignment w:val="baseline"/>
    </w:pPr>
    <w:rPr>
      <w:rFonts w:ascii="함초롬바탕" w:eastAsia="굴림" w:hAnsi="굴림" w:cs="굴림"/>
      <w:color w:val="000000"/>
      <w:szCs w:val="20"/>
      <w:kern w:val="0"/>
    </w:rPr>
  </w:style>
  <w:style w:type="character" w:customStyle="1" w:styleId="Char">
    <w:name w:val="본문 Char"/>
    <w:uiPriority w:val="99"/>
    <w:basedOn w:val="a1"/>
    <w:link w:val="a5"/>
    <w:rPr>
      <w:rFonts w:ascii="함초롬바탕" w:eastAsia="굴림" w:hAnsi="굴림" w:cs="굴림"/>
      <w:color w:val="000000"/>
      <w:szCs w:val="20"/>
      <w:kern w:val="0"/>
    </w:rPr>
  </w:style>
  <w:style w:type="paragraph" w:customStyle="1" w:styleId="a">
    <w:name w:val="개조식서술"/>
    <w:basedOn w:val="a0"/>
    <w:pPr>
      <w:ind w:left="200"/>
      <w:snapToGrid w:val="0"/>
      <w:numPr>
        <w:numId w:val="3"/>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360" w:lineRule="auto"/>
      <w:textAlignment w:val="baseline"/>
    </w:pPr>
    <w:rPr>
      <w:rFonts w:ascii="함초롬돋움" w:eastAsia="굴림" w:hAnsi="굴림" w:cs="굴림"/>
      <w:color w:val="000000"/>
      <w:szCs w:val="20"/>
      <w:kern w:val="0"/>
    </w:rPr>
  </w:style>
  <w:style w:type="paragraph" w:styleId="a6">
    <w:name w:val="Balloon Text"/>
    <w:uiPriority w:val="99"/>
    <w:basedOn w:val="a0"/>
    <w:link w:val="Char0"/>
    <w:semiHidden/>
    <w:unhideWhenUsed/>
    <w:pPr>
      <w:spacing w:after="0" w:line="240" w:lineRule="auto"/>
    </w:pPr>
    <w:rPr>
      <w:rFonts w:asciiTheme="majorHAnsi" w:eastAsiaTheme="majorHAnsi" w:hAnsiTheme="majorHAnsi" w:cstheme="majorEastAsia"/>
      <w:sz w:val="18"/>
      <w:szCs w:val="18"/>
    </w:rPr>
  </w:style>
  <w:style w:type="character" w:customStyle="1" w:styleId="Char0">
    <w:name w:val="풍선 도움말 텍스트 Char"/>
    <w:uiPriority w:val="99"/>
    <w:basedOn w:val="a1"/>
    <w:link w:val="a6"/>
    <w:semiHidden/>
    <w:rPr>
      <w:rFonts w:asciiTheme="majorHAnsi" w:eastAsiaTheme="majorHAnsi" w:hAnsiTheme="majorHAnsi" w:cstheme="majorEastAsia"/>
      <w:sz w:val="18"/>
      <w:szCs w:val="18"/>
    </w:rPr>
  </w:style>
  <w:style w:type="paragraph" w:customStyle="1" w:styleId="a7">
    <w:name w:val="Revision"/>
    <w:uiPriority w:val="99"/>
    <w:hidden/>
    <w:semiHidden/>
    <w:pPr>
      <w:jc w:val="left"/>
      <w:spacing w:after="0" w:line="240" w:lineRule="auto"/>
    </w:pPr>
  </w:style>
  <w:style w:type="paragraph" w:styleId="a8">
    <w:name w:val="List Paragraph"/>
    <w:uiPriority w:val="34"/>
    <w:basedOn w:val="a0"/>
    <w:qFormat/>
    <w:pPr>
      <w:ind w:left="720"/>
      <w:contextualSpacing/>
    </w:pPr>
  </w:style>
  <w:style w:type="paragraph" w:styleId="a9">
    <w:name w:val="header"/>
    <w:uiPriority w:val="99"/>
    <w:basedOn w:val="a0"/>
    <w:link w:val="Char1"/>
    <w:unhideWhenUsed/>
    <w:pPr>
      <w:snapToGrid w:val="0"/>
      <w:tabs>
        <w:tab w:val="center" w:pos="4513"/>
        <w:tab w:val="right" w:pos="9026"/>
      </w:tabs>
    </w:pPr>
  </w:style>
  <w:style w:type="character" w:customStyle="1" w:styleId="Char1">
    <w:name w:val="머리글 Char"/>
    <w:uiPriority w:val="99"/>
    <w:basedOn w:val="a1"/>
    <w:link w:val="a9"/>
  </w:style>
  <w:style w:type="paragraph" w:styleId="aa">
    <w:name w:val="footer"/>
    <w:uiPriority w:val="99"/>
    <w:basedOn w:val="a0"/>
    <w:link w:val="Char2"/>
    <w:unhideWhenUsed/>
    <w:pPr>
      <w:snapToGrid w:val="0"/>
      <w:tabs>
        <w:tab w:val="center" w:pos="4513"/>
        <w:tab w:val="right" w:pos="9026"/>
      </w:tabs>
    </w:pPr>
  </w:style>
  <w:style w:type="character" w:customStyle="1" w:styleId="Char2">
    <w:name w:val="바닥글 Char"/>
    <w:uiPriority w:val="99"/>
    <w:basedOn w:val="a1"/>
    <w:link w:val="a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Microsoft</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조천희</cp:lastModifiedBy>
  <cp:revision>1</cp:revision>
  <dcterms:created xsi:type="dcterms:W3CDTF">2026-02-25T00:21:00Z</dcterms:created>
  <dcterms:modified xsi:type="dcterms:W3CDTF">2026-03-12T02:20:00Z</dcterms:modified>
  <cp:lastPrinted>2024-02-29T05:09:00Z</cp:lastPrinted>
  <cp:version>1300.0100.01</cp:version>
</cp:coreProperties>
</file>