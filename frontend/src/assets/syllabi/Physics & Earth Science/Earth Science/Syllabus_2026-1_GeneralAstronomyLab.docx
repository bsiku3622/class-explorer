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70B4F7" w14:textId="77777777" w:rsidR="00EF278B" w:rsidRDefault="00AB02DE">
      <w:pPr>
        <w:wordWrap/>
        <w:spacing w:after="0" w:line="276" w:lineRule="auto"/>
        <w:jc w:val="center"/>
        <w:textAlignment w:val="baseline"/>
        <w:rPr>
          <w:rFonts w:eastAsiaTheme="minorHAnsi" w:cs="굴림"/>
          <w:color w:val="000000"/>
          <w:kern w:val="0"/>
          <w:szCs w:val="20"/>
        </w:rPr>
      </w:pPr>
      <w:bookmarkStart w:id="0" w:name="_top"/>
      <w:bookmarkEnd w:id="0"/>
      <w:r>
        <w:rPr>
          <w:rFonts w:eastAsiaTheme="minorHAnsi" w:cs="함초롬바탕"/>
          <w:b/>
          <w:bCs/>
          <w:color w:val="000000"/>
          <w:kern w:val="0"/>
          <w:sz w:val="40"/>
          <w:szCs w:val="40"/>
        </w:rPr>
        <w:t>Syllabus</w:t>
      </w:r>
    </w:p>
    <w:p w14:paraId="19DB3B21"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4"/>
          <w:szCs w:val="24"/>
        </w:rPr>
        <w:t>Spring semester 2026</w:t>
      </w:r>
      <w:bookmarkStart w:id="1" w:name="_GoBack"/>
      <w:bookmarkEnd w:id="1"/>
    </w:p>
    <w:tbl>
      <w:tblPr>
        <w:tblOverlap w:val="never"/>
        <w:tblW w:w="10475" w:type="dxa"/>
        <w:tblCellMar>
          <w:top w:w="15" w:type="dxa"/>
          <w:left w:w="15" w:type="dxa"/>
          <w:bottom w:w="15" w:type="dxa"/>
          <w:right w:w="15" w:type="dxa"/>
        </w:tblCellMar>
        <w:tblLook w:val="04A0" w:firstRow="1" w:lastRow="0" w:firstColumn="1" w:lastColumn="0" w:noHBand="0" w:noVBand="1"/>
      </w:tblPr>
      <w:tblGrid>
        <w:gridCol w:w="1042"/>
        <w:gridCol w:w="1495"/>
        <w:gridCol w:w="353"/>
        <w:gridCol w:w="639"/>
        <w:gridCol w:w="664"/>
        <w:gridCol w:w="328"/>
        <w:gridCol w:w="1315"/>
        <w:gridCol w:w="963"/>
        <w:gridCol w:w="793"/>
        <w:gridCol w:w="1044"/>
        <w:gridCol w:w="1839"/>
      </w:tblGrid>
      <w:tr w:rsidR="00EF278B" w14:paraId="720B5814" w14:textId="77777777">
        <w:trPr>
          <w:trHeight w:val="426"/>
        </w:trPr>
        <w:tc>
          <w:tcPr>
            <w:tcW w:w="1042"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0A781AD6"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Course Title</w:t>
            </w:r>
          </w:p>
        </w:tc>
        <w:tc>
          <w:tcPr>
            <w:tcW w:w="1848" w:type="dxa"/>
            <w:gridSpan w:val="2"/>
            <w:vMerge w:val="restart"/>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3CAA3FE9" w14:textId="28208F92" w:rsidR="00EF278B" w:rsidRDefault="00586700">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General Astronomy Lab</w:t>
            </w:r>
          </w:p>
        </w:tc>
        <w:tc>
          <w:tcPr>
            <w:tcW w:w="1303" w:type="dxa"/>
            <w:gridSpan w:val="2"/>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6A62A203" w14:textId="77777777" w:rsidR="00EF278B" w:rsidRDefault="00AB02DE">
            <w:pPr>
              <w:wordWrap/>
              <w:spacing w:after="0" w:line="276" w:lineRule="auto"/>
              <w:textAlignment w:val="baseline"/>
              <w:rPr>
                <w:rFonts w:eastAsiaTheme="minorHAnsi" w:cs="굴림"/>
                <w:b/>
                <w:color w:val="000000"/>
                <w:kern w:val="0"/>
                <w:szCs w:val="20"/>
              </w:rPr>
            </w:pPr>
            <w:r>
              <w:rPr>
                <w:rFonts w:eastAsiaTheme="minorHAnsi" w:cs="굴림"/>
                <w:b/>
                <w:color w:val="000000"/>
                <w:kern w:val="0"/>
                <w:szCs w:val="20"/>
              </w:rPr>
              <w:t>Course Code</w:t>
            </w:r>
          </w:p>
        </w:tc>
        <w:tc>
          <w:tcPr>
            <w:tcW w:w="1643" w:type="dxa"/>
            <w:gridSpan w:val="2"/>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64EE3B28" w14:textId="3F702DDB" w:rsidR="00737336" w:rsidRPr="00B3603B" w:rsidRDefault="00B3603B" w:rsidP="001D2EDE">
            <w:pPr>
              <w:widowControl/>
              <w:shd w:val="clear" w:color="auto" w:fill="FFFFFF"/>
              <w:wordWrap/>
              <w:autoSpaceDE/>
              <w:autoSpaceDN/>
              <w:spacing w:after="0" w:line="240" w:lineRule="auto"/>
              <w:jc w:val="center"/>
              <w:rPr>
                <w:rFonts w:ascii="Arial" w:eastAsia="굴림" w:hAnsi="Arial" w:cs="Arial"/>
                <w:color w:val="444746"/>
                <w:kern w:val="0"/>
                <w:sz w:val="21"/>
                <w:szCs w:val="21"/>
              </w:rPr>
            </w:pPr>
            <w:r>
              <w:rPr>
                <w:rFonts w:eastAsiaTheme="minorHAnsi" w:cs="굴림" w:hint="eastAsia"/>
                <w:b/>
                <w:color w:val="000000"/>
                <w:kern w:val="0"/>
                <w:szCs w:val="20"/>
              </w:rPr>
              <w:t>P</w:t>
            </w:r>
            <w:r>
              <w:rPr>
                <w:rFonts w:eastAsiaTheme="minorHAnsi" w:cs="굴림"/>
                <w:b/>
                <w:color w:val="000000"/>
                <w:kern w:val="0"/>
                <w:szCs w:val="20"/>
              </w:rPr>
              <w:t>E3202</w:t>
            </w:r>
          </w:p>
        </w:tc>
        <w:tc>
          <w:tcPr>
            <w:tcW w:w="963" w:type="dxa"/>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22606738"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Credit</w:t>
            </w:r>
          </w:p>
        </w:tc>
        <w:tc>
          <w:tcPr>
            <w:tcW w:w="793"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67648238" w14:textId="43785D5B" w:rsidR="00EF278B" w:rsidRPr="0033553C" w:rsidRDefault="00737336">
            <w:pPr>
              <w:wordWrap/>
              <w:spacing w:after="0" w:line="276" w:lineRule="auto"/>
              <w:jc w:val="center"/>
              <w:textAlignment w:val="baseline"/>
              <w:rPr>
                <w:rFonts w:eastAsiaTheme="minorHAnsi" w:cs="굴림"/>
                <w:color w:val="000000"/>
                <w:kern w:val="0"/>
                <w:szCs w:val="20"/>
              </w:rPr>
            </w:pPr>
            <w:r>
              <w:rPr>
                <w:rFonts w:eastAsiaTheme="minorHAnsi" w:cs="굴림" w:hint="eastAsia"/>
                <w:color w:val="000000"/>
                <w:kern w:val="0"/>
                <w:szCs w:val="20"/>
              </w:rPr>
              <w:t>2</w:t>
            </w:r>
          </w:p>
        </w:tc>
        <w:tc>
          <w:tcPr>
            <w:tcW w:w="1044"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15E48500" w14:textId="77777777" w:rsidR="00EF278B" w:rsidRDefault="00AB02DE">
            <w:pPr>
              <w:wordWrap/>
              <w:spacing w:after="0" w:line="276" w:lineRule="auto"/>
              <w:jc w:val="center"/>
              <w:textAlignment w:val="baseline"/>
              <w:rPr>
                <w:rFonts w:eastAsiaTheme="minorHAnsi" w:cs="굴림"/>
                <w:b/>
                <w:color w:val="000000"/>
                <w:kern w:val="0"/>
                <w:szCs w:val="20"/>
              </w:rPr>
            </w:pPr>
            <w:r w:rsidRPr="002619E6">
              <w:rPr>
                <w:rFonts w:eastAsiaTheme="minorHAnsi" w:cs="굴림"/>
                <w:b/>
                <w:color w:val="000000"/>
                <w:kern w:val="0"/>
                <w:szCs w:val="20"/>
              </w:rPr>
              <w:t>Classroom</w:t>
            </w:r>
          </w:p>
        </w:tc>
        <w:tc>
          <w:tcPr>
            <w:tcW w:w="1839" w:type="dxa"/>
            <w:vMerge w:val="restart"/>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55AFA823" w14:textId="08C0DF2A" w:rsidR="002619E6" w:rsidRPr="0033553C" w:rsidRDefault="00737336">
            <w:pPr>
              <w:wordWrap/>
              <w:spacing w:after="0" w:line="276" w:lineRule="auto"/>
              <w:jc w:val="center"/>
              <w:textAlignment w:val="baseline"/>
              <w:rPr>
                <w:rFonts w:eastAsiaTheme="minorHAnsi" w:cs="굴림"/>
                <w:color w:val="000000"/>
                <w:kern w:val="0"/>
                <w:szCs w:val="20"/>
              </w:rPr>
            </w:pPr>
            <w:r>
              <w:rPr>
                <w:rFonts w:eastAsiaTheme="minorHAnsi" w:cs="굴림" w:hint="eastAsia"/>
                <w:color w:val="000000"/>
                <w:kern w:val="0"/>
                <w:szCs w:val="20"/>
              </w:rPr>
              <w:t>Room 5</w:t>
            </w:r>
            <w:r w:rsidR="002619E6" w:rsidRPr="0033553C">
              <w:rPr>
                <w:rFonts w:eastAsiaTheme="minorHAnsi" w:cs="굴림"/>
                <w:color w:val="000000"/>
                <w:kern w:val="0"/>
                <w:szCs w:val="20"/>
              </w:rPr>
              <w:t>903</w:t>
            </w:r>
            <w:r w:rsidR="002619E6" w:rsidRPr="0033553C">
              <w:rPr>
                <w:rFonts w:eastAsiaTheme="minorHAnsi" w:cs="굴림" w:hint="eastAsia"/>
                <w:color w:val="000000"/>
                <w:kern w:val="0"/>
                <w:szCs w:val="20"/>
              </w:rPr>
              <w:t xml:space="preserve">, </w:t>
            </w:r>
          </w:p>
          <w:p w14:paraId="7ACEFEA1" w14:textId="17774570" w:rsidR="00EF278B" w:rsidRDefault="002619E6">
            <w:pPr>
              <w:wordWrap/>
              <w:spacing w:after="0" w:line="276" w:lineRule="auto"/>
              <w:jc w:val="center"/>
              <w:textAlignment w:val="baseline"/>
              <w:rPr>
                <w:rFonts w:eastAsiaTheme="minorHAnsi" w:cs="굴림"/>
                <w:b/>
                <w:color w:val="000000"/>
                <w:kern w:val="0"/>
                <w:szCs w:val="20"/>
              </w:rPr>
            </w:pPr>
            <w:r w:rsidRPr="0033553C">
              <w:rPr>
                <w:rFonts w:eastAsiaTheme="minorHAnsi" w:cs="굴림" w:hint="eastAsia"/>
                <w:color w:val="000000"/>
                <w:kern w:val="0"/>
                <w:szCs w:val="20"/>
              </w:rPr>
              <w:t>Changjo Bldg</w:t>
            </w:r>
            <w:r w:rsidRPr="002619E6">
              <w:rPr>
                <w:rFonts w:eastAsiaTheme="minorHAnsi" w:cs="굴림" w:hint="eastAsia"/>
                <w:b/>
                <w:color w:val="000000"/>
                <w:kern w:val="0"/>
                <w:szCs w:val="20"/>
              </w:rPr>
              <w:t>.</w:t>
            </w:r>
          </w:p>
        </w:tc>
      </w:tr>
      <w:tr w:rsidR="00EF278B" w14:paraId="62ECE735" w14:textId="77777777">
        <w:trPr>
          <w:trHeight w:val="379"/>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383EDF31" w14:textId="77777777" w:rsidR="00EF278B" w:rsidRDefault="00EF278B" w:rsidP="002619E6">
            <w:pPr>
              <w:wordWrap/>
              <w:spacing w:after="0" w:line="276" w:lineRule="auto"/>
              <w:jc w:val="center"/>
              <w:textAlignment w:val="baseline"/>
              <w:rPr>
                <w:rFonts w:eastAsiaTheme="minorHAnsi" w:cs="굴림"/>
                <w:b/>
                <w:color w:val="000000"/>
                <w:kern w:val="0"/>
                <w:szCs w:val="20"/>
              </w:rPr>
            </w:pPr>
          </w:p>
        </w:tc>
        <w:tc>
          <w:tcPr>
            <w:tcW w:w="0" w:type="auto"/>
            <w:gridSpan w:val="2"/>
            <w:vMerge/>
            <w:tcBorders>
              <w:top w:val="single" w:sz="12" w:space="0" w:color="000000"/>
              <w:left w:val="single" w:sz="2" w:space="0" w:color="000000"/>
              <w:bottom w:val="single" w:sz="12" w:space="0" w:color="000000"/>
              <w:right w:val="single" w:sz="12" w:space="0" w:color="000000"/>
            </w:tcBorders>
            <w:vAlign w:val="center"/>
            <w:hideMark/>
          </w:tcPr>
          <w:p w14:paraId="5F05323E" w14:textId="77777777" w:rsidR="00EF278B" w:rsidRDefault="00EF278B" w:rsidP="002619E6">
            <w:pPr>
              <w:wordWrap/>
              <w:spacing w:after="0" w:line="276" w:lineRule="auto"/>
              <w:jc w:val="center"/>
              <w:textAlignment w:val="baseline"/>
              <w:rPr>
                <w:rFonts w:eastAsiaTheme="minorHAnsi" w:cs="굴림"/>
                <w:b/>
                <w:color w:val="000000"/>
                <w:kern w:val="0"/>
                <w:szCs w:val="20"/>
              </w:rPr>
            </w:pPr>
          </w:p>
        </w:tc>
        <w:tc>
          <w:tcPr>
            <w:tcW w:w="1303" w:type="dxa"/>
            <w:gridSpan w:val="2"/>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65654D63" w14:textId="77777777" w:rsidR="00EF278B" w:rsidRDefault="00AB02DE" w:rsidP="002619E6">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Type</w:t>
            </w:r>
          </w:p>
        </w:tc>
        <w:tc>
          <w:tcPr>
            <w:tcW w:w="1643" w:type="dxa"/>
            <w:gridSpan w:val="2"/>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7A56B923" w14:textId="454D98B9" w:rsidR="0033553C" w:rsidRPr="0033553C" w:rsidRDefault="0033553C" w:rsidP="002619E6">
            <w:pPr>
              <w:wordWrap/>
              <w:spacing w:after="0" w:line="276" w:lineRule="auto"/>
              <w:jc w:val="center"/>
              <w:textAlignment w:val="baseline"/>
              <w:rPr>
                <w:rFonts w:eastAsiaTheme="minorHAnsi" w:cs="굴림"/>
                <w:color w:val="000000"/>
                <w:kern w:val="0"/>
                <w:szCs w:val="20"/>
              </w:rPr>
            </w:pPr>
            <w:r w:rsidRPr="0033553C">
              <w:rPr>
                <w:rFonts w:eastAsiaTheme="minorHAnsi" w:cs="굴림"/>
                <w:color w:val="000000"/>
                <w:kern w:val="0"/>
                <w:szCs w:val="20"/>
              </w:rPr>
              <w:t>Lab 2</w:t>
            </w:r>
          </w:p>
        </w:tc>
        <w:tc>
          <w:tcPr>
            <w:tcW w:w="963"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6C095C50" w14:textId="77777777" w:rsidR="00EF278B" w:rsidRDefault="00AB02DE" w:rsidP="002619E6">
            <w:pPr>
              <w:wordWrap/>
              <w:spacing w:after="0" w:line="276" w:lineRule="auto"/>
              <w:jc w:val="center"/>
              <w:textAlignment w:val="baseline"/>
              <w:rPr>
                <w:rFonts w:eastAsiaTheme="minorHAnsi" w:cs="굴림"/>
                <w:b/>
                <w:color w:val="000000"/>
                <w:kern w:val="0"/>
                <w:szCs w:val="20"/>
              </w:rPr>
            </w:pPr>
            <w:r w:rsidRPr="002619E6">
              <w:rPr>
                <w:rFonts w:eastAsiaTheme="minorHAnsi" w:cs="굴림"/>
                <w:b/>
                <w:color w:val="000000"/>
                <w:kern w:val="0"/>
                <w:szCs w:val="20"/>
              </w:rPr>
              <w:t>Hours</w:t>
            </w:r>
          </w:p>
        </w:tc>
        <w:tc>
          <w:tcPr>
            <w:tcW w:w="793" w:type="dxa"/>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3E2758C8" w14:textId="4915FDAC" w:rsidR="00EF278B" w:rsidRPr="0033553C" w:rsidRDefault="00737336" w:rsidP="002619E6">
            <w:pPr>
              <w:wordWrap/>
              <w:spacing w:after="0" w:line="276" w:lineRule="auto"/>
              <w:jc w:val="center"/>
              <w:textAlignment w:val="baseline"/>
              <w:rPr>
                <w:rFonts w:eastAsiaTheme="minorHAnsi" w:cs="굴림"/>
                <w:color w:val="000000"/>
                <w:kern w:val="0"/>
                <w:szCs w:val="20"/>
              </w:rPr>
            </w:pPr>
            <w:r>
              <w:rPr>
                <w:rFonts w:eastAsiaTheme="minorHAnsi" w:cs="굴림" w:hint="eastAsia"/>
                <w:color w:val="000000"/>
                <w:kern w:val="0"/>
                <w:szCs w:val="20"/>
              </w:rPr>
              <w:t>2</w:t>
            </w:r>
          </w:p>
        </w:tc>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0685C3E8" w14:textId="77777777" w:rsidR="00EF278B" w:rsidRDefault="00EF278B" w:rsidP="002619E6">
            <w:pPr>
              <w:wordWrap/>
              <w:spacing w:after="0" w:line="276" w:lineRule="auto"/>
              <w:jc w:val="center"/>
              <w:textAlignment w:val="baseline"/>
              <w:rPr>
                <w:rFonts w:eastAsiaTheme="minorHAnsi" w:cs="굴림"/>
                <w:b/>
                <w:color w:val="000000"/>
                <w:kern w:val="0"/>
                <w:szCs w:val="20"/>
              </w:rPr>
            </w:pPr>
          </w:p>
        </w:tc>
        <w:tc>
          <w:tcPr>
            <w:tcW w:w="1839" w:type="dxa"/>
            <w:vMerge/>
            <w:tcBorders>
              <w:top w:val="single" w:sz="12" w:space="0" w:color="000000"/>
              <w:left w:val="single" w:sz="2" w:space="0" w:color="000000"/>
              <w:bottom w:val="single" w:sz="12" w:space="0" w:color="000000"/>
              <w:right w:val="single" w:sz="12" w:space="0" w:color="000000"/>
            </w:tcBorders>
            <w:vAlign w:val="center"/>
            <w:hideMark/>
          </w:tcPr>
          <w:p w14:paraId="54B94730" w14:textId="77777777" w:rsidR="00EF278B" w:rsidRDefault="00EF278B" w:rsidP="002619E6">
            <w:pPr>
              <w:wordWrap/>
              <w:spacing w:after="0" w:line="276" w:lineRule="auto"/>
              <w:jc w:val="center"/>
              <w:textAlignment w:val="baseline"/>
              <w:rPr>
                <w:rFonts w:eastAsiaTheme="minorHAnsi" w:cs="굴림"/>
                <w:b/>
                <w:color w:val="000000"/>
                <w:kern w:val="0"/>
                <w:szCs w:val="20"/>
              </w:rPr>
            </w:pPr>
          </w:p>
        </w:tc>
      </w:tr>
      <w:tr w:rsidR="00EF278B" w14:paraId="20BFDBFF" w14:textId="77777777">
        <w:trPr>
          <w:trHeight w:val="426"/>
        </w:trPr>
        <w:tc>
          <w:tcPr>
            <w:tcW w:w="1042"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356ED63D"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Teacher</w:t>
            </w:r>
          </w:p>
        </w:tc>
        <w:tc>
          <w:tcPr>
            <w:tcW w:w="1495"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81DB0E8"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Name</w:t>
            </w:r>
          </w:p>
        </w:tc>
        <w:tc>
          <w:tcPr>
            <w:tcW w:w="992"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2618B0D0"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Class no.</w:t>
            </w:r>
          </w:p>
        </w:tc>
        <w:tc>
          <w:tcPr>
            <w:tcW w:w="992"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1C43F135" w14:textId="77777777" w:rsidR="00EF278B" w:rsidRDefault="00AB02DE">
            <w:pPr>
              <w:wordWrap/>
              <w:spacing w:after="0" w:line="276" w:lineRule="auto"/>
              <w:jc w:val="center"/>
              <w:textAlignment w:val="baseline"/>
              <w:rPr>
                <w:rFonts w:eastAsiaTheme="minorHAnsi" w:cs="굴림"/>
                <w:b/>
                <w:color w:val="000000"/>
                <w:kern w:val="0"/>
                <w:szCs w:val="20"/>
              </w:rPr>
            </w:pPr>
            <w:r w:rsidRPr="002619E6">
              <w:rPr>
                <w:rFonts w:eastAsiaTheme="minorHAnsi" w:cs="굴림"/>
                <w:b/>
                <w:color w:val="000000"/>
                <w:kern w:val="0"/>
                <w:szCs w:val="20"/>
              </w:rPr>
              <w:t>Office</w:t>
            </w:r>
          </w:p>
        </w:tc>
        <w:tc>
          <w:tcPr>
            <w:tcW w:w="1315"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5894954" w14:textId="6B571E21" w:rsidR="00EF278B" w:rsidRDefault="00AB02DE">
            <w:pPr>
              <w:wordWrap/>
              <w:spacing w:after="0" w:line="276" w:lineRule="auto"/>
              <w:jc w:val="center"/>
              <w:textAlignment w:val="baseline"/>
              <w:rPr>
                <w:rFonts w:eastAsiaTheme="minorHAnsi" w:cs="굴림"/>
                <w:b/>
                <w:color w:val="000000"/>
                <w:kern w:val="0"/>
                <w:szCs w:val="20"/>
              </w:rPr>
            </w:pPr>
            <w:r w:rsidRPr="002619E6">
              <w:rPr>
                <w:rFonts w:eastAsiaTheme="minorHAnsi" w:cs="굴림"/>
                <w:b/>
                <w:color w:val="000000"/>
                <w:kern w:val="0"/>
                <w:szCs w:val="20"/>
              </w:rPr>
              <w:t xml:space="preserve">Office </w:t>
            </w:r>
            <w:r w:rsidR="0083076C" w:rsidRPr="002619E6">
              <w:rPr>
                <w:rFonts w:eastAsiaTheme="minorHAnsi" w:cs="굴림"/>
                <w:b/>
                <w:color w:val="000000"/>
                <w:kern w:val="0"/>
                <w:szCs w:val="20"/>
              </w:rPr>
              <w:t>H</w:t>
            </w:r>
            <w:r w:rsidRPr="002619E6">
              <w:rPr>
                <w:rFonts w:eastAsiaTheme="minorHAnsi" w:cs="굴림"/>
                <w:b/>
                <w:color w:val="000000"/>
                <w:kern w:val="0"/>
                <w:szCs w:val="20"/>
              </w:rPr>
              <w:t>our</w:t>
            </w:r>
            <w:r w:rsidR="00D56BC1" w:rsidRPr="002619E6">
              <w:rPr>
                <w:rFonts w:eastAsiaTheme="minorHAnsi" w:cs="굴림"/>
                <w:b/>
                <w:color w:val="000000"/>
                <w:kern w:val="0"/>
                <w:szCs w:val="20"/>
              </w:rPr>
              <w:t>*</w:t>
            </w:r>
          </w:p>
        </w:tc>
        <w:tc>
          <w:tcPr>
            <w:tcW w:w="1756"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2ECF1BDF"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Contact</w:t>
            </w:r>
          </w:p>
        </w:tc>
        <w:tc>
          <w:tcPr>
            <w:tcW w:w="2883" w:type="dxa"/>
            <w:gridSpan w:val="2"/>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5A6CF355" w14:textId="07B7CAAF" w:rsidR="00EF278B" w:rsidRDefault="00B3603B">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Google Classroom Code</w:t>
            </w:r>
          </w:p>
        </w:tc>
      </w:tr>
      <w:tr w:rsidR="00EF278B" w14:paraId="2DCCF603" w14:textId="77777777" w:rsidTr="002619E6">
        <w:trPr>
          <w:trHeight w:val="426"/>
        </w:trPr>
        <w:tc>
          <w:tcPr>
            <w:tcW w:w="0" w:type="auto"/>
            <w:vMerge/>
            <w:tcBorders>
              <w:top w:val="single" w:sz="12" w:space="0" w:color="000000"/>
              <w:left w:val="single" w:sz="12" w:space="0" w:color="000000"/>
              <w:bottom w:val="single" w:sz="12" w:space="0" w:color="auto"/>
              <w:right w:val="single" w:sz="2" w:space="0" w:color="000000"/>
            </w:tcBorders>
            <w:vAlign w:val="center"/>
            <w:hideMark/>
          </w:tcPr>
          <w:p w14:paraId="7B67907D" w14:textId="77777777" w:rsidR="00EF278B" w:rsidRDefault="00EF278B" w:rsidP="002619E6">
            <w:pPr>
              <w:wordWrap/>
              <w:spacing w:after="0" w:line="276" w:lineRule="auto"/>
              <w:jc w:val="center"/>
              <w:textAlignment w:val="baseline"/>
              <w:rPr>
                <w:rFonts w:eastAsiaTheme="minorHAnsi" w:cs="굴림"/>
                <w:b/>
                <w:color w:val="000000"/>
                <w:kern w:val="0"/>
                <w:szCs w:val="20"/>
              </w:rPr>
            </w:pPr>
          </w:p>
        </w:tc>
        <w:tc>
          <w:tcPr>
            <w:tcW w:w="1495" w:type="dxa"/>
            <w:tcBorders>
              <w:top w:val="single" w:sz="12"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hideMark/>
          </w:tcPr>
          <w:p w14:paraId="4F1EF6DB" w14:textId="39821928" w:rsidR="00EF278B" w:rsidRPr="0033553C" w:rsidRDefault="002619E6" w:rsidP="00076C06">
            <w:pPr>
              <w:wordWrap/>
              <w:spacing w:after="0" w:line="276" w:lineRule="auto"/>
              <w:textAlignment w:val="baseline"/>
              <w:rPr>
                <w:rFonts w:eastAsiaTheme="minorHAnsi" w:cs="굴림"/>
                <w:color w:val="000000"/>
                <w:kern w:val="0"/>
                <w:szCs w:val="20"/>
              </w:rPr>
            </w:pPr>
            <w:r w:rsidRPr="0033553C">
              <w:rPr>
                <w:rFonts w:eastAsiaTheme="minorHAnsi" w:cs="굴림" w:hint="eastAsia"/>
                <w:color w:val="000000"/>
                <w:kern w:val="0"/>
                <w:szCs w:val="20"/>
              </w:rPr>
              <w:t>In-Ok Song</w:t>
            </w:r>
          </w:p>
        </w:tc>
        <w:tc>
          <w:tcPr>
            <w:tcW w:w="992" w:type="dxa"/>
            <w:gridSpan w:val="2"/>
            <w:tcBorders>
              <w:top w:val="single" w:sz="12"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hideMark/>
          </w:tcPr>
          <w:p w14:paraId="71F11BAD" w14:textId="140FE6BE" w:rsidR="00EF278B" w:rsidRPr="0033553C" w:rsidRDefault="002619E6" w:rsidP="002619E6">
            <w:pPr>
              <w:wordWrap/>
              <w:spacing w:after="0" w:line="276" w:lineRule="auto"/>
              <w:jc w:val="center"/>
              <w:textAlignment w:val="baseline"/>
              <w:rPr>
                <w:rFonts w:eastAsiaTheme="minorHAnsi" w:cs="굴림"/>
                <w:color w:val="000000"/>
                <w:kern w:val="0"/>
                <w:szCs w:val="20"/>
              </w:rPr>
            </w:pPr>
            <w:r w:rsidRPr="0033553C">
              <w:rPr>
                <w:rFonts w:eastAsiaTheme="minorHAnsi" w:cs="굴림" w:hint="eastAsia"/>
                <w:color w:val="000000"/>
                <w:kern w:val="0"/>
                <w:szCs w:val="20"/>
              </w:rPr>
              <w:t>1</w:t>
            </w:r>
            <w:r w:rsidR="00B3603B">
              <w:rPr>
                <w:rFonts w:eastAsiaTheme="minorHAnsi" w:cs="굴림"/>
                <w:color w:val="000000"/>
                <w:kern w:val="0"/>
                <w:szCs w:val="20"/>
              </w:rPr>
              <w:t>,2</w:t>
            </w:r>
          </w:p>
        </w:tc>
        <w:tc>
          <w:tcPr>
            <w:tcW w:w="992" w:type="dxa"/>
            <w:gridSpan w:val="2"/>
            <w:tcBorders>
              <w:top w:val="single" w:sz="12"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hideMark/>
          </w:tcPr>
          <w:p w14:paraId="49BFC02C" w14:textId="643380A0" w:rsidR="00EF278B" w:rsidRPr="0033553C" w:rsidRDefault="00322BEF" w:rsidP="00322BEF">
            <w:pPr>
              <w:wordWrap/>
              <w:spacing w:after="0" w:line="276" w:lineRule="auto"/>
              <w:jc w:val="center"/>
              <w:textAlignment w:val="baseline"/>
              <w:rPr>
                <w:rFonts w:eastAsiaTheme="minorHAnsi" w:cs="굴림"/>
                <w:color w:val="000000"/>
                <w:kern w:val="0"/>
                <w:szCs w:val="20"/>
              </w:rPr>
            </w:pPr>
            <w:r w:rsidRPr="0033553C">
              <w:rPr>
                <w:rFonts w:eastAsiaTheme="minorHAnsi" w:cs="굴림"/>
                <w:color w:val="000000"/>
                <w:kern w:val="0"/>
                <w:szCs w:val="20"/>
              </w:rPr>
              <w:t>5</w:t>
            </w:r>
            <w:r w:rsidR="002619E6" w:rsidRPr="0033553C">
              <w:rPr>
                <w:rFonts w:eastAsiaTheme="minorHAnsi" w:cs="굴림" w:hint="eastAsia"/>
                <w:color w:val="000000"/>
                <w:kern w:val="0"/>
                <w:szCs w:val="20"/>
              </w:rPr>
              <w:t>306</w:t>
            </w:r>
          </w:p>
        </w:tc>
        <w:tc>
          <w:tcPr>
            <w:tcW w:w="1315" w:type="dxa"/>
            <w:tcBorders>
              <w:top w:val="single" w:sz="12"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hideMark/>
          </w:tcPr>
          <w:p w14:paraId="3B0042E5" w14:textId="77777777" w:rsidR="00EF278B" w:rsidRPr="0033553C" w:rsidRDefault="002619E6" w:rsidP="002619E6">
            <w:pPr>
              <w:wordWrap/>
              <w:spacing w:after="0" w:line="276" w:lineRule="auto"/>
              <w:jc w:val="center"/>
              <w:textAlignment w:val="baseline"/>
              <w:rPr>
                <w:rFonts w:eastAsiaTheme="minorHAnsi" w:cs="굴림"/>
                <w:color w:val="000000"/>
                <w:kern w:val="0"/>
                <w:szCs w:val="20"/>
              </w:rPr>
            </w:pPr>
            <w:r w:rsidRPr="0033553C">
              <w:rPr>
                <w:rFonts w:eastAsiaTheme="minorHAnsi" w:cs="굴림"/>
                <w:color w:val="000000"/>
                <w:kern w:val="0"/>
                <w:szCs w:val="20"/>
              </w:rPr>
              <w:t>M</w:t>
            </w:r>
            <w:r w:rsidRPr="0033553C">
              <w:rPr>
                <w:rFonts w:eastAsiaTheme="minorHAnsi" w:cs="굴림" w:hint="eastAsia"/>
                <w:color w:val="000000"/>
                <w:kern w:val="0"/>
                <w:szCs w:val="20"/>
              </w:rPr>
              <w:t>on</w:t>
            </w:r>
            <w:r w:rsidRPr="0033553C">
              <w:rPr>
                <w:rFonts w:eastAsiaTheme="minorHAnsi" w:cs="굴림"/>
                <w:color w:val="000000"/>
                <w:kern w:val="0"/>
                <w:szCs w:val="20"/>
              </w:rPr>
              <w:t>3,4</w:t>
            </w:r>
          </w:p>
          <w:p w14:paraId="5C3C296E" w14:textId="2ADAA5D7" w:rsidR="002619E6" w:rsidRPr="0033553C" w:rsidRDefault="002619E6" w:rsidP="002619E6">
            <w:pPr>
              <w:wordWrap/>
              <w:spacing w:after="0" w:line="276" w:lineRule="auto"/>
              <w:jc w:val="center"/>
              <w:textAlignment w:val="baseline"/>
              <w:rPr>
                <w:rFonts w:eastAsiaTheme="minorHAnsi" w:cs="굴림"/>
                <w:color w:val="000000"/>
                <w:kern w:val="0"/>
                <w:szCs w:val="20"/>
              </w:rPr>
            </w:pPr>
            <w:r w:rsidRPr="0033553C">
              <w:rPr>
                <w:rFonts w:eastAsiaTheme="minorHAnsi" w:cs="굴림"/>
                <w:color w:val="000000"/>
                <w:kern w:val="0"/>
                <w:szCs w:val="20"/>
              </w:rPr>
              <w:t>Wed2,3</w:t>
            </w:r>
          </w:p>
        </w:tc>
        <w:tc>
          <w:tcPr>
            <w:tcW w:w="1756" w:type="dxa"/>
            <w:gridSpan w:val="2"/>
            <w:tcBorders>
              <w:top w:val="single" w:sz="12"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hideMark/>
          </w:tcPr>
          <w:p w14:paraId="0B0E4BD0" w14:textId="53C844C3" w:rsidR="00EF278B" w:rsidRPr="0033553C" w:rsidRDefault="002619E6" w:rsidP="002619E6">
            <w:pPr>
              <w:jc w:val="center"/>
              <w:textAlignment w:val="baseline"/>
              <w:rPr>
                <w:rFonts w:eastAsiaTheme="minorHAnsi" w:cs="굴림"/>
                <w:color w:val="000000"/>
                <w:kern w:val="0"/>
                <w:szCs w:val="20"/>
              </w:rPr>
            </w:pPr>
            <w:r w:rsidRPr="0033553C">
              <w:rPr>
                <w:rFonts w:eastAsiaTheme="minorHAnsi" w:cs="굴림" w:hint="eastAsia"/>
                <w:color w:val="000000"/>
                <w:kern w:val="0"/>
                <w:szCs w:val="20"/>
              </w:rPr>
              <w:t>051 606 2332</w:t>
            </w:r>
          </w:p>
        </w:tc>
        <w:tc>
          <w:tcPr>
            <w:tcW w:w="2883" w:type="dxa"/>
            <w:gridSpan w:val="2"/>
            <w:tcBorders>
              <w:top w:val="single" w:sz="12" w:space="0" w:color="000000"/>
              <w:left w:val="single" w:sz="2" w:space="0" w:color="000000"/>
              <w:bottom w:val="single" w:sz="12" w:space="0" w:color="auto"/>
              <w:right w:val="single" w:sz="12" w:space="0" w:color="000000"/>
            </w:tcBorders>
            <w:tcMar>
              <w:top w:w="28" w:type="dxa"/>
              <w:left w:w="28" w:type="dxa"/>
              <w:bottom w:w="28" w:type="dxa"/>
              <w:right w:w="28" w:type="dxa"/>
            </w:tcMar>
            <w:vAlign w:val="center"/>
            <w:hideMark/>
          </w:tcPr>
          <w:p w14:paraId="2EDD6BC5" w14:textId="77777777" w:rsidR="00B3603B" w:rsidRDefault="00B3603B" w:rsidP="00B3603B">
            <w:pPr>
              <w:widowControl/>
              <w:shd w:val="clear" w:color="auto" w:fill="FFFFFF"/>
              <w:wordWrap/>
              <w:autoSpaceDE/>
              <w:autoSpaceDN/>
              <w:spacing w:after="0" w:line="240" w:lineRule="auto"/>
              <w:jc w:val="center"/>
              <w:rPr>
                <w:rFonts w:ascii="Arial" w:eastAsia="굴림" w:hAnsi="Arial" w:cs="Arial"/>
                <w:color w:val="444746"/>
                <w:kern w:val="0"/>
                <w:sz w:val="21"/>
                <w:szCs w:val="21"/>
              </w:rPr>
            </w:pPr>
            <w:r>
              <w:rPr>
                <w:rFonts w:ascii="Arial" w:eastAsia="굴림" w:hAnsi="Arial" w:cs="Arial"/>
                <w:color w:val="444746"/>
                <w:kern w:val="0"/>
                <w:sz w:val="21"/>
                <w:szCs w:val="21"/>
              </w:rPr>
              <w:t xml:space="preserve">(Tue) </w:t>
            </w:r>
            <w:r w:rsidRPr="00737336">
              <w:rPr>
                <w:rFonts w:ascii="Arial" w:eastAsia="굴림" w:hAnsi="Arial" w:cs="Arial"/>
                <w:color w:val="444746"/>
                <w:kern w:val="0"/>
                <w:sz w:val="21"/>
                <w:szCs w:val="21"/>
              </w:rPr>
              <w:t>gtfpbxlt</w:t>
            </w:r>
          </w:p>
          <w:p w14:paraId="3E7F1ECA" w14:textId="7F7C3436" w:rsidR="00EF278B" w:rsidRPr="0033553C" w:rsidRDefault="00B3603B" w:rsidP="00B3603B">
            <w:pPr>
              <w:wordWrap/>
              <w:spacing w:after="0" w:line="276" w:lineRule="auto"/>
              <w:jc w:val="center"/>
              <w:textAlignment w:val="baseline"/>
              <w:rPr>
                <w:rFonts w:eastAsiaTheme="minorHAnsi" w:cs="굴림"/>
                <w:color w:val="000000"/>
                <w:kern w:val="0"/>
                <w:szCs w:val="20"/>
              </w:rPr>
            </w:pPr>
            <w:r>
              <w:rPr>
                <w:rFonts w:ascii="Arial" w:eastAsia="굴림" w:hAnsi="Arial" w:cs="Arial" w:hint="eastAsia"/>
                <w:color w:val="444746"/>
                <w:kern w:val="0"/>
                <w:sz w:val="21"/>
                <w:szCs w:val="21"/>
              </w:rPr>
              <w:t>(</w:t>
            </w:r>
            <w:r>
              <w:rPr>
                <w:rFonts w:ascii="Arial" w:eastAsia="굴림" w:hAnsi="Arial" w:cs="Arial"/>
                <w:color w:val="444746"/>
                <w:kern w:val="0"/>
                <w:sz w:val="21"/>
                <w:szCs w:val="21"/>
              </w:rPr>
              <w:t xml:space="preserve">Fri) </w:t>
            </w:r>
            <w:r w:rsidRPr="00B3603B">
              <w:rPr>
                <w:rFonts w:ascii="Arial" w:eastAsia="굴림" w:hAnsi="Arial" w:cs="Arial"/>
                <w:color w:val="444746"/>
                <w:kern w:val="0"/>
                <w:sz w:val="21"/>
                <w:szCs w:val="21"/>
              </w:rPr>
              <w:t>4ruczmtn</w:t>
            </w:r>
          </w:p>
        </w:tc>
      </w:tr>
    </w:tbl>
    <w:p w14:paraId="3363549B" w14:textId="5B400101" w:rsidR="00EF278B" w:rsidRDefault="0083076C">
      <w:pPr>
        <w:spacing w:after="0" w:line="276" w:lineRule="auto"/>
        <w:textAlignment w:val="baseline"/>
        <w:rPr>
          <w:rFonts w:eastAsiaTheme="minorHAnsi" w:cs="굴림"/>
          <w:b/>
          <w:bCs/>
          <w:color w:val="000000"/>
          <w:kern w:val="0"/>
          <w:sz w:val="10"/>
          <w:szCs w:val="10"/>
        </w:rPr>
      </w:pPr>
      <w:r>
        <w:rPr>
          <w:rFonts w:eastAsiaTheme="minorHAnsi" w:cs="굴림"/>
          <w:b/>
          <w:bCs/>
          <w:color w:val="000000"/>
          <w:kern w:val="0"/>
          <w:sz w:val="18"/>
          <w:szCs w:val="18"/>
        </w:rPr>
        <w:t>*</w:t>
      </w:r>
      <w:r w:rsidRPr="0083076C">
        <w:rPr>
          <w:rFonts w:eastAsiaTheme="minorHAnsi" w:cs="굴림"/>
          <w:b/>
          <w:bCs/>
          <w:color w:val="000000"/>
          <w:kern w:val="0"/>
          <w:sz w:val="18"/>
          <w:szCs w:val="18"/>
        </w:rPr>
        <w:t>Office Hour: Time for students to ask questions and discuss lecture or lab topics with teachers for deeper understanding.</w:t>
      </w:r>
    </w:p>
    <w:p w14:paraId="04B18798"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 xml:space="preserve">1. </w:t>
      </w:r>
      <w:r>
        <w:rPr>
          <w:rFonts w:eastAsiaTheme="minorHAnsi" w:cs="함초롬바탕"/>
          <w:b/>
          <w:bCs/>
          <w:color w:val="000000"/>
          <w:kern w:val="0"/>
          <w:sz w:val="22"/>
        </w:rPr>
        <w:t>Course Description</w:t>
      </w:r>
      <w:del w:id="2" w:author="만든 이" w:date="2023-04-26T15:39:00Z">
        <w:r>
          <w:rPr>
            <w:rFonts w:eastAsiaTheme="minorHAnsi" w:cs="함초롬바탕"/>
            <w:b/>
            <w:bCs/>
            <w:color w:val="000000"/>
            <w:kern w:val="0"/>
            <w:sz w:val="22"/>
          </w:rPr>
          <w:delText>s</w:delText>
        </w:r>
      </w:del>
    </w:p>
    <w:tbl>
      <w:tblPr>
        <w:tblOverlap w:val="never"/>
        <w:tblW w:w="10487" w:type="dxa"/>
        <w:tblCellMar>
          <w:top w:w="15" w:type="dxa"/>
          <w:left w:w="15" w:type="dxa"/>
          <w:bottom w:w="15" w:type="dxa"/>
          <w:right w:w="15" w:type="dxa"/>
        </w:tblCellMar>
        <w:tblLook w:val="04A0" w:firstRow="1" w:lastRow="0" w:firstColumn="1" w:lastColumn="0" w:noHBand="0" w:noVBand="1"/>
      </w:tblPr>
      <w:tblGrid>
        <w:gridCol w:w="10487"/>
      </w:tblGrid>
      <w:tr w:rsidR="00EF278B" w14:paraId="359C1F2C" w14:textId="77777777">
        <w:trPr>
          <w:trHeight w:val="1400"/>
        </w:trPr>
        <w:tc>
          <w:tcPr>
            <w:tcW w:w="104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6E8791" w14:textId="77777777" w:rsidR="00B3603B" w:rsidRPr="00CD0129" w:rsidRDefault="00B3603B" w:rsidP="00B3603B">
            <w:pPr>
              <w:spacing w:after="0" w:line="240" w:lineRule="auto"/>
              <w:rPr>
                <w:rFonts w:eastAsiaTheme="minorHAnsi" w:cs="Times New Roman"/>
                <w:color w:val="000000"/>
              </w:rPr>
            </w:pPr>
            <w:r w:rsidRPr="00CD0129">
              <w:rPr>
                <w:rFonts w:eastAsiaTheme="minorHAnsi" w:cs="Times New Roman"/>
                <w:color w:val="000000"/>
              </w:rPr>
              <w:t xml:space="preserve">This class goes with that of General Astronomy and will help to understand the universe – the sky, stars, galaxies, and cosmos. Each laboratory activity is required for about 2 hours per week. You will be in the classroom most of the time; however, you are expected to go out to the natural laboratory – the sky. The report will be submitted after the lab. When you use the astronomical observatory in KSA, you should follow the given instruction. </w:t>
            </w:r>
          </w:p>
          <w:p w14:paraId="07DFEA01" w14:textId="77777777" w:rsidR="00B3603B" w:rsidRDefault="00B3603B" w:rsidP="00B3603B">
            <w:pPr>
              <w:pStyle w:val="aa"/>
              <w:widowControl/>
              <w:numPr>
                <w:ilvl w:val="0"/>
                <w:numId w:val="35"/>
              </w:numPr>
              <w:wordWrap/>
              <w:autoSpaceDE/>
              <w:autoSpaceDN/>
              <w:ind w:leftChars="0"/>
              <w:contextualSpacing/>
              <w:jc w:val="left"/>
              <w:rPr>
                <w:rFonts w:eastAsiaTheme="minorHAnsi" w:cs="Times New Roman"/>
                <w:color w:val="000000" w:themeColor="text1"/>
              </w:rPr>
            </w:pPr>
            <w:r w:rsidRPr="00CD0129">
              <w:rPr>
                <w:rFonts w:eastAsiaTheme="minorHAnsi" w:cs="Times New Roman"/>
                <w:color w:val="000000" w:themeColor="text1"/>
              </w:rPr>
              <w:t>To introduce the universe and scientific methods of astronomy – observation, theory, and prediction.</w:t>
            </w:r>
          </w:p>
          <w:p w14:paraId="29AB8F10" w14:textId="10938EF4" w:rsidR="00EF278B" w:rsidRPr="00B3603B" w:rsidRDefault="00B3603B" w:rsidP="00B3603B">
            <w:pPr>
              <w:pStyle w:val="aa"/>
              <w:widowControl/>
              <w:numPr>
                <w:ilvl w:val="0"/>
                <w:numId w:val="35"/>
              </w:numPr>
              <w:wordWrap/>
              <w:autoSpaceDE/>
              <w:autoSpaceDN/>
              <w:ind w:leftChars="0"/>
              <w:contextualSpacing/>
              <w:jc w:val="left"/>
              <w:rPr>
                <w:rFonts w:eastAsiaTheme="minorHAnsi" w:cs="Times New Roman"/>
                <w:color w:val="000000" w:themeColor="text1"/>
              </w:rPr>
            </w:pPr>
            <w:r w:rsidRPr="00B3603B">
              <w:rPr>
                <w:rFonts w:eastAsiaTheme="minorHAnsi" w:cs="Times New Roman"/>
                <w:color w:val="000000" w:themeColor="text1"/>
              </w:rPr>
              <w:t>To provide you opportunities to develop self-motivated study and collaborative study</w:t>
            </w:r>
          </w:p>
        </w:tc>
      </w:tr>
    </w:tbl>
    <w:p w14:paraId="4164A3F7" w14:textId="77777777" w:rsidR="00EF278B" w:rsidRDefault="00EF278B">
      <w:pPr>
        <w:spacing w:after="0" w:line="276" w:lineRule="auto"/>
        <w:textAlignment w:val="baseline"/>
        <w:rPr>
          <w:rFonts w:eastAsiaTheme="minorHAnsi" w:cs="굴림"/>
          <w:color w:val="FF0000"/>
          <w:kern w:val="0"/>
          <w:sz w:val="10"/>
          <w:szCs w:val="10"/>
        </w:rPr>
      </w:pPr>
    </w:p>
    <w:p w14:paraId="4CF3116C"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2. Core Target Competencies</w:t>
      </w:r>
    </w:p>
    <w:tbl>
      <w:tblPr>
        <w:tblOverlap w:val="never"/>
        <w:tblW w:w="10487" w:type="dxa"/>
        <w:tblCellMar>
          <w:top w:w="15" w:type="dxa"/>
          <w:left w:w="15" w:type="dxa"/>
          <w:bottom w:w="15" w:type="dxa"/>
          <w:right w:w="15" w:type="dxa"/>
        </w:tblCellMar>
        <w:tblLook w:val="04A0" w:firstRow="1" w:lastRow="0" w:firstColumn="1" w:lastColumn="0" w:noHBand="0" w:noVBand="1"/>
      </w:tblPr>
      <w:tblGrid>
        <w:gridCol w:w="2124"/>
        <w:gridCol w:w="1842"/>
        <w:gridCol w:w="2268"/>
        <w:gridCol w:w="2268"/>
        <w:gridCol w:w="1985"/>
      </w:tblGrid>
      <w:tr w:rsidR="00B3603B" w:rsidRPr="00263928" w14:paraId="03FDA8A4" w14:textId="77777777" w:rsidTr="003D6736">
        <w:trPr>
          <w:trHeight w:val="370"/>
        </w:trPr>
        <w:tc>
          <w:tcPr>
            <w:tcW w:w="10487" w:type="dxa"/>
            <w:gridSpan w:val="5"/>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14:paraId="29A04181" w14:textId="77777777" w:rsidR="00B3603B" w:rsidRPr="00263928" w:rsidRDefault="00B3603B" w:rsidP="003D6736">
            <w:pPr>
              <w:wordWrap/>
              <w:spacing w:after="0" w:line="276" w:lineRule="auto"/>
              <w:jc w:val="center"/>
              <w:textAlignment w:val="baseline"/>
              <w:rPr>
                <w:rFonts w:eastAsiaTheme="minorHAnsi" w:cs="굴림"/>
                <w:color w:val="000000"/>
                <w:kern w:val="0"/>
                <w:szCs w:val="20"/>
              </w:rPr>
            </w:pPr>
            <w:r>
              <w:rPr>
                <w:rFonts w:eastAsiaTheme="minorHAnsi" w:cs="함초롬돋움" w:hint="eastAsia"/>
                <w:b/>
                <w:bCs/>
                <w:color w:val="000000"/>
                <w:kern w:val="0"/>
                <w:sz w:val="22"/>
              </w:rPr>
              <w:t>Subject Core Competencies</w:t>
            </w:r>
          </w:p>
        </w:tc>
      </w:tr>
      <w:tr w:rsidR="00B3603B" w:rsidRPr="00263928" w14:paraId="633CB90C" w14:textId="77777777" w:rsidTr="003D6736">
        <w:trPr>
          <w:trHeight w:val="690"/>
        </w:trPr>
        <w:tc>
          <w:tcPr>
            <w:tcW w:w="21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3B4697" w14:textId="77777777" w:rsidR="00B3603B" w:rsidRPr="00E16BC8" w:rsidRDefault="00B3603B" w:rsidP="003D6736">
            <w:pPr>
              <w:wordWrap/>
              <w:spacing w:after="0" w:line="240" w:lineRule="auto"/>
              <w:jc w:val="center"/>
              <w:textAlignment w:val="baseline"/>
              <w:rPr>
                <w:rFonts w:eastAsiaTheme="minorHAnsi" w:cs="굴림"/>
                <w:color w:val="0000FF"/>
                <w:kern w:val="0"/>
                <w:szCs w:val="20"/>
              </w:rPr>
            </w:pPr>
            <w:r w:rsidRPr="00E16BC8">
              <w:rPr>
                <w:rFonts w:eastAsiaTheme="minorHAnsi" w:cs="굴림"/>
                <w:b/>
                <w:bCs/>
                <w:color w:val="000000"/>
                <w:kern w:val="0"/>
                <w:szCs w:val="20"/>
              </w:rPr>
              <w:t>Analytical and Creative Thinking</w:t>
            </w:r>
          </w:p>
        </w:tc>
        <w:tc>
          <w:tcPr>
            <w:tcW w:w="18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0FCC5F" w14:textId="3C501E27" w:rsidR="00B3603B" w:rsidRPr="00E16BC8" w:rsidRDefault="00D117FC" w:rsidP="003D6736">
            <w:pPr>
              <w:wordWrap/>
              <w:spacing w:after="0" w:line="240" w:lineRule="auto"/>
              <w:ind w:left="18" w:hanging="10"/>
              <w:jc w:val="center"/>
              <w:textAlignment w:val="baseline"/>
              <w:rPr>
                <w:rFonts w:eastAsiaTheme="minorHAnsi" w:cs="굴림"/>
                <w:color w:val="0000FF"/>
                <w:kern w:val="0"/>
                <w:szCs w:val="20"/>
              </w:rPr>
            </w:pPr>
            <w:r>
              <w:rPr>
                <w:rFonts w:eastAsiaTheme="minorHAnsi" w:cs="굴림"/>
                <w:b/>
                <w:bCs/>
                <w:color w:val="000000"/>
                <w:kern w:val="0"/>
                <w:szCs w:val="20"/>
              </w:rPr>
              <w:t>Leadership and Followership</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203738" w14:textId="77777777" w:rsidR="00B3603B" w:rsidRPr="00E16BC8" w:rsidRDefault="00B3603B" w:rsidP="003D6736">
            <w:pPr>
              <w:wordWrap/>
              <w:spacing w:after="0" w:line="240" w:lineRule="auto"/>
              <w:jc w:val="center"/>
              <w:textAlignment w:val="baseline"/>
              <w:rPr>
                <w:rFonts w:eastAsiaTheme="minorHAnsi" w:cs="굴림"/>
                <w:color w:val="0000FF"/>
                <w:kern w:val="0"/>
                <w:szCs w:val="20"/>
              </w:rPr>
            </w:pPr>
            <w:r w:rsidRPr="00E16BC8">
              <w:rPr>
                <w:rFonts w:eastAsiaTheme="minorHAnsi" w:cs="굴림"/>
                <w:b/>
                <w:bCs/>
                <w:color w:val="000000"/>
                <w:kern w:val="0"/>
                <w:szCs w:val="20"/>
              </w:rPr>
              <w:t>Digital/ Quantitative Literacy</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F34FF7" w14:textId="77777777" w:rsidR="00B3603B" w:rsidRDefault="00B3603B" w:rsidP="003D6736">
            <w:pPr>
              <w:wordWrap/>
              <w:spacing w:after="0" w:line="240" w:lineRule="auto"/>
              <w:jc w:val="center"/>
              <w:textAlignment w:val="baseline"/>
              <w:rPr>
                <w:rFonts w:eastAsiaTheme="minorHAnsi" w:cs="굴림"/>
                <w:b/>
                <w:bCs/>
                <w:color w:val="000000"/>
                <w:kern w:val="0"/>
                <w:szCs w:val="20"/>
              </w:rPr>
            </w:pPr>
            <w:r w:rsidRPr="00E16BC8">
              <w:rPr>
                <w:rFonts w:eastAsiaTheme="minorHAnsi" w:cs="굴림"/>
                <w:b/>
                <w:bCs/>
                <w:color w:val="000000"/>
                <w:kern w:val="0"/>
                <w:szCs w:val="20"/>
              </w:rPr>
              <w:t>Adaptability/</w:t>
            </w:r>
            <w:r>
              <w:rPr>
                <w:rFonts w:eastAsiaTheme="minorHAnsi" w:cs="굴림"/>
                <w:b/>
                <w:bCs/>
                <w:color w:val="000000"/>
                <w:kern w:val="0"/>
                <w:szCs w:val="20"/>
              </w:rPr>
              <w:t xml:space="preserve"> </w:t>
            </w:r>
            <w:r w:rsidRPr="00E16BC8">
              <w:rPr>
                <w:rFonts w:eastAsiaTheme="minorHAnsi" w:cs="굴림"/>
                <w:b/>
                <w:bCs/>
                <w:color w:val="000000"/>
                <w:kern w:val="0"/>
                <w:szCs w:val="20"/>
              </w:rPr>
              <w:t xml:space="preserve">Progression/ </w:t>
            </w:r>
          </w:p>
          <w:p w14:paraId="3E4F6A82" w14:textId="77777777" w:rsidR="00B3603B" w:rsidRPr="00E16BC8" w:rsidRDefault="00B3603B" w:rsidP="003D6736">
            <w:pPr>
              <w:wordWrap/>
              <w:spacing w:after="0" w:line="240" w:lineRule="auto"/>
              <w:jc w:val="center"/>
              <w:textAlignment w:val="baseline"/>
              <w:rPr>
                <w:rFonts w:eastAsiaTheme="minorHAnsi" w:cs="굴림"/>
                <w:color w:val="0000FF"/>
                <w:kern w:val="0"/>
                <w:szCs w:val="20"/>
              </w:rPr>
            </w:pPr>
            <w:r w:rsidRPr="00E16BC8">
              <w:rPr>
                <w:rFonts w:eastAsiaTheme="minorHAnsi" w:cs="굴림"/>
                <w:b/>
                <w:bCs/>
                <w:color w:val="000000"/>
                <w:kern w:val="0"/>
                <w:szCs w:val="20"/>
              </w:rPr>
              <w:t>Spirit of Adventure</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B5C46A" w14:textId="77777777" w:rsidR="00B3603B" w:rsidRPr="00263928" w:rsidRDefault="00B3603B" w:rsidP="003D6736">
            <w:pPr>
              <w:wordWrap/>
              <w:spacing w:after="0" w:line="240" w:lineRule="auto"/>
              <w:jc w:val="center"/>
              <w:textAlignment w:val="baseline"/>
              <w:rPr>
                <w:rFonts w:eastAsiaTheme="minorHAnsi" w:cs="굴림"/>
                <w:color w:val="0000FF"/>
                <w:kern w:val="0"/>
                <w:szCs w:val="20"/>
              </w:rPr>
            </w:pPr>
            <w:r w:rsidRPr="00E16BC8">
              <w:rPr>
                <w:rFonts w:eastAsiaTheme="minorHAnsi" w:cs="함초롬바탕" w:hint="eastAsia"/>
                <w:b/>
                <w:bCs/>
                <w:color w:val="000000"/>
                <w:kern w:val="0"/>
                <w:szCs w:val="20"/>
              </w:rPr>
              <w:t>H</w:t>
            </w:r>
            <w:r w:rsidRPr="00E16BC8">
              <w:rPr>
                <w:rFonts w:eastAsiaTheme="minorHAnsi" w:cs="함초롬바탕"/>
                <w:b/>
                <w:bCs/>
                <w:color w:val="000000"/>
                <w:kern w:val="0"/>
                <w:szCs w:val="20"/>
              </w:rPr>
              <w:t>abits/ Mindset</w:t>
            </w:r>
          </w:p>
        </w:tc>
      </w:tr>
      <w:tr w:rsidR="00B3603B" w:rsidRPr="00263928" w14:paraId="684B8406" w14:textId="77777777" w:rsidTr="003D6736">
        <w:trPr>
          <w:trHeight w:val="596"/>
        </w:trPr>
        <w:tc>
          <w:tcPr>
            <w:tcW w:w="10487" w:type="dxa"/>
            <w:gridSpan w:val="5"/>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4EE8F3" w14:textId="772D937B" w:rsidR="00B3603B" w:rsidRPr="00E16BC8" w:rsidRDefault="00D117FC" w:rsidP="00D117FC">
            <w:pPr>
              <w:wordWrap/>
              <w:spacing w:after="0" w:line="216" w:lineRule="auto"/>
              <w:textAlignment w:val="baseline"/>
              <w:rPr>
                <w:rFonts w:eastAsiaTheme="minorHAnsi" w:cs="함초롬바탕"/>
                <w:color w:val="000000"/>
                <w:kern w:val="0"/>
                <w:szCs w:val="20"/>
              </w:rPr>
            </w:pPr>
            <w:r>
              <w:t>Bringing these elements together, the essential competencies for today’s world include the ability to think both analytically and creatively in order to understand complex problems and generate innovative solutions. Equally important is the capacity to exercise leadership when needed and to practice effective followership in collaborative settings. Strong digital and quantitative literacy enables individuals to interpret, analyze, and handle data responsibly and strategically. In rapidly changing environments, adaptability, continuous progression, and a spirit of adventure empower individuals to embrace challenges and pursue growth. Ultimately, these competencies are sustained by productive habits and a reflective, open mindset that supports lifelong learning and meaningful contribution to society.</w:t>
            </w:r>
          </w:p>
        </w:tc>
      </w:tr>
    </w:tbl>
    <w:p w14:paraId="2BCF51BC" w14:textId="77777777" w:rsidR="00EF278B" w:rsidRPr="00B3603B" w:rsidRDefault="00EF278B" w:rsidP="00322BEF">
      <w:pPr>
        <w:wordWrap/>
        <w:spacing w:after="0" w:line="276" w:lineRule="auto"/>
        <w:jc w:val="center"/>
        <w:textAlignment w:val="baseline"/>
      </w:pPr>
    </w:p>
    <w:p w14:paraId="4B7F51DE" w14:textId="77777777" w:rsidR="00EF278B" w:rsidRDefault="00AB02DE">
      <w:pPr>
        <w:spacing w:after="0" w:line="240" w:lineRule="auto"/>
        <w:textAlignment w:val="baseline"/>
        <w:rPr>
          <w:rFonts w:eastAsiaTheme="minorHAnsi" w:cs="굴림"/>
          <w:color w:val="000000"/>
          <w:kern w:val="0"/>
          <w:szCs w:val="20"/>
        </w:rPr>
      </w:pPr>
      <w:r>
        <w:rPr>
          <w:rFonts w:eastAsiaTheme="minorHAnsi" w:cs="굴림"/>
          <w:b/>
          <w:bCs/>
          <w:color w:val="000000"/>
          <w:kern w:val="0"/>
          <w:sz w:val="22"/>
        </w:rPr>
        <w:t>3. Textbooks and References</w:t>
      </w:r>
    </w:p>
    <w:p w14:paraId="053922FF" w14:textId="77777777" w:rsidR="00B3603B" w:rsidRPr="00263928" w:rsidRDefault="00B3603B" w:rsidP="00B3603B">
      <w:pPr>
        <w:spacing w:after="0" w:line="276" w:lineRule="auto"/>
        <w:ind w:left="300"/>
        <w:textAlignment w:val="baseline"/>
        <w:rPr>
          <w:rFonts w:eastAsiaTheme="minorHAnsi" w:cs="굴림"/>
          <w:color w:val="000000"/>
          <w:kern w:val="0"/>
          <w:szCs w:val="20"/>
        </w:rPr>
      </w:pPr>
      <w:r>
        <w:rPr>
          <w:rFonts w:eastAsiaTheme="minorHAnsi" w:cs="굴림"/>
          <w:color w:val="000000"/>
          <w:kern w:val="0"/>
          <w:szCs w:val="20"/>
        </w:rPr>
        <w:t>A</w:t>
      </w:r>
      <w:r w:rsidRPr="00263928">
        <w:rPr>
          <w:rFonts w:eastAsiaTheme="minorHAnsi" w:cs="굴림"/>
          <w:color w:val="000000"/>
          <w:kern w:val="0"/>
          <w:szCs w:val="20"/>
        </w:rPr>
        <w:t xml:space="preserve">. </w:t>
      </w:r>
      <w:r>
        <w:rPr>
          <w:rFonts w:eastAsiaTheme="minorHAnsi" w:cs="굴림"/>
          <w:color w:val="000000"/>
          <w:kern w:val="0"/>
          <w:szCs w:val="20"/>
        </w:rPr>
        <w:t>Textbook</w:t>
      </w:r>
      <w:r w:rsidRPr="00263928">
        <w:rPr>
          <w:rFonts w:eastAsiaTheme="minorHAnsi" w:cs="굴림"/>
          <w:color w:val="000000"/>
          <w:kern w:val="0"/>
          <w:szCs w:val="20"/>
        </w:rPr>
        <w:t>:</w:t>
      </w:r>
      <w:r>
        <w:rPr>
          <w:rFonts w:eastAsiaTheme="minorHAnsi" w:cs="굴림" w:hint="eastAsia"/>
          <w:color w:val="000000"/>
          <w:kern w:val="0"/>
          <w:szCs w:val="20"/>
        </w:rPr>
        <w:t xml:space="preserve"> </w:t>
      </w:r>
      <w:r>
        <w:rPr>
          <w:rFonts w:eastAsiaTheme="minorHAnsi" w:cs="굴림"/>
          <w:color w:val="000000"/>
          <w:kern w:val="0"/>
          <w:szCs w:val="20"/>
        </w:rPr>
        <w:t>Edited materials</w:t>
      </w:r>
    </w:p>
    <w:p w14:paraId="7C0038CC" w14:textId="77777777" w:rsidR="00B3603B" w:rsidRDefault="00B3603B" w:rsidP="00B3603B">
      <w:pPr>
        <w:spacing w:after="0" w:line="276" w:lineRule="auto"/>
        <w:ind w:left="300"/>
        <w:textAlignment w:val="baseline"/>
        <w:rPr>
          <w:rFonts w:eastAsiaTheme="minorHAnsi" w:cs="함초롬바탕"/>
          <w:color w:val="000000"/>
          <w:kern w:val="0"/>
          <w:szCs w:val="20"/>
        </w:rPr>
      </w:pPr>
      <w:r>
        <w:rPr>
          <w:rFonts w:eastAsiaTheme="minorHAnsi" w:cs="함초롬바탕" w:hint="eastAsia"/>
          <w:color w:val="000000"/>
          <w:kern w:val="0"/>
          <w:szCs w:val="20"/>
        </w:rPr>
        <w:t>B</w:t>
      </w:r>
      <w:r w:rsidRPr="00263928">
        <w:rPr>
          <w:rFonts w:eastAsiaTheme="minorHAnsi" w:cs="굴림"/>
          <w:color w:val="000000"/>
          <w:kern w:val="0"/>
          <w:szCs w:val="20"/>
        </w:rPr>
        <w:t xml:space="preserve">. </w:t>
      </w:r>
      <w:r>
        <w:rPr>
          <w:rFonts w:eastAsiaTheme="minorHAnsi" w:cs="굴림"/>
          <w:color w:val="000000"/>
          <w:kern w:val="0"/>
          <w:szCs w:val="20"/>
        </w:rPr>
        <w:t>References</w:t>
      </w:r>
      <w:r w:rsidRPr="00263928">
        <w:rPr>
          <w:rFonts w:eastAsiaTheme="minorHAnsi" w:cs="함초롬바탕" w:hint="eastAsia"/>
          <w:color w:val="000000"/>
          <w:kern w:val="0"/>
          <w:szCs w:val="20"/>
        </w:rPr>
        <w:t xml:space="preserve"> </w:t>
      </w:r>
    </w:p>
    <w:p w14:paraId="2F8FE8BB" w14:textId="77777777" w:rsidR="00B3603B" w:rsidRPr="00801488" w:rsidRDefault="00B3603B" w:rsidP="00B3603B">
      <w:pPr>
        <w:spacing w:after="0" w:line="276" w:lineRule="auto"/>
        <w:ind w:left="300" w:firstLineChars="100" w:firstLine="200"/>
        <w:textAlignment w:val="baseline"/>
        <w:rPr>
          <w:rFonts w:eastAsiaTheme="minorHAnsi" w:cs="굴림"/>
          <w:color w:val="000000"/>
          <w:kern w:val="0"/>
          <w:szCs w:val="20"/>
        </w:rPr>
      </w:pPr>
      <w:r w:rsidRPr="00801488">
        <w:rPr>
          <w:rFonts w:eastAsiaTheme="minorHAnsi" w:cs="굴림"/>
          <w:color w:val="000000"/>
          <w:kern w:val="0"/>
          <w:szCs w:val="20"/>
        </w:rPr>
        <w:t>-</w:t>
      </w:r>
      <w:r w:rsidRPr="00801488">
        <w:rPr>
          <w:rFonts w:ascii="Times New Roman" w:hAnsi="Times New Roman" w:cs="Times New Roman"/>
          <w:color w:val="000000" w:themeColor="text1"/>
        </w:rPr>
        <w:t xml:space="preserve"> </w:t>
      </w:r>
      <w:r w:rsidRPr="00801488">
        <w:rPr>
          <w:rFonts w:eastAsiaTheme="minorHAnsi" w:cs="굴림"/>
          <w:color w:val="000000"/>
          <w:kern w:val="0"/>
          <w:szCs w:val="20"/>
        </w:rPr>
        <w:t>Horizons: Exploring the universe, 14/E, M.A. Seeds and D.E. Backman (Brooks/Cole, 2017)</w:t>
      </w:r>
    </w:p>
    <w:p w14:paraId="3EE01797" w14:textId="77777777" w:rsidR="00B3603B" w:rsidRDefault="00B3603B" w:rsidP="00B360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wordWrap/>
        <w:adjustRightInd w:val="0"/>
        <w:spacing w:after="0" w:line="240" w:lineRule="auto"/>
        <w:ind w:leftChars="200" w:left="400" w:firstLineChars="50" w:firstLine="100"/>
        <w:jc w:val="left"/>
        <w:rPr>
          <w:rFonts w:eastAsiaTheme="minorHAnsi" w:cs="Helvetica"/>
          <w:kern w:val="0"/>
          <w:szCs w:val="20"/>
        </w:rPr>
      </w:pPr>
      <w:r w:rsidRPr="00F2533F">
        <w:rPr>
          <w:rFonts w:eastAsiaTheme="minorHAnsi" w:cs="굴림"/>
          <w:color w:val="000000"/>
          <w:kern w:val="0"/>
          <w:szCs w:val="20"/>
        </w:rPr>
        <w:t xml:space="preserve">- </w:t>
      </w:r>
      <w:r w:rsidRPr="00CD0129">
        <w:rPr>
          <w:rFonts w:eastAsiaTheme="minorHAnsi" w:cs="Helvetica"/>
          <w:kern w:val="0"/>
          <w:szCs w:val="20"/>
        </w:rPr>
        <w:t>Contemporary Activities in ASTRONOMY</w:t>
      </w:r>
      <w:r>
        <w:rPr>
          <w:rFonts w:eastAsiaTheme="minorHAnsi" w:cs="Helvetica"/>
          <w:kern w:val="0"/>
          <w:szCs w:val="20"/>
        </w:rPr>
        <w:t xml:space="preserve">, </w:t>
      </w:r>
      <w:r w:rsidRPr="00F2533F">
        <w:rPr>
          <w:rFonts w:eastAsiaTheme="minorHAnsi" w:cs="Helvetica"/>
          <w:kern w:val="0"/>
          <w:szCs w:val="20"/>
        </w:rPr>
        <w:t>Darrel B. Hoff</w:t>
      </w:r>
      <w:r>
        <w:rPr>
          <w:rFonts w:eastAsiaTheme="minorHAnsi" w:cs="Helvetica"/>
          <w:kern w:val="0"/>
          <w:szCs w:val="20"/>
        </w:rPr>
        <w:t xml:space="preserve"> &amp; </w:t>
      </w:r>
      <w:r w:rsidRPr="00F2533F">
        <w:rPr>
          <w:rFonts w:eastAsiaTheme="minorHAnsi" w:cs="Helvetica"/>
          <w:kern w:val="0"/>
          <w:szCs w:val="20"/>
        </w:rPr>
        <w:t>Jeffrey A. Wilkerson</w:t>
      </w:r>
      <w:r>
        <w:rPr>
          <w:rFonts w:eastAsiaTheme="minorHAnsi" w:cs="Helvetica"/>
          <w:kern w:val="0"/>
          <w:szCs w:val="20"/>
        </w:rPr>
        <w:t xml:space="preserve">, </w:t>
      </w:r>
      <w:r w:rsidRPr="004344A7">
        <w:rPr>
          <w:rFonts w:eastAsiaTheme="minorHAnsi" w:cs="Helvetica"/>
          <w:kern w:val="0"/>
          <w:szCs w:val="20"/>
        </w:rPr>
        <w:t>Kendall Hunt</w:t>
      </w:r>
    </w:p>
    <w:p w14:paraId="35F5C489" w14:textId="77777777" w:rsidR="00B3603B" w:rsidRPr="00CD0129" w:rsidRDefault="00B3603B" w:rsidP="00B360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wordWrap/>
        <w:adjustRightInd w:val="0"/>
        <w:spacing w:after="0" w:line="240" w:lineRule="auto"/>
        <w:ind w:leftChars="200" w:left="400" w:firstLineChars="50" w:firstLine="100"/>
        <w:jc w:val="left"/>
        <w:rPr>
          <w:rFonts w:eastAsiaTheme="minorHAnsi" w:cs="Helvetica"/>
          <w:szCs w:val="20"/>
        </w:rPr>
      </w:pPr>
      <w:r>
        <w:rPr>
          <w:rFonts w:eastAsiaTheme="minorHAnsi" w:cs="Helvetica"/>
          <w:kern w:val="0"/>
          <w:szCs w:val="20"/>
        </w:rPr>
        <w:t xml:space="preserve">- </w:t>
      </w:r>
      <w:r w:rsidRPr="004344A7">
        <w:rPr>
          <w:rFonts w:eastAsiaTheme="minorHAnsi" w:cs="Helvetica"/>
          <w:kern w:val="0"/>
          <w:szCs w:val="20"/>
        </w:rPr>
        <w:t>NTRODUCTORY</w:t>
      </w:r>
      <w:r>
        <w:rPr>
          <w:rFonts w:eastAsiaTheme="minorHAnsi" w:cs="Helvetica"/>
          <w:kern w:val="0"/>
          <w:szCs w:val="20"/>
        </w:rPr>
        <w:t xml:space="preserve"> </w:t>
      </w:r>
      <w:r w:rsidRPr="004344A7">
        <w:rPr>
          <w:rFonts w:eastAsiaTheme="minorHAnsi" w:cs="Helvetica"/>
          <w:kern w:val="0"/>
          <w:szCs w:val="20"/>
        </w:rPr>
        <w:t>ASTRONOMY&amp; ASTROPHYSICS</w:t>
      </w:r>
      <w:r>
        <w:rPr>
          <w:rFonts w:eastAsiaTheme="minorHAnsi" w:cs="Helvetica"/>
          <w:kern w:val="0"/>
          <w:szCs w:val="20"/>
        </w:rPr>
        <w:t xml:space="preserve">, </w:t>
      </w:r>
      <w:r w:rsidRPr="004344A7">
        <w:rPr>
          <w:rFonts w:eastAsiaTheme="minorHAnsi" w:cs="Helvetica"/>
          <w:kern w:val="0"/>
          <w:szCs w:val="20"/>
        </w:rPr>
        <w:t>ZEILIK• GREGORY</w:t>
      </w:r>
      <w:r>
        <w:rPr>
          <w:rFonts w:eastAsiaTheme="minorHAnsi" w:cs="Helvetica"/>
          <w:kern w:val="0"/>
          <w:szCs w:val="20"/>
        </w:rPr>
        <w:t xml:space="preserve">, </w:t>
      </w:r>
      <w:r>
        <w:rPr>
          <w:rFonts w:ascii="*Minion Pro-1833-Identity-H" w:hAnsi="*Minion Pro-1833-Identity-H"/>
          <w:szCs w:val="20"/>
        </w:rPr>
        <w:t xml:space="preserve">Thomson Learning </w:t>
      </w:r>
    </w:p>
    <w:p w14:paraId="30819CF4" w14:textId="77777777" w:rsidR="00B3603B" w:rsidRPr="00263928" w:rsidRDefault="00B3603B" w:rsidP="00B360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wordWrap/>
        <w:adjustRightInd w:val="0"/>
        <w:spacing w:after="0" w:line="240" w:lineRule="auto"/>
        <w:ind w:leftChars="200" w:left="400" w:firstLineChars="50" w:firstLine="100"/>
        <w:jc w:val="left"/>
        <w:rPr>
          <w:rFonts w:eastAsiaTheme="minorHAnsi" w:cs="굴림"/>
          <w:color w:val="000000"/>
          <w:kern w:val="0"/>
          <w:szCs w:val="20"/>
        </w:rPr>
      </w:pPr>
      <w:r>
        <w:rPr>
          <w:rFonts w:eastAsiaTheme="minorHAnsi" w:cs="굴림" w:hint="eastAsia"/>
          <w:color w:val="000000"/>
          <w:kern w:val="0"/>
          <w:szCs w:val="20"/>
        </w:rPr>
        <w:t>-</w:t>
      </w:r>
      <w:r>
        <w:rPr>
          <w:rFonts w:eastAsiaTheme="minorHAnsi" w:cs="굴림"/>
          <w:color w:val="000000"/>
          <w:kern w:val="0"/>
          <w:szCs w:val="20"/>
        </w:rPr>
        <w:t xml:space="preserve"> </w:t>
      </w:r>
      <w:r>
        <w:rPr>
          <w:rFonts w:eastAsiaTheme="minorHAnsi" w:cs="굴림" w:hint="eastAsia"/>
          <w:color w:val="000000"/>
          <w:kern w:val="0"/>
          <w:szCs w:val="20"/>
        </w:rPr>
        <w:t>천문학 실습,</w:t>
      </w:r>
      <w:r>
        <w:rPr>
          <w:rFonts w:eastAsiaTheme="minorHAnsi" w:cs="굴림"/>
          <w:color w:val="000000"/>
          <w:kern w:val="0"/>
          <w:szCs w:val="20"/>
        </w:rPr>
        <w:t xml:space="preserve"> </w:t>
      </w:r>
      <w:r>
        <w:rPr>
          <w:rFonts w:eastAsiaTheme="minorHAnsi" w:cs="굴림" w:hint="eastAsia"/>
          <w:color w:val="000000"/>
          <w:kern w:val="0"/>
          <w:szCs w:val="20"/>
        </w:rPr>
        <w:t>김철희,</w:t>
      </w:r>
      <w:r>
        <w:rPr>
          <w:rFonts w:eastAsiaTheme="minorHAnsi" w:cs="굴림"/>
          <w:color w:val="000000"/>
          <w:kern w:val="0"/>
          <w:szCs w:val="20"/>
        </w:rPr>
        <w:t xml:space="preserve"> </w:t>
      </w:r>
      <w:r>
        <w:rPr>
          <w:rFonts w:eastAsiaTheme="minorHAnsi" w:cs="굴림" w:hint="eastAsia"/>
          <w:color w:val="000000"/>
          <w:kern w:val="0"/>
          <w:szCs w:val="20"/>
        </w:rPr>
        <w:t>시그마프래스</w:t>
      </w:r>
    </w:p>
    <w:p w14:paraId="2620EB1B" w14:textId="77777777" w:rsidR="00D117FC" w:rsidRDefault="00D117FC">
      <w:pPr>
        <w:widowControl/>
        <w:wordWrap/>
        <w:autoSpaceDE/>
        <w:autoSpaceDN/>
        <w:rPr>
          <w:rFonts w:eastAsiaTheme="minorHAnsi" w:cs="굴림"/>
          <w:b/>
          <w:bCs/>
          <w:color w:val="000000"/>
          <w:kern w:val="0"/>
          <w:sz w:val="22"/>
        </w:rPr>
      </w:pPr>
      <w:r>
        <w:rPr>
          <w:rFonts w:eastAsiaTheme="minorHAnsi" w:cs="굴림"/>
          <w:b/>
          <w:bCs/>
          <w:color w:val="000000"/>
          <w:kern w:val="0"/>
          <w:sz w:val="22"/>
        </w:rPr>
        <w:br w:type="page"/>
      </w:r>
    </w:p>
    <w:p w14:paraId="5C9B9FD6" w14:textId="53134A94" w:rsidR="00EF278B" w:rsidRDefault="00AB02DE">
      <w:pPr>
        <w:spacing w:after="0" w:line="240" w:lineRule="auto"/>
        <w:ind w:firstLine="100"/>
        <w:textAlignment w:val="baseline"/>
        <w:rPr>
          <w:rFonts w:eastAsiaTheme="minorHAnsi" w:cs="굴림"/>
          <w:color w:val="000000"/>
          <w:kern w:val="0"/>
          <w:szCs w:val="20"/>
        </w:rPr>
      </w:pPr>
      <w:r>
        <w:rPr>
          <w:rFonts w:eastAsiaTheme="minorHAnsi" w:cs="굴림"/>
          <w:b/>
          <w:bCs/>
          <w:color w:val="000000"/>
          <w:kern w:val="0"/>
          <w:sz w:val="22"/>
        </w:rPr>
        <w:lastRenderedPageBreak/>
        <w:t xml:space="preserve">4. </w:t>
      </w:r>
      <w:r>
        <w:rPr>
          <w:rFonts w:eastAsiaTheme="minorHAnsi" w:cs="함초롬바탕"/>
          <w:b/>
          <w:bCs/>
          <w:color w:val="000000"/>
          <w:kern w:val="0"/>
          <w:sz w:val="22"/>
        </w:rPr>
        <w:t>Class Method</w:t>
      </w:r>
      <w:r>
        <w:rPr>
          <w:rFonts w:eastAsiaTheme="minorHAnsi" w:cs="굴림"/>
          <w:b/>
          <w:bCs/>
          <w:color w:val="000000"/>
          <w:kern w:val="0"/>
          <w:sz w:val="22"/>
        </w:rPr>
        <w:t xml:space="preserve"> </w:t>
      </w:r>
    </w:p>
    <w:p w14:paraId="66B6D033" w14:textId="77777777" w:rsidR="00B3603B" w:rsidRPr="00CD0129" w:rsidRDefault="00B3603B" w:rsidP="00B3603B">
      <w:pPr>
        <w:tabs>
          <w:tab w:val="left" w:pos="-26028"/>
          <w:tab w:val="left" w:pos="-25228"/>
          <w:tab w:val="left" w:pos="-24428"/>
          <w:tab w:val="left" w:pos="-23628"/>
          <w:tab w:val="left" w:pos="-22828"/>
          <w:tab w:val="left" w:pos="-22028"/>
          <w:tab w:val="left" w:pos="-21228"/>
          <w:tab w:val="left" w:pos="6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84"/>
        <w:textAlignment w:val="baseline"/>
        <w:rPr>
          <w:rFonts w:eastAsiaTheme="minorHAnsi" w:cs="굴림"/>
          <w:color w:val="000000"/>
          <w:kern w:val="0"/>
          <w:sz w:val="18"/>
          <w:szCs w:val="20"/>
          <w:lang w:val="en-GB"/>
        </w:rPr>
      </w:pPr>
      <w:r w:rsidRPr="00077A26">
        <w:rPr>
          <w:rFonts w:eastAsiaTheme="minorHAnsi" w:cs="함초롬바탕"/>
          <w:color w:val="000000"/>
          <w:kern w:val="0"/>
        </w:rPr>
        <w:t>A</w:t>
      </w:r>
      <w:r w:rsidRPr="00263928">
        <w:rPr>
          <w:rFonts w:eastAsiaTheme="minorHAnsi" w:cs="함초롬바탕" w:hint="eastAsia"/>
          <w:color w:val="000000"/>
          <w:kern w:val="0"/>
        </w:rPr>
        <w:t xml:space="preserve">. </w:t>
      </w:r>
      <w:r>
        <w:rPr>
          <w:rFonts w:eastAsiaTheme="minorHAnsi" w:cs="함초롬바탕"/>
          <w:color w:val="000000"/>
          <w:kern w:val="0"/>
        </w:rPr>
        <w:tab/>
      </w:r>
      <w:r w:rsidRPr="00B3160B">
        <w:rPr>
          <w:rFonts w:eastAsiaTheme="minorHAnsi" w:cs="함초롬바탕"/>
          <w:color w:val="000000"/>
          <w:kern w:val="0"/>
        </w:rPr>
        <w:t>Half of the experiments are composed of activities</w:t>
      </w:r>
      <w:r>
        <w:rPr>
          <w:rFonts w:eastAsiaTheme="minorHAnsi" w:cs="함초롬바탕"/>
          <w:color w:val="000000"/>
          <w:kern w:val="0"/>
        </w:rPr>
        <w:t xml:space="preserve"> viewing the sky with the naked eye,</w:t>
      </w:r>
      <w:r w:rsidRPr="00B3160B">
        <w:rPr>
          <w:rFonts w:eastAsiaTheme="minorHAnsi" w:cs="함초롬바탕"/>
          <w:color w:val="000000"/>
          <w:kern w:val="0"/>
        </w:rPr>
        <w:t xml:space="preserve"> </w:t>
      </w:r>
      <w:r>
        <w:rPr>
          <w:rFonts w:eastAsiaTheme="minorHAnsi" w:cs="함초롬바탕"/>
          <w:color w:val="000000"/>
          <w:kern w:val="0"/>
        </w:rPr>
        <w:t xml:space="preserve">a </w:t>
      </w:r>
      <w:r w:rsidRPr="00B3160B">
        <w:rPr>
          <w:rFonts w:eastAsiaTheme="minorHAnsi" w:cs="함초롬바탕"/>
          <w:color w:val="000000"/>
          <w:kern w:val="0"/>
        </w:rPr>
        <w:t>telescope</w:t>
      </w:r>
      <w:r>
        <w:rPr>
          <w:rFonts w:eastAsiaTheme="minorHAnsi" w:cs="함초롬바탕"/>
          <w:color w:val="000000"/>
          <w:kern w:val="0"/>
        </w:rPr>
        <w:t>,</w:t>
      </w:r>
      <w:r w:rsidRPr="00B3160B">
        <w:rPr>
          <w:rFonts w:eastAsiaTheme="minorHAnsi" w:cs="함초롬바탕"/>
          <w:color w:val="000000"/>
          <w:kern w:val="0"/>
        </w:rPr>
        <w:t xml:space="preserve"> </w:t>
      </w:r>
      <w:r>
        <w:rPr>
          <w:rFonts w:eastAsiaTheme="minorHAnsi" w:cs="함초롬바탕"/>
          <w:color w:val="000000"/>
          <w:kern w:val="0"/>
        </w:rPr>
        <w:t>and</w:t>
      </w:r>
      <w:r w:rsidRPr="00B3160B">
        <w:rPr>
          <w:rFonts w:eastAsiaTheme="minorHAnsi" w:cs="함초롬바탕"/>
          <w:color w:val="000000"/>
          <w:kern w:val="0"/>
        </w:rPr>
        <w:t xml:space="preserve"> </w:t>
      </w:r>
      <w:r>
        <w:rPr>
          <w:rFonts w:eastAsiaTheme="minorHAnsi" w:cs="함초롬바탕"/>
          <w:color w:val="000000"/>
          <w:kern w:val="0"/>
        </w:rPr>
        <w:t xml:space="preserve">a </w:t>
      </w:r>
      <w:r w:rsidRPr="00B3160B">
        <w:rPr>
          <w:rFonts w:eastAsiaTheme="minorHAnsi" w:cs="함초롬바탕"/>
          <w:color w:val="000000"/>
          <w:kern w:val="0"/>
        </w:rPr>
        <w:t>DSLR camera. Students</w:t>
      </w:r>
      <w:r>
        <w:rPr>
          <w:rFonts w:eastAsiaTheme="minorHAnsi" w:cs="함초롬바탕"/>
          <w:color w:val="000000"/>
          <w:kern w:val="0"/>
        </w:rPr>
        <w:t xml:space="preserve"> learn to </w:t>
      </w:r>
      <w:r w:rsidRPr="00B3160B">
        <w:rPr>
          <w:rFonts w:eastAsiaTheme="minorHAnsi" w:cs="함초롬바탕"/>
          <w:color w:val="000000"/>
          <w:kern w:val="0"/>
        </w:rPr>
        <w:t>observe the Sun in the daytime and deep sky objects at night.</w:t>
      </w:r>
    </w:p>
    <w:p w14:paraId="0E5E25F9" w14:textId="77777777" w:rsidR="00B3603B" w:rsidRPr="00263928" w:rsidRDefault="00B3603B" w:rsidP="00B3603B">
      <w:pPr>
        <w:spacing w:after="0" w:line="276" w:lineRule="auto"/>
        <w:ind w:left="300"/>
        <w:textAlignment w:val="baseline"/>
        <w:rPr>
          <w:rFonts w:eastAsiaTheme="minorHAnsi" w:cs="굴림"/>
          <w:color w:val="000000"/>
          <w:kern w:val="0"/>
          <w:szCs w:val="20"/>
        </w:rPr>
      </w:pPr>
      <w:r>
        <w:rPr>
          <w:rFonts w:eastAsiaTheme="minorHAnsi" w:cs="함초롬바탕" w:hint="eastAsia"/>
          <w:color w:val="000000"/>
          <w:kern w:val="0"/>
          <w:szCs w:val="20"/>
        </w:rPr>
        <w:t>B</w:t>
      </w:r>
      <w:r w:rsidRPr="00263928">
        <w:rPr>
          <w:rFonts w:eastAsiaTheme="minorHAnsi" w:cs="굴림"/>
          <w:color w:val="000000"/>
          <w:kern w:val="0"/>
          <w:szCs w:val="20"/>
        </w:rPr>
        <w:t xml:space="preserve">. </w:t>
      </w:r>
      <w:r w:rsidRPr="006F6D6B">
        <w:rPr>
          <w:rFonts w:eastAsiaTheme="minorHAnsi" w:cs="굴림"/>
          <w:color w:val="000000"/>
          <w:kern w:val="0"/>
          <w:szCs w:val="20"/>
        </w:rPr>
        <w:t xml:space="preserve">Other experiments are about measuring distances </w:t>
      </w:r>
      <w:r>
        <w:rPr>
          <w:rFonts w:eastAsiaTheme="minorHAnsi" w:cs="굴림"/>
          <w:color w:val="000000"/>
          <w:kern w:val="0"/>
          <w:szCs w:val="20"/>
        </w:rPr>
        <w:t>in the</w:t>
      </w:r>
      <w:r w:rsidRPr="006F6D6B">
        <w:rPr>
          <w:rFonts w:eastAsiaTheme="minorHAnsi" w:cs="굴림"/>
          <w:color w:val="000000"/>
          <w:kern w:val="0"/>
          <w:szCs w:val="20"/>
        </w:rPr>
        <w:t xml:space="preserve"> </w:t>
      </w:r>
      <w:r>
        <w:rPr>
          <w:rFonts w:eastAsiaTheme="minorHAnsi" w:cs="굴림"/>
          <w:color w:val="000000"/>
          <w:kern w:val="0"/>
          <w:szCs w:val="20"/>
        </w:rPr>
        <w:t>universe</w:t>
      </w:r>
      <w:r w:rsidRPr="006F6D6B">
        <w:rPr>
          <w:rFonts w:eastAsiaTheme="minorHAnsi" w:cs="굴림"/>
          <w:color w:val="000000"/>
          <w:kern w:val="0"/>
          <w:szCs w:val="20"/>
        </w:rPr>
        <w:t>. From nearby stars to distant galaxies, students learn to determine the distances of various celestial bodies</w:t>
      </w:r>
      <w:r>
        <w:rPr>
          <w:rFonts w:eastAsiaTheme="minorHAnsi" w:cs="굴림"/>
          <w:color w:val="000000"/>
          <w:kern w:val="0"/>
          <w:szCs w:val="20"/>
        </w:rPr>
        <w:t>’ data</w:t>
      </w:r>
      <w:r w:rsidRPr="006F6D6B">
        <w:rPr>
          <w:rFonts w:eastAsiaTheme="minorHAnsi" w:cs="굴림"/>
          <w:color w:val="000000"/>
          <w:kern w:val="0"/>
          <w:szCs w:val="20"/>
        </w:rPr>
        <w:t xml:space="preserve"> step by step</w:t>
      </w:r>
      <w:r>
        <w:rPr>
          <w:rFonts w:eastAsiaTheme="minorHAnsi" w:cs="굴림"/>
          <w:color w:val="000000"/>
          <w:kern w:val="0"/>
          <w:szCs w:val="20"/>
        </w:rPr>
        <w:t>, so that</w:t>
      </w:r>
      <w:r w:rsidRPr="006F6D6B">
        <w:rPr>
          <w:rFonts w:eastAsiaTheme="minorHAnsi" w:cs="굴림"/>
          <w:color w:val="000000"/>
          <w:kern w:val="0"/>
          <w:szCs w:val="20"/>
        </w:rPr>
        <w:t xml:space="preserve"> they can get an idea of the size of the universe.</w:t>
      </w:r>
    </w:p>
    <w:p w14:paraId="4CE37515" w14:textId="77777777" w:rsidR="00B3603B" w:rsidRPr="00263928" w:rsidRDefault="00B3603B" w:rsidP="00B3603B">
      <w:pPr>
        <w:spacing w:after="0" w:line="276" w:lineRule="auto"/>
        <w:ind w:left="300"/>
        <w:textAlignment w:val="baseline"/>
        <w:rPr>
          <w:rFonts w:eastAsiaTheme="minorHAnsi" w:cs="굴림"/>
          <w:color w:val="000000"/>
          <w:kern w:val="0"/>
          <w:szCs w:val="20"/>
        </w:rPr>
      </w:pPr>
      <w:r>
        <w:rPr>
          <w:rFonts w:eastAsiaTheme="minorHAnsi" w:cs="함초롬바탕" w:hint="eastAsia"/>
          <w:color w:val="000000"/>
          <w:kern w:val="0"/>
          <w:szCs w:val="20"/>
        </w:rPr>
        <w:t>C</w:t>
      </w:r>
      <w:r w:rsidRPr="00263928">
        <w:rPr>
          <w:rFonts w:eastAsiaTheme="minorHAnsi" w:cs="굴림"/>
          <w:color w:val="000000"/>
          <w:kern w:val="0"/>
          <w:szCs w:val="20"/>
        </w:rPr>
        <w:t xml:space="preserve">. </w:t>
      </w:r>
      <w:r>
        <w:rPr>
          <w:rFonts w:eastAsiaTheme="minorHAnsi" w:cs="굴림"/>
          <w:color w:val="000000"/>
          <w:kern w:val="0"/>
          <w:szCs w:val="20"/>
        </w:rPr>
        <w:t>R</w:t>
      </w:r>
      <w:r w:rsidRPr="00622FCF">
        <w:rPr>
          <w:rFonts w:eastAsiaTheme="minorHAnsi" w:cs="굴림"/>
          <w:color w:val="000000"/>
          <w:kern w:val="0"/>
          <w:szCs w:val="20"/>
        </w:rPr>
        <w:t xml:space="preserve">eports are </w:t>
      </w:r>
      <w:r>
        <w:rPr>
          <w:rFonts w:eastAsiaTheme="minorHAnsi" w:cs="굴림"/>
          <w:color w:val="000000"/>
          <w:kern w:val="0"/>
          <w:szCs w:val="20"/>
        </w:rPr>
        <w:t xml:space="preserve">in two formats, </w:t>
      </w:r>
      <w:r w:rsidRPr="00622FCF">
        <w:rPr>
          <w:rFonts w:eastAsiaTheme="minorHAnsi" w:cs="굴림"/>
          <w:color w:val="000000"/>
          <w:kern w:val="0"/>
          <w:szCs w:val="20"/>
        </w:rPr>
        <w:t>worksheet format</w:t>
      </w:r>
      <w:r>
        <w:rPr>
          <w:rFonts w:eastAsiaTheme="minorHAnsi" w:cs="굴림"/>
          <w:color w:val="000000"/>
          <w:kern w:val="0"/>
          <w:szCs w:val="20"/>
        </w:rPr>
        <w:t>,</w:t>
      </w:r>
      <w:r w:rsidRPr="00622FCF">
        <w:rPr>
          <w:rFonts w:eastAsiaTheme="minorHAnsi" w:cs="굴림"/>
          <w:color w:val="000000"/>
          <w:kern w:val="0"/>
          <w:szCs w:val="20"/>
        </w:rPr>
        <w:t xml:space="preserve"> and </w:t>
      </w:r>
      <w:r>
        <w:rPr>
          <w:rFonts w:eastAsiaTheme="minorHAnsi" w:cs="굴림" w:hint="eastAsia"/>
          <w:color w:val="000000"/>
          <w:kern w:val="0"/>
          <w:szCs w:val="20"/>
        </w:rPr>
        <w:t>f</w:t>
      </w:r>
      <w:r>
        <w:rPr>
          <w:rFonts w:eastAsiaTheme="minorHAnsi" w:cs="굴림"/>
          <w:color w:val="000000"/>
          <w:kern w:val="0"/>
          <w:szCs w:val="20"/>
        </w:rPr>
        <w:t>ull re</w:t>
      </w:r>
      <w:r w:rsidRPr="00622FCF">
        <w:rPr>
          <w:rFonts w:eastAsiaTheme="minorHAnsi" w:cs="굴림"/>
          <w:color w:val="000000"/>
          <w:kern w:val="0"/>
          <w:szCs w:val="20"/>
        </w:rPr>
        <w:t xml:space="preserve">port format. </w:t>
      </w:r>
      <w:r>
        <w:rPr>
          <w:rFonts w:eastAsiaTheme="minorHAnsi" w:cs="굴림"/>
          <w:color w:val="000000"/>
          <w:kern w:val="0"/>
          <w:szCs w:val="20"/>
        </w:rPr>
        <w:t xml:space="preserve">As a </w:t>
      </w:r>
      <w:r w:rsidRPr="00622FCF">
        <w:rPr>
          <w:rFonts w:eastAsiaTheme="minorHAnsi" w:cs="굴림"/>
          <w:color w:val="000000"/>
          <w:kern w:val="0"/>
          <w:szCs w:val="20"/>
        </w:rPr>
        <w:t xml:space="preserve">case, follow </w:t>
      </w:r>
      <w:r>
        <w:rPr>
          <w:rFonts w:eastAsiaTheme="minorHAnsi" w:cs="굴림"/>
          <w:color w:val="000000"/>
          <w:kern w:val="0"/>
          <w:szCs w:val="20"/>
        </w:rPr>
        <w:t xml:space="preserve">the </w:t>
      </w:r>
      <w:r w:rsidRPr="00622FCF">
        <w:rPr>
          <w:rFonts w:eastAsiaTheme="minorHAnsi" w:cs="굴림"/>
          <w:color w:val="000000"/>
          <w:kern w:val="0"/>
          <w:szCs w:val="20"/>
        </w:rPr>
        <w:t xml:space="preserve">attached </w:t>
      </w:r>
      <w:r>
        <w:rPr>
          <w:rFonts w:eastAsiaTheme="minorHAnsi" w:cs="굴림"/>
          <w:color w:val="000000"/>
          <w:kern w:val="0"/>
          <w:szCs w:val="20"/>
        </w:rPr>
        <w:t>rubrics</w:t>
      </w:r>
      <w:r w:rsidRPr="00622FCF">
        <w:rPr>
          <w:rFonts w:eastAsiaTheme="minorHAnsi" w:cs="굴림"/>
          <w:color w:val="000000"/>
          <w:kern w:val="0"/>
          <w:szCs w:val="20"/>
        </w:rPr>
        <w:t>.</w:t>
      </w:r>
    </w:p>
    <w:p w14:paraId="4D0F863D" w14:textId="77777777" w:rsidR="00B3603B" w:rsidRPr="00263928" w:rsidRDefault="00B3603B" w:rsidP="00B3603B">
      <w:pPr>
        <w:spacing w:after="0" w:line="276" w:lineRule="auto"/>
        <w:ind w:left="300"/>
        <w:textAlignment w:val="baseline"/>
        <w:rPr>
          <w:rFonts w:eastAsiaTheme="minorHAnsi" w:cs="굴림"/>
          <w:color w:val="000000"/>
          <w:kern w:val="0"/>
          <w:szCs w:val="20"/>
        </w:rPr>
      </w:pPr>
      <w:r w:rsidRPr="00263928">
        <w:rPr>
          <w:rFonts w:eastAsiaTheme="minorHAnsi" w:cs="함초롬바탕" w:hint="eastAsia"/>
          <w:b/>
          <w:bCs/>
          <w:color w:val="000000"/>
          <w:kern w:val="0"/>
          <w:szCs w:val="20"/>
        </w:rPr>
        <w:t xml:space="preserve">※ </w:t>
      </w:r>
      <w:r w:rsidRPr="00EE225F">
        <w:rPr>
          <w:rFonts w:eastAsiaTheme="minorHAnsi" w:cs="함초롬바탕"/>
          <w:b/>
          <w:bCs/>
          <w:color w:val="000000"/>
          <w:kern w:val="0"/>
          <w:szCs w:val="20"/>
        </w:rPr>
        <w:t xml:space="preserve">For </w:t>
      </w:r>
      <w:r>
        <w:rPr>
          <w:rFonts w:eastAsiaTheme="minorHAnsi" w:cs="함초롬바탕" w:hint="eastAsia"/>
          <w:b/>
          <w:bCs/>
          <w:color w:val="000000"/>
          <w:kern w:val="0"/>
          <w:szCs w:val="20"/>
        </w:rPr>
        <w:t>class-related</w:t>
      </w:r>
      <w:r w:rsidRPr="00EE225F">
        <w:rPr>
          <w:rFonts w:eastAsiaTheme="minorHAnsi" w:cs="함초롬바탕"/>
          <w:b/>
          <w:bCs/>
          <w:color w:val="000000"/>
          <w:kern w:val="0"/>
          <w:szCs w:val="20"/>
        </w:rPr>
        <w:t xml:space="preserve"> information, please refer to Google Classroom. For example, announcements or report submissions</w:t>
      </w:r>
      <w:r>
        <w:rPr>
          <w:rFonts w:eastAsiaTheme="minorHAnsi" w:cs="함초롬바탕"/>
          <w:b/>
          <w:bCs/>
          <w:color w:val="000000"/>
          <w:kern w:val="0"/>
          <w:szCs w:val="20"/>
        </w:rPr>
        <w:t>, etc..</w:t>
      </w:r>
    </w:p>
    <w:p w14:paraId="7DFD0B62" w14:textId="77777777" w:rsidR="00EF278B" w:rsidRDefault="00EF278B">
      <w:pPr>
        <w:spacing w:after="0" w:line="276" w:lineRule="auto"/>
        <w:textAlignment w:val="baseline"/>
        <w:rPr>
          <w:rFonts w:eastAsiaTheme="minorHAnsi" w:cs="굴림"/>
          <w:b/>
          <w:bCs/>
          <w:color w:val="000000"/>
          <w:kern w:val="0"/>
          <w:sz w:val="10"/>
          <w:szCs w:val="10"/>
        </w:rPr>
      </w:pPr>
    </w:p>
    <w:p w14:paraId="6FAABD56"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5. Evaluation</w:t>
      </w:r>
    </w:p>
    <w:p w14:paraId="042E8D7F" w14:textId="77777777" w:rsidR="00EF278B" w:rsidRDefault="00AB02DE">
      <w:pPr>
        <w:spacing w:after="0" w:line="276" w:lineRule="auto"/>
        <w:ind w:firstLineChars="150" w:firstLine="300"/>
        <w:textAlignment w:val="baseline"/>
        <w:rPr>
          <w:rFonts w:eastAsiaTheme="minorHAnsi" w:cs="굴림"/>
          <w:color w:val="000000"/>
          <w:kern w:val="0"/>
          <w:szCs w:val="20"/>
        </w:rPr>
      </w:pPr>
      <w:r>
        <w:rPr>
          <w:rFonts w:eastAsiaTheme="minorHAnsi" w:cs="함초롬바탕"/>
          <w:color w:val="000000"/>
          <w:kern w:val="0"/>
          <w:szCs w:val="20"/>
        </w:rPr>
        <w:t>A</w:t>
      </w:r>
      <w:r>
        <w:rPr>
          <w:rFonts w:eastAsiaTheme="minorHAnsi" w:cs="굴림"/>
          <w:color w:val="000000"/>
          <w:kern w:val="0"/>
          <w:szCs w:val="20"/>
        </w:rPr>
        <w:t xml:space="preserve">. </w:t>
      </w:r>
      <w:r>
        <w:rPr>
          <w:rFonts w:eastAsiaTheme="minorHAnsi" w:cs="함초롬바탕"/>
          <w:color w:val="000000"/>
          <w:kern w:val="0"/>
          <w:szCs w:val="20"/>
        </w:rPr>
        <w:t>Evaluation Criteria</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010"/>
        <w:gridCol w:w="2010"/>
        <w:gridCol w:w="2010"/>
        <w:gridCol w:w="2010"/>
      </w:tblGrid>
      <w:tr w:rsidR="00B3603B" w:rsidRPr="00263928" w14:paraId="227400FC" w14:textId="77777777" w:rsidTr="003D6736">
        <w:trPr>
          <w:trHeight w:val="619"/>
          <w:jc w:val="center"/>
        </w:trPr>
        <w:tc>
          <w:tcPr>
            <w:tcW w:w="2010" w:type="dxa"/>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581DA6C0" w14:textId="77777777" w:rsidR="00B3603B" w:rsidRPr="00263928" w:rsidRDefault="00B3603B" w:rsidP="003D6736">
            <w:pPr>
              <w:wordWrap/>
              <w:spacing w:after="0" w:line="276" w:lineRule="auto"/>
              <w:jc w:val="center"/>
              <w:textAlignment w:val="baseline"/>
              <w:rPr>
                <w:rFonts w:eastAsiaTheme="minorHAnsi" w:cs="굴림"/>
                <w:color w:val="000000"/>
                <w:kern w:val="0"/>
                <w:szCs w:val="20"/>
              </w:rPr>
            </w:pPr>
            <w:r>
              <w:rPr>
                <w:rFonts w:eastAsiaTheme="minorHAnsi" w:cs="함초롬돋움"/>
                <w:b/>
                <w:bCs/>
                <w:color w:val="000000"/>
                <w:kern w:val="0"/>
              </w:rPr>
              <w:t>Reports</w:t>
            </w:r>
          </w:p>
        </w:tc>
        <w:tc>
          <w:tcPr>
            <w:tcW w:w="2010"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6F32607" w14:textId="77777777" w:rsidR="00B3603B" w:rsidRPr="008431CC" w:rsidRDefault="00B3603B" w:rsidP="003D6736">
            <w:pPr>
              <w:wordWrap/>
              <w:spacing w:after="0" w:line="276" w:lineRule="auto"/>
              <w:jc w:val="center"/>
              <w:textAlignment w:val="baseline"/>
              <w:rPr>
                <w:rFonts w:eastAsiaTheme="minorHAnsi" w:cs="굴림"/>
                <w:b/>
                <w:bCs/>
                <w:color w:val="000000"/>
                <w:kern w:val="0"/>
                <w:szCs w:val="20"/>
              </w:rPr>
            </w:pPr>
            <w:r w:rsidRPr="008431CC">
              <w:rPr>
                <w:rFonts w:eastAsiaTheme="minorHAnsi" w:cs="굴림" w:hint="eastAsia"/>
                <w:b/>
                <w:bCs/>
                <w:color w:val="000000"/>
                <w:kern w:val="0"/>
                <w:szCs w:val="20"/>
              </w:rPr>
              <w:t>A</w:t>
            </w:r>
            <w:r w:rsidRPr="008431CC">
              <w:rPr>
                <w:rFonts w:eastAsiaTheme="minorHAnsi" w:cs="굴림"/>
                <w:b/>
                <w:bCs/>
                <w:color w:val="000000"/>
                <w:kern w:val="0"/>
                <w:szCs w:val="20"/>
              </w:rPr>
              <w:t>ttitude</w:t>
            </w:r>
          </w:p>
        </w:tc>
        <w:tc>
          <w:tcPr>
            <w:tcW w:w="2010"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90687BA" w14:textId="77777777" w:rsidR="00B3603B" w:rsidRPr="00263928" w:rsidRDefault="00B3603B" w:rsidP="003D6736">
            <w:pPr>
              <w:wordWrap/>
              <w:spacing w:after="0" w:line="276" w:lineRule="auto"/>
              <w:jc w:val="center"/>
              <w:textAlignment w:val="baseline"/>
              <w:rPr>
                <w:rFonts w:eastAsiaTheme="minorHAnsi" w:cs="굴림"/>
                <w:b/>
                <w:color w:val="000000"/>
                <w:kern w:val="0"/>
                <w:szCs w:val="20"/>
              </w:rPr>
            </w:pPr>
            <w:r w:rsidRPr="00677457">
              <w:rPr>
                <w:rFonts w:eastAsiaTheme="minorHAnsi" w:cs="굴림" w:hint="eastAsia"/>
                <w:b/>
                <w:color w:val="000000"/>
                <w:kern w:val="0"/>
                <w:szCs w:val="20"/>
              </w:rPr>
              <w:t>Attendance</w:t>
            </w:r>
          </w:p>
        </w:tc>
        <w:tc>
          <w:tcPr>
            <w:tcW w:w="2010"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5A91B25A" w14:textId="77777777" w:rsidR="00B3603B" w:rsidRPr="00263928" w:rsidRDefault="00B3603B" w:rsidP="003D6736">
            <w:pPr>
              <w:wordWrap/>
              <w:spacing w:after="0" w:line="276" w:lineRule="auto"/>
              <w:jc w:val="center"/>
              <w:textAlignment w:val="baseline"/>
              <w:rPr>
                <w:rFonts w:eastAsiaTheme="minorHAnsi" w:cs="굴림"/>
                <w:color w:val="000000"/>
                <w:kern w:val="0"/>
                <w:szCs w:val="20"/>
              </w:rPr>
            </w:pPr>
            <w:r>
              <w:rPr>
                <w:rFonts w:eastAsiaTheme="minorHAnsi" w:cs="함초롬돋움" w:hint="eastAsia"/>
                <w:b/>
                <w:bCs/>
                <w:color w:val="000000"/>
                <w:kern w:val="0"/>
              </w:rPr>
              <w:t>S</w:t>
            </w:r>
            <w:r>
              <w:rPr>
                <w:rFonts w:eastAsiaTheme="minorHAnsi" w:cs="함초롬돋움"/>
                <w:b/>
                <w:bCs/>
                <w:color w:val="000000"/>
                <w:kern w:val="0"/>
              </w:rPr>
              <w:t>um</w:t>
            </w:r>
          </w:p>
        </w:tc>
      </w:tr>
      <w:tr w:rsidR="00B3603B" w:rsidRPr="00263928" w14:paraId="1F3FE68E" w14:textId="77777777" w:rsidTr="003D6736">
        <w:trPr>
          <w:trHeight w:val="573"/>
          <w:jc w:val="center"/>
        </w:trPr>
        <w:tc>
          <w:tcPr>
            <w:tcW w:w="2010"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575698AA" w14:textId="77777777" w:rsidR="00B3603B" w:rsidRPr="00263928" w:rsidRDefault="00B3603B" w:rsidP="003D6736">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8</w:t>
            </w:r>
            <w:r>
              <w:rPr>
                <w:rFonts w:eastAsiaTheme="minorHAnsi" w:cs="굴림"/>
                <w:color w:val="000000"/>
                <w:kern w:val="0"/>
                <w:szCs w:val="24"/>
              </w:rPr>
              <w:t>0</w:t>
            </w:r>
          </w:p>
        </w:tc>
        <w:tc>
          <w:tcPr>
            <w:tcW w:w="2010"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1391277F" w14:textId="3D10A98A" w:rsidR="00B3603B" w:rsidRPr="00263928" w:rsidRDefault="00B3603B" w:rsidP="003D6736">
            <w:pPr>
              <w:wordWrap/>
              <w:spacing w:after="0" w:line="276" w:lineRule="auto"/>
              <w:jc w:val="center"/>
              <w:textAlignment w:val="baseline"/>
              <w:rPr>
                <w:rFonts w:eastAsiaTheme="minorHAnsi" w:cs="굴림"/>
                <w:color w:val="000000"/>
                <w:kern w:val="0"/>
                <w:szCs w:val="24"/>
              </w:rPr>
            </w:pPr>
            <w:r>
              <w:rPr>
                <w:rFonts w:eastAsiaTheme="minorHAnsi" w:cs="굴림"/>
                <w:color w:val="000000"/>
                <w:kern w:val="0"/>
                <w:szCs w:val="24"/>
              </w:rPr>
              <w:t>10</w:t>
            </w:r>
          </w:p>
        </w:tc>
        <w:tc>
          <w:tcPr>
            <w:tcW w:w="2010"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42A4E9C2" w14:textId="77777777" w:rsidR="00B3603B" w:rsidRPr="00263928" w:rsidRDefault="00B3603B" w:rsidP="003D6736">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1</w:t>
            </w:r>
            <w:r>
              <w:rPr>
                <w:rFonts w:eastAsiaTheme="minorHAnsi" w:cs="굴림"/>
                <w:color w:val="000000"/>
                <w:kern w:val="0"/>
                <w:szCs w:val="24"/>
              </w:rPr>
              <w:t>0</w:t>
            </w:r>
          </w:p>
        </w:tc>
        <w:tc>
          <w:tcPr>
            <w:tcW w:w="2010" w:type="dxa"/>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4BA8A146" w14:textId="77777777" w:rsidR="00B3603B" w:rsidRPr="00263928" w:rsidRDefault="00B3603B" w:rsidP="003D6736">
            <w:pPr>
              <w:wordWrap/>
              <w:spacing w:after="0" w:line="276" w:lineRule="auto"/>
              <w:jc w:val="center"/>
              <w:textAlignment w:val="baseline"/>
              <w:rPr>
                <w:rFonts w:eastAsiaTheme="minorHAnsi" w:cs="굴림"/>
                <w:color w:val="000000"/>
                <w:kern w:val="0"/>
              </w:rPr>
            </w:pPr>
            <w:r>
              <w:rPr>
                <w:rFonts w:eastAsiaTheme="minorHAnsi" w:cs="굴림" w:hint="eastAsia"/>
                <w:color w:val="000000"/>
                <w:kern w:val="0"/>
              </w:rPr>
              <w:t>1</w:t>
            </w:r>
            <w:r>
              <w:rPr>
                <w:rFonts w:eastAsiaTheme="minorHAnsi" w:cs="굴림"/>
                <w:color w:val="000000"/>
                <w:kern w:val="0"/>
              </w:rPr>
              <w:t>00</w:t>
            </w:r>
          </w:p>
        </w:tc>
      </w:tr>
    </w:tbl>
    <w:p w14:paraId="764881B5"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334"/>
        <w:textAlignment w:val="baseline"/>
        <w:rPr>
          <w:rFonts w:eastAsiaTheme="minorHAnsi" w:cs="함초롬바탕"/>
          <w:color w:val="000000"/>
          <w:kern w:val="0"/>
          <w:sz w:val="10"/>
          <w:szCs w:val="10"/>
        </w:rPr>
      </w:pPr>
    </w:p>
    <w:p w14:paraId="56A5038D" w14:textId="77777777" w:rsidR="00EF278B" w:rsidRDefault="00AB02D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334"/>
        <w:textAlignment w:val="baseline"/>
        <w:rPr>
          <w:rFonts w:eastAsiaTheme="minorHAnsi" w:cs="굴림"/>
          <w:color w:val="000000"/>
          <w:kern w:val="0"/>
          <w:sz w:val="18"/>
          <w:szCs w:val="20"/>
        </w:rPr>
      </w:pPr>
      <w:r>
        <w:rPr>
          <w:rFonts w:eastAsiaTheme="minorHAnsi" w:cs="함초롬바탕"/>
          <w:color w:val="000000"/>
          <w:kern w:val="0"/>
        </w:rPr>
        <w:t>B. Evaluation Method</w:t>
      </w:r>
    </w:p>
    <w:p w14:paraId="59B51A41" w14:textId="20184674" w:rsidR="00B3603B" w:rsidRDefault="00B3603B" w:rsidP="00B3603B">
      <w:pPr>
        <w:spacing w:after="0" w:line="240" w:lineRule="auto"/>
        <w:ind w:firstLineChars="100" w:firstLine="200"/>
        <w:rPr>
          <w:rFonts w:eastAsiaTheme="minorHAnsi" w:cs="Times New Roman"/>
          <w:color w:val="000000"/>
        </w:rPr>
      </w:pPr>
      <w:r w:rsidRPr="00CD0129">
        <w:rPr>
          <w:rFonts w:eastAsiaTheme="minorHAnsi" w:cs="함초롬바탕"/>
          <w:color w:val="000000"/>
          <w:kern w:val="0"/>
        </w:rPr>
        <w:t xml:space="preserve">1) </w:t>
      </w:r>
      <w:r w:rsidRPr="00CD0129">
        <w:rPr>
          <w:rFonts w:eastAsiaTheme="minorHAnsi" w:cs="Times New Roman"/>
          <w:b/>
          <w:color w:val="000000"/>
        </w:rPr>
        <w:t>Report 80</w:t>
      </w:r>
      <w:r w:rsidRPr="00AC2C43">
        <w:rPr>
          <w:rFonts w:eastAsiaTheme="minorHAnsi" w:cs="Times New Roman"/>
          <w:b/>
          <w:color w:val="000000" w:themeColor="text1"/>
        </w:rPr>
        <w:t>%</w:t>
      </w:r>
      <w:r w:rsidRPr="00AC2C43">
        <w:rPr>
          <w:rFonts w:eastAsiaTheme="minorHAnsi" w:cs="Times New Roman"/>
          <w:color w:val="000000" w:themeColor="text1"/>
        </w:rPr>
        <w:t xml:space="preserve">: </w:t>
      </w:r>
    </w:p>
    <w:p w14:paraId="13BD27BA" w14:textId="3EC80D6A" w:rsidR="00B3603B" w:rsidRDefault="00B3603B" w:rsidP="00B3603B">
      <w:pPr>
        <w:spacing w:after="0" w:line="240" w:lineRule="auto"/>
        <w:ind w:leftChars="213" w:left="566" w:hangingChars="70" w:hanging="140"/>
        <w:rPr>
          <w:rFonts w:eastAsiaTheme="minorHAnsi" w:cs="Times New Roman"/>
        </w:rPr>
      </w:pPr>
      <w:r>
        <w:rPr>
          <w:rFonts w:eastAsiaTheme="minorHAnsi" w:cs="Times New Roman"/>
          <w:color w:val="000000"/>
        </w:rPr>
        <w:t>- I</w:t>
      </w:r>
      <w:r w:rsidRPr="00CD0129">
        <w:rPr>
          <w:rFonts w:eastAsiaTheme="minorHAnsi" w:cs="Times New Roman"/>
          <w:color w:val="000000"/>
        </w:rPr>
        <w:t xml:space="preserve">n time you will get the score range of A to D, and it will be normally 1 week and the exact deadline will be announced in the classroom. </w:t>
      </w:r>
    </w:p>
    <w:p w14:paraId="5AA9C490" w14:textId="77777777" w:rsidR="00B3603B" w:rsidRDefault="00B3603B" w:rsidP="00B3603B">
      <w:pPr>
        <w:spacing w:after="0" w:line="240" w:lineRule="auto"/>
        <w:ind w:leftChars="213" w:left="566" w:hangingChars="70" w:hanging="140"/>
        <w:rPr>
          <w:rFonts w:eastAsiaTheme="minorHAnsi" w:cs="Times New Roman"/>
          <w:color w:val="000000"/>
        </w:rPr>
      </w:pPr>
      <w:r w:rsidRPr="00263928">
        <w:rPr>
          <w:rFonts w:eastAsiaTheme="minorHAnsi" w:cs="함초롬바탕" w:hint="eastAsia"/>
          <w:color w:val="000000"/>
          <w:kern w:val="0"/>
        </w:rPr>
        <w:t xml:space="preserve">- </w:t>
      </w:r>
      <w:r w:rsidRPr="006F56B5">
        <w:rPr>
          <w:rFonts w:eastAsiaTheme="minorHAnsi" w:cs="Times New Roman"/>
          <w:color w:val="000000"/>
        </w:rPr>
        <w:t xml:space="preserve">If you submit your report after, then and within </w:t>
      </w:r>
      <w:r>
        <w:rPr>
          <w:rFonts w:eastAsiaTheme="minorHAnsi" w:cs="Times New Roman"/>
          <w:color w:val="000000"/>
        </w:rPr>
        <w:t>1</w:t>
      </w:r>
      <w:r w:rsidRPr="006F56B5">
        <w:rPr>
          <w:rFonts w:eastAsiaTheme="minorHAnsi" w:cs="Times New Roman"/>
          <w:color w:val="000000"/>
        </w:rPr>
        <w:t xml:space="preserve"> weeks then you will get a score ranging from B to </w:t>
      </w:r>
      <w:r w:rsidRPr="006F56B5">
        <w:rPr>
          <w:rFonts w:eastAsiaTheme="minorHAnsi" w:cs="Times New Roman" w:hint="eastAsia"/>
          <w:color w:val="000000"/>
        </w:rPr>
        <w:t>F</w:t>
      </w:r>
      <w:r w:rsidRPr="006F56B5">
        <w:rPr>
          <w:rFonts w:eastAsiaTheme="minorHAnsi" w:cs="Times New Roman"/>
          <w:color w:val="000000"/>
        </w:rPr>
        <w:t xml:space="preserve">. </w:t>
      </w:r>
    </w:p>
    <w:p w14:paraId="3DE6B8C8" w14:textId="77777777" w:rsidR="00B3603B" w:rsidRPr="00084442" w:rsidRDefault="00B3603B" w:rsidP="00B3603B">
      <w:pPr>
        <w:spacing w:after="0" w:line="240" w:lineRule="auto"/>
        <w:ind w:leftChars="213" w:left="426" w:firstLineChars="100" w:firstLine="200"/>
        <w:rPr>
          <w:rFonts w:eastAsiaTheme="minorHAnsi" w:cs="Times New Roman"/>
        </w:rPr>
      </w:pPr>
      <w:r w:rsidRPr="006F56B5">
        <w:rPr>
          <w:rFonts w:eastAsiaTheme="minorHAnsi" w:cs="Times New Roman"/>
          <w:color w:val="000000"/>
        </w:rPr>
        <w:t xml:space="preserve">After </w:t>
      </w:r>
      <w:r>
        <w:rPr>
          <w:rFonts w:eastAsiaTheme="minorHAnsi" w:cs="Times New Roman"/>
          <w:color w:val="000000"/>
        </w:rPr>
        <w:t>1</w:t>
      </w:r>
      <w:r w:rsidRPr="006F56B5">
        <w:rPr>
          <w:rFonts w:eastAsiaTheme="minorHAnsi" w:cs="Times New Roman"/>
          <w:color w:val="000000"/>
        </w:rPr>
        <w:t xml:space="preserve"> weeks, any report cannot be accepted and the score is automatically F.</w:t>
      </w:r>
    </w:p>
    <w:p w14:paraId="574B9CC8" w14:textId="77777777" w:rsidR="00B3603B" w:rsidRPr="00CD0129" w:rsidRDefault="00B3603B" w:rsidP="00B3603B">
      <w:pPr>
        <w:spacing w:after="0" w:line="240" w:lineRule="auto"/>
        <w:ind w:leftChars="100" w:left="200" w:firstLineChars="100" w:firstLine="200"/>
        <w:rPr>
          <w:rFonts w:eastAsiaTheme="minorHAnsi" w:cs="Times New Roman"/>
        </w:rPr>
      </w:pPr>
      <w:r w:rsidRPr="00263928">
        <w:rPr>
          <w:rFonts w:eastAsiaTheme="minorHAnsi" w:cs="함초롬바탕" w:hint="eastAsia"/>
          <w:color w:val="000000"/>
          <w:kern w:val="0"/>
        </w:rPr>
        <w:t xml:space="preserve">- </w:t>
      </w:r>
      <w:r w:rsidRPr="006F56B5">
        <w:rPr>
          <w:rFonts w:eastAsiaTheme="minorHAnsi" w:cs="Times New Roman"/>
          <w:color w:val="000000"/>
        </w:rPr>
        <w:t>If you have any problems, please consult with the instructor in advance. A Rubric is attached.</w:t>
      </w:r>
      <w:r>
        <w:rPr>
          <w:rFonts w:eastAsiaTheme="minorHAnsi" w:cs="Times New Roman"/>
          <w:color w:val="000000"/>
        </w:rPr>
        <w:t xml:space="preserve"> </w:t>
      </w:r>
    </w:p>
    <w:p w14:paraId="0ACA937B" w14:textId="77777777" w:rsidR="00B3603B" w:rsidRPr="006F56B5" w:rsidRDefault="00B3603B" w:rsidP="00B3603B">
      <w:pPr>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00" w:firstLineChars="100" w:firstLine="200"/>
        <w:textAlignment w:val="baseline"/>
        <w:rPr>
          <w:rFonts w:eastAsiaTheme="minorHAnsi" w:cs="굴림"/>
          <w:color w:val="000000"/>
          <w:kern w:val="0"/>
          <w:sz w:val="18"/>
          <w:szCs w:val="20"/>
          <w:lang w:val="en-GB"/>
        </w:rPr>
      </w:pPr>
      <w:r w:rsidRPr="00263928">
        <w:rPr>
          <w:rFonts w:eastAsiaTheme="minorHAnsi" w:cs="함초롬바탕" w:hint="eastAsia"/>
          <w:color w:val="000000"/>
          <w:kern w:val="0"/>
        </w:rPr>
        <w:t xml:space="preserve">- </w:t>
      </w:r>
      <w:r w:rsidRPr="00084442">
        <w:rPr>
          <w:rFonts w:eastAsiaTheme="minorHAnsi" w:cs="굴림"/>
          <w:b/>
          <w:color w:val="FF0000"/>
          <w:kern w:val="0"/>
          <w:sz w:val="18"/>
          <w:szCs w:val="20"/>
          <w:lang w:val="en-GB"/>
        </w:rPr>
        <w:t>Plagiarism</w:t>
      </w:r>
      <w:r w:rsidRPr="00BE58D3">
        <w:rPr>
          <w:rFonts w:eastAsiaTheme="minorHAnsi" w:cs="굴림"/>
          <w:color w:val="000000"/>
          <w:kern w:val="0"/>
          <w:sz w:val="18"/>
          <w:szCs w:val="20"/>
          <w:lang w:val="en-GB"/>
        </w:rPr>
        <w:t>; a meeting of the faculty committee will be open for the FAIL of the course.</w:t>
      </w:r>
    </w:p>
    <w:p w14:paraId="693AE15E" w14:textId="14DE863B" w:rsidR="00B3603B" w:rsidRPr="00CD0129" w:rsidRDefault="00B3603B" w:rsidP="00B3603B">
      <w:pPr>
        <w:spacing w:after="0" w:line="240" w:lineRule="auto"/>
        <w:ind w:firstLineChars="100" w:firstLine="200"/>
        <w:rPr>
          <w:rFonts w:eastAsiaTheme="minorHAnsi" w:cs="Times New Roman"/>
        </w:rPr>
      </w:pPr>
      <w:r>
        <w:rPr>
          <w:rFonts w:eastAsiaTheme="minorHAnsi" w:cs="함초롬바탕"/>
          <w:color w:val="000000"/>
          <w:kern w:val="0"/>
        </w:rPr>
        <w:t xml:space="preserve">(3) </w:t>
      </w:r>
      <w:r w:rsidRPr="00146B9A">
        <w:rPr>
          <w:rFonts w:eastAsiaTheme="minorHAnsi" w:cs="함초롬바탕"/>
          <w:b/>
          <w:color w:val="000000"/>
          <w:kern w:val="0"/>
        </w:rPr>
        <w:t>A</w:t>
      </w:r>
      <w:r w:rsidRPr="00CD0129">
        <w:rPr>
          <w:rFonts w:eastAsiaTheme="minorHAnsi" w:cs="Times New Roman"/>
          <w:b/>
          <w:color w:val="000000"/>
        </w:rPr>
        <w:t xml:space="preserve">ttitude </w:t>
      </w:r>
      <w:r>
        <w:rPr>
          <w:rFonts w:eastAsiaTheme="minorHAnsi" w:cs="Times New Roman"/>
          <w:b/>
          <w:color w:val="000000"/>
        </w:rPr>
        <w:t>10</w:t>
      </w:r>
      <w:r w:rsidRPr="00CD0129">
        <w:rPr>
          <w:rFonts w:eastAsiaTheme="minorHAnsi" w:cs="Times New Roman"/>
          <w:b/>
          <w:color w:val="000000"/>
        </w:rPr>
        <w:t xml:space="preserve">% </w:t>
      </w:r>
      <w:r w:rsidRPr="00CD0129">
        <w:rPr>
          <w:rFonts w:eastAsiaTheme="minorHAnsi" w:cs="Times New Roman"/>
          <w:color w:val="000000"/>
        </w:rPr>
        <w:t xml:space="preserve"> </w:t>
      </w:r>
    </w:p>
    <w:p w14:paraId="12E4B190" w14:textId="77777777" w:rsidR="00B3603B" w:rsidRPr="00CD0129" w:rsidRDefault="00B3603B" w:rsidP="00B3603B">
      <w:pPr>
        <w:pStyle w:val="FFFFB9FFFFD9FFFFC5FFFFC1FFFFB1FFFFDB"/>
        <w:numPr>
          <w:ilvl w:val="0"/>
          <w:numId w:val="36"/>
        </w:numPr>
        <w:spacing w:line="276" w:lineRule="auto"/>
        <w:ind w:leftChars="250" w:left="500" w:firstLineChars="50" w:firstLine="100"/>
        <w:rPr>
          <w:rFonts w:asciiTheme="minorHAnsi" w:eastAsiaTheme="minorHAnsi" w:hAnsiTheme="minorHAnsi" w:cs="Times New Roman"/>
        </w:rPr>
      </w:pPr>
      <w:r w:rsidRPr="00CD0129">
        <w:rPr>
          <w:rFonts w:asciiTheme="minorHAnsi" w:eastAsiaTheme="minorHAnsi" w:hAnsiTheme="minorHAnsi" w:cs="Times New Roman"/>
        </w:rPr>
        <w:t>Experiment progresses</w:t>
      </w:r>
      <w:r w:rsidRPr="00146B9A">
        <w:rPr>
          <w:rFonts w:asciiTheme="minorHAnsi" w:eastAsiaTheme="minorHAnsi" w:hAnsiTheme="minorHAnsi" w:cs="Times New Roman"/>
          <w:color w:val="FF0000"/>
        </w:rPr>
        <w:t>:</w:t>
      </w:r>
      <w:r w:rsidRPr="00CD0129">
        <w:rPr>
          <w:rFonts w:asciiTheme="minorHAnsi" w:eastAsiaTheme="minorHAnsi" w:hAnsiTheme="minorHAnsi" w:cs="Times New Roman"/>
        </w:rPr>
        <w:t xml:space="preserve"> Laboratory safety instructions</w:t>
      </w:r>
      <w:r>
        <w:rPr>
          <w:rFonts w:asciiTheme="minorHAnsi" w:eastAsiaTheme="minorHAnsi" w:hAnsiTheme="minorHAnsi" w:cs="Times New Roman"/>
        </w:rPr>
        <w:t>.</w:t>
      </w:r>
    </w:p>
    <w:p w14:paraId="6A7C8FB1" w14:textId="77777777" w:rsidR="00B3603B" w:rsidRPr="00CD0129" w:rsidRDefault="00B3603B" w:rsidP="00B3603B">
      <w:pPr>
        <w:pStyle w:val="FFFFB9FFFFD9FFFFC5FFFFC1FFFFB1FFFFDB"/>
        <w:wordWrap/>
        <w:spacing w:line="276" w:lineRule="auto"/>
        <w:ind w:leftChars="250" w:left="500" w:firstLineChars="50" w:firstLine="100"/>
        <w:jc w:val="left"/>
        <w:rPr>
          <w:rFonts w:eastAsiaTheme="minorHAnsi" w:cs="함초롬돋움"/>
          <w:color w:val="auto"/>
        </w:rPr>
      </w:pPr>
      <w:r w:rsidRPr="00CD0129">
        <w:rPr>
          <w:rFonts w:asciiTheme="minorHAnsi" w:eastAsiaTheme="minorHAnsi" w:hAnsiTheme="minorHAnsi" w:cs="Times New Roman"/>
        </w:rPr>
        <w:t>- Cooperation</w:t>
      </w:r>
      <w:r w:rsidRPr="00146B9A">
        <w:rPr>
          <w:rFonts w:asciiTheme="minorHAnsi" w:eastAsiaTheme="minorHAnsi" w:hAnsiTheme="minorHAnsi" w:cs="Times New Roman"/>
          <w:color w:val="FF0000"/>
        </w:rPr>
        <w:t xml:space="preserve">: </w:t>
      </w:r>
      <w:r w:rsidRPr="00CD0129">
        <w:rPr>
          <w:rFonts w:asciiTheme="minorHAnsi" w:eastAsiaTheme="minorHAnsi" w:hAnsiTheme="minorHAnsi" w:cs="Times New Roman"/>
        </w:rPr>
        <w:t xml:space="preserve">in team activity, </w:t>
      </w:r>
      <w:r w:rsidRPr="00CD0129">
        <w:rPr>
          <w:rFonts w:asciiTheme="minorHAnsi" w:eastAsiaTheme="minorHAnsi" w:hAnsiTheme="minorHAnsi" w:cs="함초롬바탕"/>
        </w:rPr>
        <w:t>sincerity, honesty, fairness, and respect</w:t>
      </w:r>
      <w:r>
        <w:rPr>
          <w:rFonts w:asciiTheme="minorHAnsi" w:eastAsiaTheme="minorHAnsi" w:hAnsiTheme="minorHAnsi" w:cs="함초롬바탕"/>
        </w:rPr>
        <w:t>.</w:t>
      </w:r>
    </w:p>
    <w:p w14:paraId="158060EA" w14:textId="77777777" w:rsidR="00B3603B" w:rsidRPr="00CD0129" w:rsidRDefault="00B3603B" w:rsidP="00B3603B">
      <w:pPr>
        <w:spacing w:after="0" w:line="276" w:lineRule="auto"/>
        <w:ind w:firstLineChars="100" w:firstLine="200"/>
        <w:rPr>
          <w:rFonts w:eastAsiaTheme="minorHAnsi" w:cs="Times New Roman"/>
          <w:color w:val="000000"/>
        </w:rPr>
      </w:pPr>
      <w:r w:rsidRPr="00CD0129">
        <w:rPr>
          <w:rFonts w:eastAsiaTheme="minorHAnsi" w:cs="함초롬바탕"/>
          <w:color w:val="000000"/>
          <w:kern w:val="0"/>
        </w:rPr>
        <w:t>(</w:t>
      </w:r>
      <w:r>
        <w:rPr>
          <w:rFonts w:eastAsiaTheme="minorHAnsi" w:cs="함초롬바탕"/>
          <w:color w:val="000000"/>
          <w:kern w:val="0"/>
        </w:rPr>
        <w:t>4</w:t>
      </w:r>
      <w:r w:rsidRPr="00CD0129">
        <w:rPr>
          <w:rFonts w:eastAsiaTheme="minorHAnsi" w:cs="함초롬바탕"/>
          <w:color w:val="000000"/>
          <w:kern w:val="0"/>
        </w:rPr>
        <w:t xml:space="preserve">) </w:t>
      </w:r>
      <w:r w:rsidRPr="00CD0129">
        <w:rPr>
          <w:rFonts w:eastAsiaTheme="minorHAnsi" w:cs="Times New Roman"/>
          <w:b/>
          <w:color w:val="000000"/>
        </w:rPr>
        <w:t>Attendance 10%</w:t>
      </w:r>
      <w:r w:rsidRPr="00CD0129">
        <w:rPr>
          <w:rFonts w:eastAsiaTheme="minorHAnsi" w:cs="Times New Roman"/>
          <w:color w:val="000000"/>
        </w:rPr>
        <w:t xml:space="preserve"> </w:t>
      </w:r>
    </w:p>
    <w:p w14:paraId="7912A5C1" w14:textId="77777777" w:rsidR="00B3603B" w:rsidRPr="00CD0129" w:rsidRDefault="00B3603B" w:rsidP="00B3603B">
      <w:pPr>
        <w:spacing w:after="0" w:line="276" w:lineRule="auto"/>
        <w:ind w:firstLineChars="300" w:firstLine="600"/>
        <w:rPr>
          <w:rFonts w:eastAsiaTheme="minorHAnsi" w:cs="Times New Roman"/>
          <w:color w:val="000000"/>
        </w:rPr>
      </w:pPr>
      <w:r w:rsidRPr="00CD0129">
        <w:rPr>
          <w:rFonts w:eastAsiaTheme="minorHAnsi" w:cs="Times New Roman"/>
          <w:color w:val="000000"/>
        </w:rPr>
        <w:t xml:space="preserve">- Unexcused absence makes the score degraded by </w:t>
      </w:r>
      <w:r>
        <w:rPr>
          <w:rFonts w:eastAsiaTheme="minorHAnsi" w:cs="Times New Roman"/>
          <w:color w:val="000000"/>
        </w:rPr>
        <w:t>2</w:t>
      </w:r>
      <w:r w:rsidRPr="00CD0129">
        <w:rPr>
          <w:rFonts w:eastAsiaTheme="minorHAnsi" w:cs="Times New Roman"/>
          <w:color w:val="000000"/>
        </w:rPr>
        <w:t xml:space="preserve">0% each time. </w:t>
      </w:r>
    </w:p>
    <w:p w14:paraId="5B6DD885" w14:textId="77777777" w:rsidR="00B3603B" w:rsidRPr="00E16BC8" w:rsidRDefault="00B3603B" w:rsidP="00B3603B">
      <w:pPr>
        <w:spacing w:after="0" w:line="276" w:lineRule="auto"/>
        <w:ind w:firstLineChars="300" w:firstLine="600"/>
        <w:rPr>
          <w:rFonts w:eastAsiaTheme="minorHAnsi" w:cs="Times New Roman"/>
        </w:rPr>
      </w:pPr>
      <w:r w:rsidRPr="00CD0129">
        <w:rPr>
          <w:rFonts w:eastAsiaTheme="minorHAnsi" w:cs="Times New Roman"/>
          <w:color w:val="000000"/>
        </w:rPr>
        <w:t>- If 4 times of unexcused absence, a meeting of the faculty committee will be open for FAIL of the course.</w:t>
      </w:r>
    </w:p>
    <w:p w14:paraId="570ACC2D" w14:textId="689A8630" w:rsidR="00484695" w:rsidRDefault="00B3603B" w:rsidP="0048469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textAlignment w:val="baseline"/>
        <w:rPr>
          <w:rFonts w:eastAsiaTheme="minorHAnsi" w:cs="함초롬바탕"/>
          <w:color w:val="000000"/>
          <w:kern w:val="0"/>
        </w:rPr>
      </w:pPr>
      <w:r>
        <w:rPr>
          <w:rFonts w:eastAsiaTheme="minorHAnsi" w:cs="함초롬바탕"/>
          <w:color w:val="000000"/>
          <w:kern w:val="0"/>
        </w:rPr>
        <w:t xml:space="preserve">  </w:t>
      </w:r>
      <w:r w:rsidR="00484695">
        <w:rPr>
          <w:rFonts w:eastAsiaTheme="minorHAnsi" w:cs="함초롬바탕"/>
          <w:color w:val="000000"/>
          <w:kern w:val="0"/>
        </w:rPr>
        <w:t>(</w:t>
      </w:r>
      <w:r>
        <w:rPr>
          <w:rFonts w:eastAsiaTheme="minorHAnsi" w:cs="함초롬바탕"/>
          <w:color w:val="000000"/>
          <w:kern w:val="0"/>
        </w:rPr>
        <w:t>5</w:t>
      </w:r>
      <w:r w:rsidR="00484695">
        <w:rPr>
          <w:rFonts w:eastAsiaTheme="minorHAnsi" w:cs="함초롬바탕"/>
          <w:color w:val="000000"/>
          <w:kern w:val="0"/>
        </w:rPr>
        <w:t>) Level of Evaluation</w:t>
      </w:r>
    </w:p>
    <w:p w14:paraId="30624142" w14:textId="30527B36" w:rsidR="00484695" w:rsidRPr="00484695" w:rsidRDefault="00484695" w:rsidP="00484695">
      <w:pPr>
        <w:tabs>
          <w:tab w:val="left" w:pos="0"/>
          <w:tab w:val="left" w:pos="800"/>
          <w:tab w:val="left" w:pos="1600"/>
          <w:tab w:val="left" w:pos="2400"/>
          <w:tab w:val="left" w:pos="319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100"/>
        <w:textAlignment w:val="baseline"/>
        <w:rPr>
          <w:rFonts w:eastAsiaTheme="minorHAnsi" w:cs="함초롬바탕"/>
          <w:color w:val="000000"/>
          <w:kern w:val="0"/>
        </w:rPr>
      </w:pPr>
      <w:r>
        <w:rPr>
          <w:rFonts w:eastAsiaTheme="minorHAnsi" w:cs="함초롬바탕"/>
          <w:color w:val="000000"/>
          <w:kern w:val="0"/>
        </w:rPr>
        <w:t>More than expected</w:t>
      </w:r>
      <w:r>
        <w:rPr>
          <w:rFonts w:eastAsiaTheme="minorHAnsi" w:cs="함초롬바탕"/>
          <w:color w:val="000000"/>
          <w:kern w:val="0"/>
        </w:rPr>
        <w:tab/>
      </w:r>
      <w:r w:rsidRPr="00484695">
        <w:rPr>
          <w:rFonts w:eastAsiaTheme="minorHAnsi" w:cs="함초롬바탕"/>
          <w:color w:val="000000"/>
          <w:kern w:val="0"/>
        </w:rPr>
        <w:t>A</w:t>
      </w:r>
      <w:r w:rsidRPr="00484695">
        <w:rPr>
          <w:rFonts w:eastAsiaTheme="minorHAnsi" w:cs="함초롬바탕"/>
          <w:color w:val="000000"/>
          <w:kern w:val="0"/>
        </w:rPr>
        <w:tab/>
        <w:t>100 - 85</w:t>
      </w:r>
    </w:p>
    <w:p w14:paraId="446E5CFD" w14:textId="77777777" w:rsidR="00484695" w:rsidRPr="00484695" w:rsidRDefault="00484695" w:rsidP="0048469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100"/>
        <w:textAlignment w:val="baseline"/>
        <w:rPr>
          <w:rFonts w:eastAsiaTheme="minorHAnsi" w:cs="함초롬바탕"/>
          <w:color w:val="000000"/>
          <w:kern w:val="0"/>
        </w:rPr>
      </w:pPr>
      <w:r w:rsidRPr="00484695">
        <w:rPr>
          <w:rFonts w:eastAsiaTheme="minorHAnsi" w:cs="함초롬바탕"/>
          <w:color w:val="000000"/>
          <w:kern w:val="0"/>
        </w:rPr>
        <w:t>Expected</w:t>
      </w:r>
      <w:r w:rsidRPr="00484695">
        <w:rPr>
          <w:rFonts w:eastAsiaTheme="minorHAnsi" w:cs="함초롬바탕"/>
          <w:color w:val="000000"/>
          <w:kern w:val="0"/>
        </w:rPr>
        <w:tab/>
      </w:r>
      <w:r w:rsidRPr="00484695">
        <w:rPr>
          <w:rFonts w:eastAsiaTheme="minorHAnsi" w:cs="함초롬바탕"/>
          <w:color w:val="000000"/>
          <w:kern w:val="0"/>
        </w:rPr>
        <w:tab/>
      </w:r>
      <w:r w:rsidRPr="00484695">
        <w:rPr>
          <w:rFonts w:eastAsiaTheme="minorHAnsi" w:cs="함초롬바탕"/>
          <w:color w:val="000000"/>
          <w:kern w:val="0"/>
        </w:rPr>
        <w:tab/>
        <w:t>B</w:t>
      </w:r>
      <w:r w:rsidRPr="00484695">
        <w:rPr>
          <w:rFonts w:eastAsiaTheme="minorHAnsi" w:cs="함초롬바탕"/>
          <w:color w:val="000000"/>
          <w:kern w:val="0"/>
        </w:rPr>
        <w:tab/>
        <w:t>84 - 70</w:t>
      </w:r>
    </w:p>
    <w:p w14:paraId="58F231D9" w14:textId="77777777" w:rsidR="00484695" w:rsidRPr="00484695" w:rsidRDefault="00484695" w:rsidP="0048469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100"/>
        <w:textAlignment w:val="baseline"/>
        <w:rPr>
          <w:rFonts w:eastAsiaTheme="minorHAnsi" w:cs="함초롬바탕"/>
          <w:color w:val="000000"/>
          <w:kern w:val="0"/>
        </w:rPr>
      </w:pPr>
      <w:r w:rsidRPr="00484695">
        <w:rPr>
          <w:rFonts w:eastAsiaTheme="minorHAnsi" w:cs="함초롬바탕"/>
          <w:color w:val="000000"/>
          <w:kern w:val="0"/>
        </w:rPr>
        <w:t>Reluctantly Followed</w:t>
      </w:r>
      <w:r w:rsidRPr="00484695">
        <w:rPr>
          <w:rFonts w:eastAsiaTheme="minorHAnsi" w:cs="함초롬바탕"/>
          <w:color w:val="000000"/>
          <w:kern w:val="0"/>
        </w:rPr>
        <w:tab/>
        <w:t>C/D</w:t>
      </w:r>
      <w:r w:rsidRPr="00484695">
        <w:rPr>
          <w:rFonts w:eastAsiaTheme="minorHAnsi" w:cs="함초롬바탕"/>
          <w:color w:val="000000"/>
          <w:kern w:val="0"/>
        </w:rPr>
        <w:tab/>
        <w:t>69 - 40</w:t>
      </w:r>
    </w:p>
    <w:p w14:paraId="5E6F26CD" w14:textId="77777777" w:rsidR="00484695" w:rsidRPr="00484695" w:rsidRDefault="00484695" w:rsidP="0048469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100"/>
        <w:textAlignment w:val="baseline"/>
        <w:rPr>
          <w:rFonts w:eastAsiaTheme="minorHAnsi" w:cs="함초롬바탕"/>
          <w:color w:val="000000"/>
          <w:kern w:val="0"/>
        </w:rPr>
      </w:pPr>
      <w:r w:rsidRPr="00484695">
        <w:rPr>
          <w:rFonts w:eastAsiaTheme="minorHAnsi" w:cs="함초롬바탕"/>
          <w:color w:val="000000"/>
          <w:kern w:val="0"/>
        </w:rPr>
        <w:t>Fail</w:t>
      </w:r>
      <w:r w:rsidRPr="00484695">
        <w:rPr>
          <w:rFonts w:eastAsiaTheme="minorHAnsi" w:cs="함초롬바탕"/>
          <w:color w:val="000000"/>
          <w:kern w:val="0"/>
        </w:rPr>
        <w:tab/>
      </w:r>
      <w:r w:rsidRPr="00484695">
        <w:rPr>
          <w:rFonts w:eastAsiaTheme="minorHAnsi" w:cs="함초롬바탕"/>
          <w:color w:val="000000"/>
          <w:kern w:val="0"/>
        </w:rPr>
        <w:tab/>
      </w:r>
      <w:r w:rsidRPr="00484695">
        <w:rPr>
          <w:rFonts w:eastAsiaTheme="minorHAnsi" w:cs="함초롬바탕"/>
          <w:color w:val="000000"/>
          <w:kern w:val="0"/>
        </w:rPr>
        <w:tab/>
        <w:t>F</w:t>
      </w:r>
      <w:r w:rsidRPr="00484695">
        <w:rPr>
          <w:rFonts w:eastAsiaTheme="minorHAnsi" w:cs="함초롬바탕"/>
          <w:color w:val="000000"/>
          <w:kern w:val="0"/>
        </w:rPr>
        <w:tab/>
        <w:t>39 - 0</w:t>
      </w:r>
    </w:p>
    <w:p w14:paraId="6B218896" w14:textId="77777777" w:rsidR="00342C0F" w:rsidRPr="00237980" w:rsidRDefault="00342C0F" w:rsidP="00342C0F">
      <w:pPr>
        <w:pStyle w:val="ac"/>
        <w:spacing w:before="0" w:beforeAutospacing="0" w:after="0" w:afterAutospacing="0"/>
        <w:ind w:firstLineChars="71" w:firstLine="142"/>
        <w:rPr>
          <w:rFonts w:asciiTheme="minorHAnsi" w:eastAsiaTheme="minorHAnsi" w:hAnsiTheme="minorHAnsi" w:cs="함초롬바탕"/>
          <w:color w:val="000000"/>
          <w:sz w:val="20"/>
          <w:szCs w:val="22"/>
        </w:rPr>
      </w:pPr>
      <w:r w:rsidRPr="00237980">
        <w:rPr>
          <w:rFonts w:asciiTheme="minorHAnsi" w:eastAsiaTheme="minorHAnsi" w:hAnsiTheme="minorHAnsi" w:cs="함초롬바탕" w:hint="eastAsia"/>
          <w:color w:val="000000"/>
          <w:sz w:val="20"/>
          <w:szCs w:val="22"/>
        </w:rPr>
        <w:t>(</w:t>
      </w:r>
      <w:r w:rsidRPr="00237980">
        <w:rPr>
          <w:rFonts w:asciiTheme="minorHAnsi" w:eastAsiaTheme="minorHAnsi" w:hAnsiTheme="minorHAnsi" w:cs="함초롬바탕"/>
          <w:color w:val="000000"/>
          <w:sz w:val="20"/>
          <w:szCs w:val="22"/>
        </w:rPr>
        <w:t>6) Criteria for awarding</w:t>
      </w:r>
      <w:r>
        <w:rPr>
          <w:rFonts w:asciiTheme="minorHAnsi" w:eastAsiaTheme="minorHAnsi" w:hAnsiTheme="minorHAnsi" w:cs="함초롬바탕"/>
          <w:color w:val="000000"/>
          <w:sz w:val="20"/>
          <w:szCs w:val="22"/>
        </w:rPr>
        <w:t xml:space="preserve"> </w:t>
      </w:r>
      <w:r>
        <w:rPr>
          <w:rFonts w:asciiTheme="minorHAnsi" w:eastAsiaTheme="minorHAnsi" w:hAnsiTheme="minorHAnsi" w:cs="함초롬바탕" w:hint="eastAsia"/>
          <w:color w:val="000000"/>
          <w:sz w:val="20"/>
          <w:szCs w:val="22"/>
        </w:rPr>
        <w:t>r</w:t>
      </w:r>
      <w:r>
        <w:rPr>
          <w:rFonts w:asciiTheme="minorHAnsi" w:eastAsiaTheme="minorHAnsi" w:hAnsiTheme="minorHAnsi" w:cs="함초롬바탕"/>
          <w:color w:val="000000"/>
          <w:sz w:val="20"/>
          <w:szCs w:val="22"/>
        </w:rPr>
        <w:t>ecognized scores</w:t>
      </w:r>
      <w:r w:rsidRPr="00237980">
        <w:rPr>
          <w:rFonts w:asciiTheme="minorHAnsi" w:eastAsiaTheme="minorHAnsi" w:hAnsiTheme="minorHAnsi" w:cs="함초롬바탕"/>
          <w:color w:val="000000"/>
          <w:sz w:val="20"/>
          <w:szCs w:val="22"/>
        </w:rPr>
        <w:t xml:space="preserve"> to absent students</w:t>
      </w:r>
    </w:p>
    <w:p w14:paraId="0081CA89" w14:textId="77777777" w:rsidR="00342C0F" w:rsidRDefault="00342C0F" w:rsidP="00342C0F">
      <w:pPr>
        <w:pStyle w:val="aa"/>
        <w:ind w:leftChars="283" w:left="708" w:hangingChars="71" w:hanging="142"/>
        <w:rPr>
          <w:rFonts w:eastAsiaTheme="minorHAnsi" w:cs="함초롬바탕"/>
          <w:color w:val="000000"/>
          <w:kern w:val="0"/>
        </w:rPr>
      </w:pPr>
      <w:r>
        <w:rPr>
          <w:rFonts w:eastAsiaTheme="minorHAnsi" w:cs="함초롬바탕"/>
          <w:color w:val="000000"/>
          <w:kern w:val="0"/>
        </w:rPr>
        <w:t xml:space="preserve">- </w:t>
      </w:r>
      <w:r>
        <w:t>When calculable, converting the Z-score from the attended examination to the equivalent Z-score of the missed examination.</w:t>
      </w:r>
      <w:r>
        <w:rPr>
          <w:rFonts w:eastAsiaTheme="minorHAnsi" w:cs="함초롬바탕"/>
          <w:color w:val="000000"/>
          <w:kern w:val="0"/>
        </w:rPr>
        <w:t xml:space="preserve"> (</w:t>
      </w:r>
      <w:r w:rsidRPr="00237980">
        <w:rPr>
          <w:rFonts w:eastAsiaTheme="minorHAnsi" w:cs="함초롬바탕" w:hint="eastAsia"/>
          <w:color w:val="000000"/>
          <w:kern w:val="0"/>
        </w:rPr>
        <w:t>응시고사의</w:t>
      </w:r>
      <w:r w:rsidRPr="00237980">
        <w:rPr>
          <w:rFonts w:eastAsiaTheme="minorHAnsi" w:cs="함초롬바탕"/>
          <w:color w:val="000000"/>
          <w:kern w:val="0"/>
        </w:rPr>
        <w:t xml:space="preserve"> 표준점수 Z를 미응시고사 표준점수로 환산</w:t>
      </w:r>
      <w:r>
        <w:rPr>
          <w:rFonts w:eastAsiaTheme="minorHAnsi" w:cs="함초롬바탕" w:hint="eastAsia"/>
          <w:color w:val="000000"/>
          <w:kern w:val="0"/>
        </w:rPr>
        <w:t>)</w:t>
      </w:r>
    </w:p>
    <w:p w14:paraId="0E43A916" w14:textId="77777777" w:rsidR="00342C0F" w:rsidRPr="00237980" w:rsidRDefault="00342C0F" w:rsidP="00342C0F">
      <w:pPr>
        <w:pStyle w:val="aa"/>
        <w:ind w:leftChars="283" w:left="708" w:hangingChars="71" w:hanging="142"/>
      </w:pPr>
      <w:r>
        <w:rPr>
          <w:rFonts w:eastAsiaTheme="minorHAnsi" w:cs="함초롬바탕"/>
          <w:color w:val="000000"/>
          <w:kern w:val="0"/>
        </w:rPr>
        <w:t xml:space="preserve">- </w:t>
      </w:r>
      <w:r>
        <w:t>When not calculable, In accordance with Article 10, Paragraphs 2 and 3 of the Academic Performance Management Regulations. (</w:t>
      </w:r>
      <w:r w:rsidRPr="00237980">
        <w:rPr>
          <w:rFonts w:hint="eastAsia"/>
        </w:rPr>
        <w:t>학업성적관리규정</w:t>
      </w:r>
      <w:r w:rsidRPr="00237980">
        <w:t xml:space="preserve"> 제 10조 2,3항을 준용함</w:t>
      </w:r>
      <w:r>
        <w:rPr>
          <w:rFonts w:hint="eastAsia"/>
        </w:rPr>
        <w:t>)</w:t>
      </w:r>
    </w:p>
    <w:p w14:paraId="33ED0EA8" w14:textId="375CD099" w:rsidR="00484695" w:rsidRDefault="00484695">
      <w:pPr>
        <w:widowControl/>
        <w:wordWrap/>
        <w:autoSpaceDE/>
        <w:autoSpaceDN/>
        <w:rPr>
          <w:rFonts w:eastAsiaTheme="minorHAnsi" w:cs="굴림"/>
          <w:b/>
          <w:bCs/>
          <w:color w:val="000000"/>
          <w:kern w:val="0"/>
          <w:sz w:val="22"/>
        </w:rPr>
      </w:pPr>
    </w:p>
    <w:p w14:paraId="5FEB99AB" w14:textId="4E4B2591" w:rsidR="00EF278B" w:rsidRDefault="00484695">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lastRenderedPageBreak/>
        <w:t>6</w:t>
      </w:r>
      <w:r w:rsidR="00AB02DE">
        <w:rPr>
          <w:rFonts w:eastAsiaTheme="minorHAnsi" w:cs="굴림"/>
          <w:b/>
          <w:bCs/>
          <w:color w:val="000000"/>
          <w:kern w:val="0"/>
          <w:sz w:val="22"/>
        </w:rPr>
        <w:t xml:space="preserve">. Weekly Plans </w:t>
      </w:r>
    </w:p>
    <w:tbl>
      <w:tblPr>
        <w:tblOverlap w:val="never"/>
        <w:tblW w:w="10326" w:type="dxa"/>
        <w:tblBorders>
          <w:top w:val="none" w:sz="3" w:space="0" w:color="000000"/>
          <w:left w:val="none" w:sz="3" w:space="0" w:color="000000"/>
          <w:bottom w:val="none" w:sz="3" w:space="0" w:color="000000"/>
          <w:right w:val="none" w:sz="3" w:space="0" w:color="000000"/>
        </w:tblBorders>
        <w:shd w:val="clear" w:color="000000" w:fill="FFFFFF"/>
        <w:tblLayout w:type="fixed"/>
        <w:tblCellMar>
          <w:top w:w="15" w:type="dxa"/>
          <w:left w:w="15" w:type="dxa"/>
          <w:bottom w:w="15" w:type="dxa"/>
          <w:right w:w="15" w:type="dxa"/>
        </w:tblCellMar>
        <w:tblLook w:val="04A0" w:firstRow="1" w:lastRow="0" w:firstColumn="1" w:lastColumn="0" w:noHBand="0" w:noVBand="1"/>
      </w:tblPr>
      <w:tblGrid>
        <w:gridCol w:w="1662"/>
        <w:gridCol w:w="5957"/>
        <w:gridCol w:w="2707"/>
      </w:tblGrid>
      <w:tr w:rsidR="00EF278B" w14:paraId="70DF71D5" w14:textId="77777777" w:rsidTr="00A72345">
        <w:trPr>
          <w:trHeight w:val="337"/>
        </w:trPr>
        <w:tc>
          <w:tcPr>
            <w:tcW w:w="1662" w:type="dxa"/>
            <w:tcBorders>
              <w:top w:val="single" w:sz="11"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C73133B" w14:textId="77777777" w:rsidR="00EF278B" w:rsidRDefault="00AB02DE">
            <w:pPr>
              <w:wordWrap/>
              <w:spacing w:after="0" w:line="276" w:lineRule="auto"/>
              <w:jc w:val="center"/>
            </w:pPr>
            <w:r>
              <w:rPr>
                <w:b/>
                <w:spacing w:val="-18"/>
                <w:sz w:val="22"/>
              </w:rPr>
              <w:t>Week (period)</w:t>
            </w:r>
          </w:p>
        </w:tc>
        <w:tc>
          <w:tcPr>
            <w:tcW w:w="5957" w:type="dxa"/>
            <w:tcBorders>
              <w:top w:val="single" w:sz="11"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5B59DAC" w14:textId="77777777" w:rsidR="00EF278B" w:rsidRDefault="00AB02DE">
            <w:pPr>
              <w:wordWrap/>
              <w:spacing w:after="0" w:line="276" w:lineRule="auto"/>
              <w:jc w:val="center"/>
            </w:pPr>
            <w:r>
              <w:rPr>
                <w:b/>
                <w:sz w:val="22"/>
              </w:rPr>
              <w:t>Topic and Contents</w:t>
            </w:r>
          </w:p>
        </w:tc>
        <w:tc>
          <w:tcPr>
            <w:tcW w:w="2707" w:type="dxa"/>
            <w:tcBorders>
              <w:top w:val="single" w:sz="11"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36E7DDD" w14:textId="77777777" w:rsidR="00EF278B" w:rsidRDefault="00AB02DE">
            <w:pPr>
              <w:wordWrap/>
              <w:spacing w:after="0" w:line="276" w:lineRule="auto"/>
              <w:jc w:val="center"/>
            </w:pPr>
            <w:r>
              <w:rPr>
                <w:b/>
                <w:sz w:val="22"/>
              </w:rPr>
              <w:t>(Notes)</w:t>
            </w:r>
          </w:p>
        </w:tc>
      </w:tr>
      <w:tr w:rsidR="00B3603B" w14:paraId="2CDEA6B5" w14:textId="77777777" w:rsidTr="00020A63">
        <w:trPr>
          <w:trHeight w:val="20"/>
        </w:trPr>
        <w:tc>
          <w:tcPr>
            <w:tcW w:w="1662"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71EDD9B" w14:textId="77777777" w:rsidR="00B3603B" w:rsidRDefault="00B3603B" w:rsidP="00B3603B">
            <w:pPr>
              <w:wordWrap/>
              <w:spacing w:after="0" w:line="276" w:lineRule="auto"/>
              <w:jc w:val="center"/>
            </w:pPr>
            <w:r>
              <w:rPr>
                <w:b/>
                <w:sz w:val="22"/>
              </w:rPr>
              <w:t>Week 1</w:t>
            </w:r>
          </w:p>
          <w:p w14:paraId="06286C70" w14:textId="77777777" w:rsidR="00B3603B" w:rsidRDefault="00B3603B" w:rsidP="00B3603B">
            <w:pPr>
              <w:pStyle w:val="a4"/>
              <w:wordWrap/>
              <w:jc w:val="center"/>
            </w:pPr>
            <w:r>
              <w:rPr>
                <w:rFonts w:ascii="한컴산뜻돋움"/>
                <w:sz w:val="16"/>
                <w:shd w:val="clear" w:color="000000" w:fill="auto"/>
              </w:rPr>
              <w:t>2.23.~3.1.</w:t>
            </w:r>
          </w:p>
        </w:tc>
        <w:tc>
          <w:tcPr>
            <w:tcW w:w="595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7D4B218" w14:textId="004E9AFA" w:rsidR="00B3603B" w:rsidRPr="00FD50BA" w:rsidRDefault="00B3603B" w:rsidP="00D117FC">
            <w:pPr>
              <w:wordWrap/>
              <w:spacing w:line="276" w:lineRule="auto"/>
              <w:ind w:firstLineChars="50" w:firstLine="110"/>
              <w:jc w:val="left"/>
              <w:rPr>
                <w:color w:val="000000"/>
              </w:rPr>
            </w:pPr>
            <w:r w:rsidRPr="00FD50BA">
              <w:rPr>
                <w:rFonts w:eastAsiaTheme="minorHAnsi" w:cs="굴림"/>
                <w:b/>
                <w:bCs/>
                <w:color w:val="000000"/>
                <w:kern w:val="0"/>
                <w:sz w:val="22"/>
                <w:lang w:val="en-GB"/>
              </w:rPr>
              <w:t>Introduction</w:t>
            </w:r>
          </w:p>
        </w:tc>
        <w:tc>
          <w:tcPr>
            <w:tcW w:w="2707"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tcPr>
          <w:p w14:paraId="15C11F68" w14:textId="77777777" w:rsidR="00B3603B" w:rsidRDefault="00B3603B" w:rsidP="00B3603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b/>
                <w:color w:val="000000"/>
                <w:sz w:val="22"/>
              </w:rPr>
            </w:pPr>
          </w:p>
        </w:tc>
      </w:tr>
      <w:tr w:rsidR="00B3603B" w14:paraId="49821794" w14:textId="77777777" w:rsidTr="00A72345">
        <w:trPr>
          <w:trHeight w:val="20"/>
        </w:trPr>
        <w:tc>
          <w:tcPr>
            <w:tcW w:w="1662"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4AE43FE" w14:textId="77777777" w:rsidR="00B3603B" w:rsidRDefault="00B3603B" w:rsidP="00B3603B">
            <w:pPr>
              <w:wordWrap/>
              <w:spacing w:after="0" w:line="276" w:lineRule="auto"/>
              <w:jc w:val="center"/>
            </w:pPr>
            <w:r>
              <w:rPr>
                <w:b/>
                <w:w w:val="80"/>
                <w:sz w:val="16"/>
              </w:rPr>
              <w:t>Core Competencies</w:t>
            </w:r>
          </w:p>
        </w:tc>
        <w:tc>
          <w:tcPr>
            <w:tcW w:w="595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C736A19" w14:textId="629C2270" w:rsidR="00B3603B" w:rsidRDefault="00B3603B" w:rsidP="00B3603B">
            <w:pPr>
              <w:wordWrap/>
              <w:spacing w:after="0" w:line="276" w:lineRule="auto"/>
              <w:ind w:firstLine="100"/>
              <w:jc w:val="left"/>
              <w:rPr>
                <w:color w:val="000000"/>
              </w:rPr>
            </w:pPr>
          </w:p>
        </w:tc>
        <w:tc>
          <w:tcPr>
            <w:tcW w:w="2707" w:type="dxa"/>
            <w:vMerge/>
            <w:tcBorders>
              <w:top w:val="single" w:sz="2" w:space="0" w:color="000000"/>
              <w:left w:val="single" w:sz="2" w:space="0" w:color="000000"/>
              <w:bottom w:val="single" w:sz="2" w:space="0" w:color="000000"/>
              <w:right w:val="single" w:sz="11" w:space="0" w:color="000000"/>
            </w:tcBorders>
          </w:tcPr>
          <w:p w14:paraId="52BA209D" w14:textId="77777777" w:rsidR="00B3603B" w:rsidRDefault="00B3603B" w:rsidP="00B3603B"/>
        </w:tc>
      </w:tr>
      <w:tr w:rsidR="00B3603B" w14:paraId="0CA4752F" w14:textId="77777777" w:rsidTr="00020A63">
        <w:trPr>
          <w:trHeight w:val="20"/>
        </w:trPr>
        <w:tc>
          <w:tcPr>
            <w:tcW w:w="1662"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ECF5BDD" w14:textId="77777777" w:rsidR="00B3603B" w:rsidRDefault="00B3603B" w:rsidP="00B3603B">
            <w:pPr>
              <w:wordWrap/>
              <w:spacing w:after="0" w:line="276" w:lineRule="auto"/>
              <w:jc w:val="center"/>
            </w:pPr>
            <w:r>
              <w:rPr>
                <w:b/>
                <w:sz w:val="22"/>
              </w:rPr>
              <w:t>Week 2</w:t>
            </w:r>
          </w:p>
          <w:p w14:paraId="1403F19F" w14:textId="77777777" w:rsidR="00B3603B" w:rsidRDefault="00B3603B" w:rsidP="00B3603B">
            <w:pPr>
              <w:pStyle w:val="a4"/>
              <w:wordWrap/>
              <w:jc w:val="center"/>
            </w:pPr>
            <w:r>
              <w:rPr>
                <w:rFonts w:ascii="한컴산뜻돋움"/>
                <w:sz w:val="16"/>
                <w:shd w:val="clear" w:color="000000" w:fill="auto"/>
              </w:rPr>
              <w:t>3.2.~3.8.</w:t>
            </w:r>
          </w:p>
        </w:tc>
        <w:tc>
          <w:tcPr>
            <w:tcW w:w="595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6592D69" w14:textId="6E8CD9F7" w:rsidR="00B3603B" w:rsidRPr="00FD50BA" w:rsidRDefault="00B3603B" w:rsidP="00D117FC">
            <w:pPr>
              <w:wordWrap/>
              <w:spacing w:line="276" w:lineRule="auto"/>
              <w:ind w:firstLineChars="50" w:firstLine="110"/>
              <w:jc w:val="left"/>
              <w:rPr>
                <w:color w:val="000000"/>
              </w:rPr>
            </w:pPr>
            <w:r w:rsidRPr="00FD50BA">
              <w:rPr>
                <w:rFonts w:eastAsiaTheme="minorHAnsi" w:cs="굴림"/>
                <w:b/>
                <w:bCs/>
                <w:color w:val="000000"/>
                <w:kern w:val="0"/>
                <w:sz w:val="22"/>
                <w:lang w:val="en-GB"/>
              </w:rPr>
              <w:t>Observation of Constellation with the naked eyes</w:t>
            </w:r>
          </w:p>
        </w:tc>
        <w:tc>
          <w:tcPr>
            <w:tcW w:w="2707"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tcPr>
          <w:p w14:paraId="1C64AD8E" w14:textId="472B9F71" w:rsidR="00D117FC" w:rsidRDefault="00B3603B" w:rsidP="00D117FC">
            <w:pPr>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40" w:lineRule="auto"/>
              <w:ind w:right="92" w:firstLineChars="100" w:firstLine="200"/>
              <w:textAlignment w:val="baseline"/>
              <w:rPr>
                <w:rFonts w:eastAsiaTheme="minorHAnsi" w:cs="굴림"/>
                <w:color w:val="000000"/>
                <w:szCs w:val="20"/>
              </w:rPr>
            </w:pPr>
            <w:r>
              <w:rPr>
                <w:rFonts w:eastAsiaTheme="minorHAnsi" w:cs="굴림"/>
                <w:color w:val="000000"/>
                <w:szCs w:val="20"/>
              </w:rPr>
              <w:t>-</w:t>
            </w:r>
            <w:r w:rsidR="00D117FC">
              <w:rPr>
                <w:rFonts w:eastAsiaTheme="minorHAnsi" w:cs="굴림"/>
                <w:color w:val="000000"/>
                <w:szCs w:val="20"/>
              </w:rPr>
              <w:t xml:space="preserve"> </w:t>
            </w:r>
            <w:r w:rsidRPr="00E72B2F">
              <w:rPr>
                <w:rFonts w:eastAsiaTheme="minorHAnsi" w:cs="굴림" w:hint="eastAsia"/>
                <w:color w:val="000000"/>
                <w:szCs w:val="20"/>
              </w:rPr>
              <w:t>S</w:t>
            </w:r>
            <w:r w:rsidRPr="00E72B2F">
              <w:rPr>
                <w:rFonts w:eastAsiaTheme="minorHAnsi" w:cs="굴림"/>
                <w:color w:val="000000"/>
                <w:szCs w:val="20"/>
              </w:rPr>
              <w:t>easonal Constellations</w:t>
            </w:r>
          </w:p>
          <w:p w14:paraId="3307A402" w14:textId="6F908D29" w:rsidR="00D117FC" w:rsidRDefault="00B3603B" w:rsidP="00D117FC">
            <w:pPr>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40" w:lineRule="auto"/>
              <w:ind w:right="92" w:firstLineChars="100" w:firstLine="200"/>
              <w:textAlignment w:val="baseline"/>
              <w:rPr>
                <w:rFonts w:eastAsiaTheme="minorHAnsi" w:cs="굴림"/>
                <w:color w:val="000000"/>
                <w:szCs w:val="20"/>
              </w:rPr>
            </w:pPr>
            <w:r>
              <w:rPr>
                <w:rFonts w:eastAsiaTheme="minorHAnsi" w:cs="굴림"/>
                <w:color w:val="000000"/>
                <w:kern w:val="0"/>
                <w:szCs w:val="20"/>
              </w:rPr>
              <w:t>-</w:t>
            </w:r>
            <w:r w:rsidR="00D117FC">
              <w:rPr>
                <w:rFonts w:eastAsiaTheme="minorHAnsi" w:cs="굴림"/>
                <w:color w:val="000000"/>
                <w:kern w:val="0"/>
                <w:szCs w:val="20"/>
              </w:rPr>
              <w:t xml:space="preserve"> </w:t>
            </w:r>
            <w:r>
              <w:rPr>
                <w:rFonts w:eastAsiaTheme="minorHAnsi" w:cs="굴림" w:hint="eastAsia"/>
                <w:color w:val="000000"/>
                <w:kern w:val="0"/>
                <w:szCs w:val="20"/>
              </w:rPr>
              <w:t>P</w:t>
            </w:r>
            <w:r>
              <w:rPr>
                <w:rFonts w:eastAsiaTheme="minorHAnsi" w:cs="굴림"/>
                <w:color w:val="000000"/>
                <w:kern w:val="0"/>
                <w:szCs w:val="20"/>
              </w:rPr>
              <w:t>olaris</w:t>
            </w:r>
          </w:p>
          <w:p w14:paraId="56300E61" w14:textId="1784594E" w:rsidR="00B3603B" w:rsidRPr="00D117FC" w:rsidRDefault="00B3603B" w:rsidP="00D117FC">
            <w:pPr>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40" w:lineRule="auto"/>
              <w:ind w:right="92" w:firstLineChars="100" w:firstLine="200"/>
              <w:textAlignment w:val="baseline"/>
              <w:rPr>
                <w:rFonts w:eastAsiaTheme="minorHAnsi" w:cs="굴림"/>
                <w:color w:val="000000"/>
                <w:szCs w:val="20"/>
              </w:rPr>
            </w:pPr>
            <w:r>
              <w:rPr>
                <w:rFonts w:eastAsiaTheme="minorHAnsi" w:cs="굴림"/>
                <w:color w:val="000000"/>
                <w:kern w:val="0"/>
                <w:szCs w:val="20"/>
              </w:rPr>
              <w:t>-</w:t>
            </w:r>
            <w:r w:rsidR="00D117FC">
              <w:rPr>
                <w:rFonts w:eastAsiaTheme="minorHAnsi" w:cs="굴림"/>
                <w:color w:val="000000"/>
                <w:kern w:val="0"/>
                <w:szCs w:val="20"/>
              </w:rPr>
              <w:t xml:space="preserve"> </w:t>
            </w:r>
            <w:r>
              <w:rPr>
                <w:rFonts w:eastAsiaTheme="minorHAnsi" w:cs="굴림" w:hint="eastAsia"/>
                <w:color w:val="000000"/>
                <w:kern w:val="0"/>
                <w:szCs w:val="20"/>
              </w:rPr>
              <w:t>C</w:t>
            </w:r>
            <w:r>
              <w:rPr>
                <w:rFonts w:eastAsiaTheme="minorHAnsi" w:cs="굴림"/>
                <w:color w:val="000000"/>
                <w:kern w:val="0"/>
                <w:szCs w:val="20"/>
              </w:rPr>
              <w:t>oordinates; Horizontal &amp; Equatorial coordinates</w:t>
            </w:r>
          </w:p>
        </w:tc>
      </w:tr>
      <w:tr w:rsidR="00B3603B" w14:paraId="532674D6" w14:textId="77777777" w:rsidTr="00A72345">
        <w:trPr>
          <w:trHeight w:val="20"/>
        </w:trPr>
        <w:tc>
          <w:tcPr>
            <w:tcW w:w="1662"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C304CAA" w14:textId="77777777" w:rsidR="00B3603B" w:rsidRDefault="00B3603B" w:rsidP="00B3603B">
            <w:pPr>
              <w:wordWrap/>
              <w:spacing w:after="0" w:line="276" w:lineRule="auto"/>
              <w:jc w:val="center"/>
            </w:pPr>
            <w:r>
              <w:rPr>
                <w:b/>
                <w:w w:val="80"/>
                <w:sz w:val="16"/>
              </w:rPr>
              <w:t>Core Competencies</w:t>
            </w:r>
          </w:p>
        </w:tc>
        <w:tc>
          <w:tcPr>
            <w:tcW w:w="595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3F9DF44" w14:textId="7DA27F87" w:rsidR="00B3603B" w:rsidRPr="00484695" w:rsidRDefault="00D117FC" w:rsidP="00D117FC">
            <w:pPr>
              <w:wordWrap/>
              <w:spacing w:after="0" w:line="276" w:lineRule="auto"/>
              <w:ind w:firstLineChars="50" w:firstLine="100"/>
              <w:jc w:val="left"/>
              <w:rPr>
                <w:color w:val="000000"/>
              </w:rPr>
            </w:pPr>
            <w:r w:rsidRPr="00D117FC">
              <w:rPr>
                <w:color w:val="000000"/>
              </w:rPr>
              <w:t>Leadership and Followership</w:t>
            </w:r>
            <w:r>
              <w:rPr>
                <w:color w:val="000000"/>
              </w:rPr>
              <w:t xml:space="preserve">; </w:t>
            </w:r>
            <w:r w:rsidRPr="00D117FC">
              <w:rPr>
                <w:color w:val="000000"/>
              </w:rPr>
              <w:t>Adaptabil</w:t>
            </w:r>
            <w:r>
              <w:rPr>
                <w:color w:val="000000"/>
              </w:rPr>
              <w:t>ity; Spirit of Adventure</w:t>
            </w:r>
          </w:p>
        </w:tc>
        <w:tc>
          <w:tcPr>
            <w:tcW w:w="2707" w:type="dxa"/>
            <w:vMerge/>
            <w:tcBorders>
              <w:top w:val="single" w:sz="2" w:space="0" w:color="000000"/>
              <w:left w:val="single" w:sz="2" w:space="0" w:color="000000"/>
              <w:bottom w:val="single" w:sz="2" w:space="0" w:color="000000"/>
              <w:right w:val="single" w:sz="11" w:space="0" w:color="000000"/>
            </w:tcBorders>
          </w:tcPr>
          <w:p w14:paraId="23F6EE73" w14:textId="77777777" w:rsidR="00B3603B" w:rsidRDefault="00B3603B" w:rsidP="00B3603B"/>
        </w:tc>
      </w:tr>
      <w:tr w:rsidR="00FD50BA" w14:paraId="3087CAB9" w14:textId="77777777" w:rsidTr="00AF7216">
        <w:trPr>
          <w:trHeight w:val="20"/>
        </w:trPr>
        <w:tc>
          <w:tcPr>
            <w:tcW w:w="1662"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055D2564" w14:textId="77777777" w:rsidR="00FD50BA" w:rsidRDefault="00FD50BA" w:rsidP="00FD50BA">
            <w:pPr>
              <w:wordWrap/>
              <w:spacing w:after="0" w:line="276" w:lineRule="auto"/>
              <w:jc w:val="center"/>
            </w:pPr>
            <w:r>
              <w:rPr>
                <w:b/>
                <w:sz w:val="22"/>
              </w:rPr>
              <w:t>Week 3</w:t>
            </w:r>
          </w:p>
          <w:p w14:paraId="6170132A" w14:textId="77777777" w:rsidR="00FD50BA" w:rsidRDefault="00FD50BA" w:rsidP="00FD50BA">
            <w:pPr>
              <w:pStyle w:val="a4"/>
              <w:wordWrap/>
              <w:jc w:val="center"/>
            </w:pPr>
            <w:r>
              <w:rPr>
                <w:rFonts w:ascii="한컴산뜻돋움"/>
                <w:sz w:val="16"/>
                <w:shd w:val="clear" w:color="000000" w:fill="auto"/>
              </w:rPr>
              <w:t>3.9.~3.15.</w:t>
            </w:r>
          </w:p>
        </w:tc>
        <w:tc>
          <w:tcPr>
            <w:tcW w:w="595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239C280C" w14:textId="54FB4EBD" w:rsidR="00FD50BA" w:rsidRPr="00484695" w:rsidRDefault="00FD50BA" w:rsidP="00FD50BA">
            <w:pPr>
              <w:wordWrap/>
              <w:spacing w:after="0" w:line="276" w:lineRule="auto"/>
              <w:ind w:firstLine="100"/>
              <w:jc w:val="left"/>
              <w:rPr>
                <w:color w:val="000000"/>
              </w:rPr>
            </w:pPr>
            <w:r w:rsidRPr="00CD0129">
              <w:rPr>
                <w:rFonts w:eastAsiaTheme="minorHAnsi" w:cs="굴림"/>
                <w:b/>
                <w:bCs/>
                <w:color w:val="000000"/>
                <w:kern w:val="0"/>
                <w:sz w:val="22"/>
                <w:lang w:val="en-GB"/>
              </w:rPr>
              <w:t>Observation of Changes in Planet Locations</w:t>
            </w:r>
          </w:p>
        </w:tc>
        <w:tc>
          <w:tcPr>
            <w:tcW w:w="2707"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tcPr>
          <w:p w14:paraId="480890A9" w14:textId="4B62BF1B" w:rsidR="00FD50BA" w:rsidRDefault="00FD50BA" w:rsidP="00FD50BA">
            <w:pPr>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left"/>
              <w:textAlignment w:val="baseline"/>
              <w:rPr>
                <w:rFonts w:eastAsiaTheme="minorHAnsi" w:cs="굴림"/>
                <w:color w:val="000000"/>
                <w:kern w:val="0"/>
                <w:szCs w:val="20"/>
              </w:rPr>
            </w:pPr>
            <w:r>
              <w:rPr>
                <w:rFonts w:eastAsiaTheme="minorHAnsi" w:cs="굴림"/>
                <w:color w:val="000000"/>
                <w:kern w:val="0"/>
                <w:szCs w:val="20"/>
              </w:rPr>
              <w:t>-</w:t>
            </w:r>
            <w:r w:rsidR="00D117FC">
              <w:rPr>
                <w:rFonts w:eastAsiaTheme="minorHAnsi" w:cs="굴림"/>
                <w:color w:val="000000"/>
                <w:kern w:val="0"/>
                <w:szCs w:val="20"/>
              </w:rPr>
              <w:t xml:space="preserve"> </w:t>
            </w:r>
            <w:r>
              <w:rPr>
                <w:rFonts w:eastAsiaTheme="minorHAnsi" w:cs="굴림" w:hint="eastAsia"/>
                <w:color w:val="000000"/>
                <w:kern w:val="0"/>
                <w:szCs w:val="20"/>
              </w:rPr>
              <w:t>M</w:t>
            </w:r>
            <w:r>
              <w:rPr>
                <w:rFonts w:eastAsiaTheme="minorHAnsi" w:cs="굴림"/>
                <w:color w:val="000000"/>
                <w:kern w:val="0"/>
                <w:szCs w:val="20"/>
              </w:rPr>
              <w:t>otion of planets</w:t>
            </w:r>
          </w:p>
          <w:p w14:paraId="38B91C84" w14:textId="264A4A5F" w:rsidR="00FD50BA" w:rsidRDefault="00FD50BA" w:rsidP="00FD50B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b/>
                <w:color w:val="000000"/>
                <w:sz w:val="22"/>
              </w:rPr>
            </w:pPr>
            <w:r>
              <w:rPr>
                <w:rFonts w:eastAsiaTheme="minorHAnsi" w:cs="굴림" w:hint="eastAsia"/>
                <w:color w:val="000000"/>
                <w:kern w:val="0"/>
                <w:szCs w:val="20"/>
              </w:rPr>
              <w:t>-</w:t>
            </w:r>
            <w:r w:rsidR="00D117FC">
              <w:rPr>
                <w:rFonts w:eastAsiaTheme="minorHAnsi" w:cs="굴림"/>
                <w:color w:val="000000"/>
                <w:kern w:val="0"/>
                <w:szCs w:val="20"/>
              </w:rPr>
              <w:t xml:space="preserve"> </w:t>
            </w:r>
            <w:r>
              <w:rPr>
                <w:rFonts w:eastAsiaTheme="minorHAnsi" w:cs="굴림"/>
                <w:color w:val="000000"/>
                <w:kern w:val="0"/>
                <w:szCs w:val="20"/>
              </w:rPr>
              <w:t>Planets we can observe</w:t>
            </w:r>
          </w:p>
        </w:tc>
      </w:tr>
      <w:tr w:rsidR="00FD50BA" w14:paraId="7A1D804C" w14:textId="77777777" w:rsidTr="00A72345">
        <w:trPr>
          <w:trHeight w:val="20"/>
        </w:trPr>
        <w:tc>
          <w:tcPr>
            <w:tcW w:w="1662"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478DBB8" w14:textId="77777777" w:rsidR="00FD50BA" w:rsidRDefault="00FD50BA" w:rsidP="00FD50BA">
            <w:pPr>
              <w:wordWrap/>
              <w:spacing w:after="0" w:line="276" w:lineRule="auto"/>
              <w:jc w:val="center"/>
            </w:pPr>
            <w:r>
              <w:rPr>
                <w:b/>
                <w:w w:val="80"/>
                <w:sz w:val="16"/>
              </w:rPr>
              <w:t>Core Competencies</w:t>
            </w:r>
          </w:p>
        </w:tc>
        <w:tc>
          <w:tcPr>
            <w:tcW w:w="595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B920ABF" w14:textId="00A4B7E5" w:rsidR="00FD50BA" w:rsidRDefault="00D117FC" w:rsidP="00D117FC">
            <w:pPr>
              <w:wordWrap/>
              <w:spacing w:after="0" w:line="276" w:lineRule="auto"/>
              <w:ind w:firstLineChars="50" w:firstLine="100"/>
              <w:jc w:val="left"/>
              <w:rPr>
                <w:color w:val="000000"/>
              </w:rPr>
            </w:pPr>
            <w:r w:rsidRPr="00D117FC">
              <w:rPr>
                <w:color w:val="000000"/>
              </w:rPr>
              <w:t>Leadership and Followership</w:t>
            </w:r>
            <w:r>
              <w:rPr>
                <w:color w:val="000000"/>
              </w:rPr>
              <w:t xml:space="preserve">; </w:t>
            </w:r>
            <w:r w:rsidRPr="00D117FC">
              <w:rPr>
                <w:color w:val="000000"/>
              </w:rPr>
              <w:t>Adaptabil</w:t>
            </w:r>
            <w:r>
              <w:rPr>
                <w:color w:val="000000"/>
              </w:rPr>
              <w:t>ity; Spirit of Adventure</w:t>
            </w:r>
          </w:p>
        </w:tc>
        <w:tc>
          <w:tcPr>
            <w:tcW w:w="2707" w:type="dxa"/>
            <w:vMerge/>
            <w:tcBorders>
              <w:top w:val="single" w:sz="2" w:space="0" w:color="000000"/>
              <w:left w:val="single" w:sz="2" w:space="0" w:color="000000"/>
              <w:bottom w:val="single" w:sz="2" w:space="0" w:color="000000"/>
              <w:right w:val="single" w:sz="11" w:space="0" w:color="000000"/>
            </w:tcBorders>
          </w:tcPr>
          <w:p w14:paraId="7CB30040" w14:textId="77777777" w:rsidR="00FD50BA" w:rsidRDefault="00FD50BA" w:rsidP="00FD50BA"/>
        </w:tc>
      </w:tr>
      <w:tr w:rsidR="00FD50BA" w14:paraId="37F19852" w14:textId="77777777" w:rsidTr="00A8556E">
        <w:trPr>
          <w:trHeight w:val="20"/>
        </w:trPr>
        <w:tc>
          <w:tcPr>
            <w:tcW w:w="1662"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58CFD6EC" w14:textId="77777777" w:rsidR="00FD50BA" w:rsidRDefault="00FD50BA" w:rsidP="00FD50BA">
            <w:pPr>
              <w:wordWrap/>
              <w:spacing w:after="0" w:line="276" w:lineRule="auto"/>
              <w:jc w:val="center"/>
            </w:pPr>
            <w:r>
              <w:rPr>
                <w:b/>
                <w:sz w:val="22"/>
              </w:rPr>
              <w:t>Week 4</w:t>
            </w:r>
          </w:p>
          <w:p w14:paraId="38750A8E" w14:textId="77777777" w:rsidR="00FD50BA" w:rsidRDefault="00FD50BA" w:rsidP="00FD50BA">
            <w:pPr>
              <w:pStyle w:val="a4"/>
              <w:wordWrap/>
              <w:jc w:val="center"/>
            </w:pPr>
            <w:r>
              <w:rPr>
                <w:rFonts w:ascii="한컴산뜻돋움"/>
                <w:sz w:val="16"/>
                <w:shd w:val="clear" w:color="000000" w:fill="auto"/>
              </w:rPr>
              <w:t>3.16.~3.22.</w:t>
            </w:r>
          </w:p>
        </w:tc>
        <w:tc>
          <w:tcPr>
            <w:tcW w:w="595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D22B5DC" w14:textId="205A07A7" w:rsidR="00FD50BA" w:rsidRDefault="00FD50BA" w:rsidP="00FD50BA">
            <w:pPr>
              <w:wordWrap/>
              <w:spacing w:after="0" w:line="276" w:lineRule="auto"/>
              <w:ind w:firstLine="100"/>
              <w:jc w:val="left"/>
              <w:rPr>
                <w:color w:val="000000"/>
              </w:rPr>
            </w:pPr>
            <w:r w:rsidRPr="00CD0129">
              <w:rPr>
                <w:rFonts w:eastAsiaTheme="minorHAnsi" w:cs="굴림"/>
                <w:b/>
                <w:bCs/>
                <w:color w:val="000000"/>
                <w:kern w:val="0"/>
                <w:sz w:val="22"/>
                <w:lang w:val="en-GB"/>
              </w:rPr>
              <w:t>Observation of Changes in Planet Locations</w:t>
            </w:r>
          </w:p>
        </w:tc>
        <w:tc>
          <w:tcPr>
            <w:tcW w:w="2707"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tcPr>
          <w:p w14:paraId="38E45016" w14:textId="0B13F701" w:rsidR="00FD50BA" w:rsidRDefault="00FD50BA" w:rsidP="00FD50BA">
            <w:pPr>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left"/>
              <w:textAlignment w:val="baseline"/>
              <w:rPr>
                <w:rFonts w:eastAsiaTheme="minorHAnsi" w:cs="굴림"/>
                <w:color w:val="000000"/>
                <w:kern w:val="0"/>
                <w:szCs w:val="20"/>
              </w:rPr>
            </w:pPr>
            <w:r>
              <w:rPr>
                <w:rFonts w:eastAsiaTheme="minorHAnsi" w:cs="굴림"/>
                <w:color w:val="000000"/>
                <w:kern w:val="0"/>
                <w:szCs w:val="20"/>
              </w:rPr>
              <w:t>-</w:t>
            </w:r>
            <w:r w:rsidR="00D117FC">
              <w:rPr>
                <w:rFonts w:eastAsiaTheme="minorHAnsi" w:cs="굴림"/>
                <w:color w:val="000000"/>
                <w:kern w:val="0"/>
                <w:szCs w:val="20"/>
              </w:rPr>
              <w:t xml:space="preserve"> </w:t>
            </w:r>
            <w:r>
              <w:rPr>
                <w:rFonts w:eastAsiaTheme="minorHAnsi" w:cs="굴림" w:hint="eastAsia"/>
                <w:color w:val="000000"/>
                <w:kern w:val="0"/>
                <w:szCs w:val="20"/>
              </w:rPr>
              <w:t>M</w:t>
            </w:r>
            <w:r>
              <w:rPr>
                <w:rFonts w:eastAsiaTheme="minorHAnsi" w:cs="굴림"/>
                <w:color w:val="000000"/>
                <w:kern w:val="0"/>
                <w:szCs w:val="20"/>
              </w:rPr>
              <w:t>otion of planets</w:t>
            </w:r>
          </w:p>
          <w:p w14:paraId="37A7B5AE" w14:textId="17F7A8B3" w:rsidR="00FD50BA" w:rsidRDefault="00FD50BA" w:rsidP="00FD50B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r>
              <w:rPr>
                <w:rFonts w:eastAsiaTheme="minorHAnsi" w:cs="굴림" w:hint="eastAsia"/>
                <w:color w:val="000000"/>
                <w:kern w:val="0"/>
                <w:szCs w:val="20"/>
              </w:rPr>
              <w:t>-</w:t>
            </w:r>
            <w:r w:rsidR="00D117FC">
              <w:rPr>
                <w:rFonts w:eastAsiaTheme="minorHAnsi" w:cs="굴림"/>
                <w:color w:val="000000"/>
                <w:kern w:val="0"/>
                <w:szCs w:val="20"/>
              </w:rPr>
              <w:t xml:space="preserve"> </w:t>
            </w:r>
            <w:r>
              <w:rPr>
                <w:rFonts w:eastAsiaTheme="minorHAnsi" w:cs="굴림"/>
                <w:color w:val="000000"/>
                <w:kern w:val="0"/>
                <w:szCs w:val="20"/>
              </w:rPr>
              <w:t>Planets we can observe</w:t>
            </w:r>
          </w:p>
        </w:tc>
      </w:tr>
      <w:tr w:rsidR="00FD50BA" w14:paraId="0796A94E" w14:textId="77777777" w:rsidTr="00A72345">
        <w:trPr>
          <w:trHeight w:val="20"/>
        </w:trPr>
        <w:tc>
          <w:tcPr>
            <w:tcW w:w="1662"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A6D5FE6" w14:textId="77777777" w:rsidR="00FD50BA" w:rsidRDefault="00FD50BA" w:rsidP="00FD50BA">
            <w:pPr>
              <w:wordWrap/>
              <w:spacing w:after="0" w:line="276" w:lineRule="auto"/>
              <w:jc w:val="center"/>
            </w:pPr>
            <w:r>
              <w:rPr>
                <w:b/>
                <w:w w:val="80"/>
                <w:sz w:val="16"/>
              </w:rPr>
              <w:t>Core Competencies</w:t>
            </w:r>
          </w:p>
        </w:tc>
        <w:tc>
          <w:tcPr>
            <w:tcW w:w="595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104D9C9" w14:textId="1C4FC8A4" w:rsidR="00FD50BA" w:rsidRPr="00137FA8" w:rsidRDefault="00D117FC" w:rsidP="00D117FC">
            <w:pPr>
              <w:wordWrap/>
              <w:spacing w:after="0" w:line="276" w:lineRule="auto"/>
              <w:ind w:firstLineChars="50" w:firstLine="100"/>
              <w:jc w:val="left"/>
              <w:rPr>
                <w:color w:val="000000"/>
              </w:rPr>
            </w:pPr>
            <w:r w:rsidRPr="00D117FC">
              <w:rPr>
                <w:color w:val="000000"/>
              </w:rPr>
              <w:t>Leadership and Followership</w:t>
            </w:r>
            <w:r>
              <w:rPr>
                <w:color w:val="000000"/>
              </w:rPr>
              <w:t xml:space="preserve">; </w:t>
            </w:r>
            <w:r w:rsidRPr="00D117FC">
              <w:rPr>
                <w:color w:val="000000"/>
              </w:rPr>
              <w:t>Adaptabil</w:t>
            </w:r>
            <w:r>
              <w:rPr>
                <w:color w:val="000000"/>
              </w:rPr>
              <w:t>ity; Spirit of Adventure</w:t>
            </w:r>
          </w:p>
        </w:tc>
        <w:tc>
          <w:tcPr>
            <w:tcW w:w="2707" w:type="dxa"/>
            <w:vMerge/>
            <w:tcBorders>
              <w:top w:val="single" w:sz="2" w:space="0" w:color="000000"/>
              <w:left w:val="single" w:sz="2" w:space="0" w:color="000000"/>
              <w:bottom w:val="single" w:sz="2" w:space="0" w:color="000000"/>
              <w:right w:val="single" w:sz="11" w:space="0" w:color="000000"/>
            </w:tcBorders>
          </w:tcPr>
          <w:p w14:paraId="1223EF0E" w14:textId="77777777" w:rsidR="00FD50BA" w:rsidRDefault="00FD50BA" w:rsidP="00FD50BA"/>
        </w:tc>
      </w:tr>
      <w:tr w:rsidR="00FD50BA" w14:paraId="48C96727" w14:textId="77777777" w:rsidTr="004653D2">
        <w:trPr>
          <w:trHeight w:val="20"/>
        </w:trPr>
        <w:tc>
          <w:tcPr>
            <w:tcW w:w="1662"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39E9D82C" w14:textId="77777777" w:rsidR="00FD50BA" w:rsidRDefault="00FD50BA" w:rsidP="00FD50BA">
            <w:pPr>
              <w:wordWrap/>
              <w:spacing w:after="0" w:line="276" w:lineRule="auto"/>
              <w:jc w:val="center"/>
            </w:pPr>
            <w:r>
              <w:rPr>
                <w:b/>
                <w:sz w:val="22"/>
              </w:rPr>
              <w:t>Week 5</w:t>
            </w:r>
          </w:p>
          <w:p w14:paraId="5B16EAB9" w14:textId="77777777" w:rsidR="00FD50BA" w:rsidRDefault="00FD50BA" w:rsidP="00FD50BA">
            <w:pPr>
              <w:pStyle w:val="a4"/>
              <w:wordWrap/>
              <w:jc w:val="center"/>
            </w:pPr>
            <w:r>
              <w:rPr>
                <w:rFonts w:ascii="한컴산뜻돋움"/>
                <w:sz w:val="16"/>
                <w:shd w:val="clear" w:color="000000" w:fill="auto"/>
              </w:rPr>
              <w:t>3.23.~3.29.</w:t>
            </w:r>
          </w:p>
        </w:tc>
        <w:tc>
          <w:tcPr>
            <w:tcW w:w="595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93793C6" w14:textId="29353D24" w:rsidR="00FD50BA" w:rsidRDefault="00FD50BA" w:rsidP="00FD50BA">
            <w:pPr>
              <w:wordWrap/>
              <w:spacing w:after="0" w:line="276" w:lineRule="auto"/>
              <w:ind w:firstLine="100"/>
              <w:jc w:val="left"/>
              <w:rPr>
                <w:color w:val="000000"/>
              </w:rPr>
            </w:pPr>
            <w:r w:rsidRPr="00CD0129">
              <w:rPr>
                <w:rFonts w:eastAsiaTheme="minorHAnsi" w:cs="굴림"/>
                <w:b/>
                <w:bCs/>
                <w:color w:val="000000"/>
                <w:kern w:val="0"/>
                <w:sz w:val="22"/>
                <w:lang w:val="en-GB"/>
              </w:rPr>
              <w:t>Handy Telescope</w:t>
            </w:r>
          </w:p>
        </w:tc>
        <w:tc>
          <w:tcPr>
            <w:tcW w:w="2707"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tcPr>
          <w:p w14:paraId="7A7758C7" w14:textId="130F8B82" w:rsidR="00FD50BA" w:rsidRDefault="00FD50BA" w:rsidP="00FD50BA">
            <w:pPr>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left"/>
              <w:textAlignment w:val="baseline"/>
              <w:rPr>
                <w:rFonts w:eastAsiaTheme="minorHAnsi" w:cs="굴림"/>
                <w:color w:val="000000"/>
                <w:kern w:val="0"/>
                <w:szCs w:val="20"/>
              </w:rPr>
            </w:pPr>
            <w:r>
              <w:rPr>
                <w:rFonts w:eastAsiaTheme="minorHAnsi" w:cs="굴림" w:hint="eastAsia"/>
                <w:color w:val="000000"/>
                <w:kern w:val="0"/>
                <w:szCs w:val="20"/>
              </w:rPr>
              <w:t>-</w:t>
            </w:r>
            <w:r w:rsidR="00D117FC">
              <w:rPr>
                <w:rFonts w:eastAsiaTheme="minorHAnsi" w:cs="굴림"/>
                <w:color w:val="000000"/>
                <w:kern w:val="0"/>
                <w:szCs w:val="20"/>
              </w:rPr>
              <w:t xml:space="preserve"> </w:t>
            </w:r>
            <w:r>
              <w:rPr>
                <w:rFonts w:eastAsiaTheme="minorHAnsi" w:cs="굴림"/>
                <w:color w:val="000000"/>
                <w:kern w:val="0"/>
                <w:szCs w:val="20"/>
              </w:rPr>
              <w:t>Telescope; refraction and reflection</w:t>
            </w:r>
          </w:p>
          <w:p w14:paraId="042CE13C" w14:textId="77777777" w:rsidR="00FD50BA" w:rsidRDefault="00FD50BA" w:rsidP="00FD50B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FD50BA" w14:paraId="1E3B5389" w14:textId="77777777" w:rsidTr="00A72345">
        <w:trPr>
          <w:trHeight w:val="20"/>
        </w:trPr>
        <w:tc>
          <w:tcPr>
            <w:tcW w:w="1662"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1873163" w14:textId="77777777" w:rsidR="00FD50BA" w:rsidRDefault="00FD50BA" w:rsidP="00FD50BA">
            <w:pPr>
              <w:wordWrap/>
              <w:spacing w:after="0" w:line="276" w:lineRule="auto"/>
              <w:jc w:val="center"/>
            </w:pPr>
            <w:r>
              <w:rPr>
                <w:b/>
                <w:w w:val="80"/>
                <w:sz w:val="16"/>
              </w:rPr>
              <w:t>Core Competencies</w:t>
            </w:r>
          </w:p>
        </w:tc>
        <w:tc>
          <w:tcPr>
            <w:tcW w:w="595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A7E8438" w14:textId="4912FF57" w:rsidR="00FD50BA" w:rsidRPr="00137FA8" w:rsidRDefault="00D117FC" w:rsidP="00D117FC">
            <w:pPr>
              <w:wordWrap/>
              <w:spacing w:after="0" w:line="276" w:lineRule="auto"/>
              <w:ind w:firstLineChars="50" w:firstLine="100"/>
              <w:jc w:val="left"/>
              <w:rPr>
                <w:color w:val="000000"/>
              </w:rPr>
            </w:pPr>
            <w:r w:rsidRPr="00D117FC">
              <w:rPr>
                <w:color w:val="000000"/>
              </w:rPr>
              <w:t>Analytical and Creative Thinking</w:t>
            </w:r>
            <w:r>
              <w:rPr>
                <w:color w:val="000000"/>
              </w:rPr>
              <w:t xml:space="preserve">; </w:t>
            </w:r>
            <w:r w:rsidRPr="00D117FC">
              <w:rPr>
                <w:color w:val="000000"/>
              </w:rPr>
              <w:t>Spirit of Adventure; Habits</w:t>
            </w:r>
          </w:p>
        </w:tc>
        <w:tc>
          <w:tcPr>
            <w:tcW w:w="2707" w:type="dxa"/>
            <w:vMerge/>
            <w:tcBorders>
              <w:top w:val="single" w:sz="2" w:space="0" w:color="000000"/>
              <w:left w:val="single" w:sz="2" w:space="0" w:color="000000"/>
              <w:bottom w:val="single" w:sz="2" w:space="0" w:color="000000"/>
              <w:right w:val="single" w:sz="11" w:space="0" w:color="000000"/>
            </w:tcBorders>
          </w:tcPr>
          <w:p w14:paraId="12A34FDC" w14:textId="77777777" w:rsidR="00FD50BA" w:rsidRDefault="00FD50BA" w:rsidP="00FD50BA"/>
        </w:tc>
      </w:tr>
      <w:tr w:rsidR="00FD50BA" w14:paraId="010D5C01" w14:textId="77777777" w:rsidTr="0047587E">
        <w:trPr>
          <w:trHeight w:val="20"/>
        </w:trPr>
        <w:tc>
          <w:tcPr>
            <w:tcW w:w="1662"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500737A" w14:textId="77777777" w:rsidR="00FD50BA" w:rsidRDefault="00FD50BA" w:rsidP="00FD50BA">
            <w:pPr>
              <w:wordWrap/>
              <w:spacing w:after="0" w:line="276" w:lineRule="auto"/>
              <w:jc w:val="center"/>
            </w:pPr>
            <w:r>
              <w:rPr>
                <w:b/>
                <w:sz w:val="22"/>
              </w:rPr>
              <w:t>Week 6</w:t>
            </w:r>
          </w:p>
          <w:p w14:paraId="5D5AFED0" w14:textId="77777777" w:rsidR="00FD50BA" w:rsidRDefault="00FD50BA" w:rsidP="00FD50BA">
            <w:pPr>
              <w:pStyle w:val="a4"/>
              <w:wordWrap/>
              <w:jc w:val="center"/>
            </w:pPr>
            <w:r>
              <w:rPr>
                <w:rFonts w:ascii="한컴산뜻돋움"/>
                <w:sz w:val="16"/>
                <w:shd w:val="clear" w:color="000000" w:fill="auto"/>
              </w:rPr>
              <w:t>3.30.~4.5.</w:t>
            </w:r>
          </w:p>
        </w:tc>
        <w:tc>
          <w:tcPr>
            <w:tcW w:w="595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6EE5632" w14:textId="5667255D" w:rsidR="00FD50BA" w:rsidRDefault="00FD50BA" w:rsidP="00FD50BA">
            <w:pPr>
              <w:wordWrap/>
              <w:spacing w:after="0" w:line="276" w:lineRule="auto"/>
              <w:ind w:firstLine="100"/>
              <w:jc w:val="left"/>
              <w:rPr>
                <w:color w:val="000000"/>
              </w:rPr>
            </w:pPr>
            <w:r>
              <w:rPr>
                <w:rFonts w:eastAsiaTheme="minorHAnsi" w:cs="굴림" w:hint="eastAsia"/>
                <w:b/>
                <w:bCs/>
                <w:color w:val="000000"/>
                <w:kern w:val="0"/>
                <w:sz w:val="22"/>
              </w:rPr>
              <w:t>S</w:t>
            </w:r>
            <w:r>
              <w:rPr>
                <w:rFonts w:eastAsiaTheme="minorHAnsi" w:cs="굴림"/>
                <w:b/>
                <w:bCs/>
                <w:color w:val="000000"/>
                <w:kern w:val="0"/>
                <w:sz w:val="22"/>
              </w:rPr>
              <w:t>unspots</w:t>
            </w:r>
          </w:p>
        </w:tc>
        <w:tc>
          <w:tcPr>
            <w:tcW w:w="2707"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tcPr>
          <w:p w14:paraId="4E1153CD" w14:textId="58468EA6" w:rsidR="00FD50BA" w:rsidRDefault="00FD50BA" w:rsidP="00FD50BA">
            <w:pPr>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left"/>
              <w:textAlignment w:val="baseline"/>
              <w:rPr>
                <w:rFonts w:eastAsiaTheme="minorHAnsi" w:cs="굴림"/>
                <w:color w:val="000000"/>
                <w:kern w:val="0"/>
                <w:szCs w:val="20"/>
              </w:rPr>
            </w:pPr>
            <w:r>
              <w:rPr>
                <w:rFonts w:eastAsiaTheme="minorHAnsi" w:cs="굴림"/>
                <w:color w:val="000000"/>
                <w:kern w:val="0"/>
                <w:szCs w:val="20"/>
              </w:rPr>
              <w:t>-</w:t>
            </w:r>
            <w:r w:rsidR="00D117FC">
              <w:rPr>
                <w:rFonts w:eastAsiaTheme="minorHAnsi" w:cs="굴림"/>
                <w:color w:val="000000"/>
                <w:kern w:val="0"/>
                <w:szCs w:val="20"/>
              </w:rPr>
              <w:t xml:space="preserve"> </w:t>
            </w:r>
            <w:r>
              <w:rPr>
                <w:rFonts w:eastAsiaTheme="minorHAnsi" w:cs="굴림"/>
                <w:color w:val="000000"/>
                <w:kern w:val="0"/>
                <w:szCs w:val="20"/>
              </w:rPr>
              <w:t>Telescopes; Mounts</w:t>
            </w:r>
          </w:p>
          <w:p w14:paraId="09C8B259" w14:textId="25DB4881" w:rsidR="00FD50BA" w:rsidRDefault="00FD50BA" w:rsidP="00FD50BA">
            <w:pPr>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left"/>
              <w:textAlignment w:val="baseline"/>
              <w:rPr>
                <w:rFonts w:eastAsiaTheme="minorHAnsi" w:cs="굴림"/>
                <w:color w:val="000000"/>
                <w:kern w:val="0"/>
                <w:szCs w:val="20"/>
              </w:rPr>
            </w:pPr>
            <w:r>
              <w:rPr>
                <w:rFonts w:eastAsiaTheme="minorHAnsi" w:cs="굴림" w:hint="eastAsia"/>
                <w:color w:val="000000"/>
                <w:kern w:val="0"/>
                <w:szCs w:val="20"/>
              </w:rPr>
              <w:t>-</w:t>
            </w:r>
            <w:r w:rsidR="00D117FC">
              <w:rPr>
                <w:rFonts w:eastAsiaTheme="minorHAnsi" w:cs="굴림"/>
                <w:color w:val="000000"/>
                <w:kern w:val="0"/>
                <w:szCs w:val="20"/>
              </w:rPr>
              <w:t xml:space="preserve"> </w:t>
            </w:r>
            <w:r>
              <w:rPr>
                <w:rFonts w:eastAsiaTheme="minorHAnsi" w:cs="굴림"/>
                <w:color w:val="000000"/>
                <w:kern w:val="0"/>
                <w:szCs w:val="20"/>
              </w:rPr>
              <w:t>Sunspot</w:t>
            </w:r>
          </w:p>
          <w:p w14:paraId="006D6D79" w14:textId="68793A4D" w:rsidR="00FD50BA" w:rsidRDefault="00FD50BA" w:rsidP="00FD50B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r>
              <w:rPr>
                <w:rFonts w:eastAsiaTheme="minorHAnsi" w:cs="굴림" w:hint="eastAsia"/>
                <w:color w:val="000000"/>
                <w:kern w:val="0"/>
                <w:szCs w:val="20"/>
              </w:rPr>
              <w:t>-</w:t>
            </w:r>
            <w:r w:rsidR="00D117FC">
              <w:rPr>
                <w:rFonts w:eastAsiaTheme="minorHAnsi" w:cs="굴림"/>
                <w:color w:val="000000"/>
                <w:kern w:val="0"/>
                <w:szCs w:val="20"/>
              </w:rPr>
              <w:t xml:space="preserve"> </w:t>
            </w:r>
            <w:r>
              <w:rPr>
                <w:rFonts w:eastAsiaTheme="minorHAnsi" w:cs="굴림"/>
                <w:color w:val="000000"/>
                <w:kern w:val="0"/>
                <w:szCs w:val="20"/>
              </w:rPr>
              <w:t>How to observe the Sun; ND Filter, Projection, Ha filter</w:t>
            </w:r>
          </w:p>
        </w:tc>
      </w:tr>
      <w:tr w:rsidR="00FD50BA" w14:paraId="0E52A168" w14:textId="77777777" w:rsidTr="00A72345">
        <w:trPr>
          <w:trHeight w:val="20"/>
        </w:trPr>
        <w:tc>
          <w:tcPr>
            <w:tcW w:w="1662"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88F49CF" w14:textId="77777777" w:rsidR="00FD50BA" w:rsidRDefault="00FD50BA" w:rsidP="00FD50BA">
            <w:pPr>
              <w:wordWrap/>
              <w:spacing w:after="0" w:line="276" w:lineRule="auto"/>
              <w:jc w:val="center"/>
            </w:pPr>
            <w:r>
              <w:rPr>
                <w:b/>
                <w:w w:val="80"/>
                <w:sz w:val="16"/>
              </w:rPr>
              <w:t>Core Competencies</w:t>
            </w:r>
          </w:p>
        </w:tc>
        <w:tc>
          <w:tcPr>
            <w:tcW w:w="595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2C0F7F6C" w14:textId="2F1BC698" w:rsidR="00FD50BA" w:rsidRPr="00484695" w:rsidRDefault="00D117FC" w:rsidP="00D117FC">
            <w:pPr>
              <w:wordWrap/>
              <w:spacing w:after="0" w:line="276" w:lineRule="auto"/>
              <w:ind w:firstLineChars="50" w:firstLine="100"/>
              <w:jc w:val="left"/>
              <w:rPr>
                <w:color w:val="000000"/>
              </w:rPr>
            </w:pPr>
            <w:r w:rsidRPr="00D117FC">
              <w:rPr>
                <w:color w:val="000000"/>
              </w:rPr>
              <w:t>Analytical and Creative Thinking; Leadership and Followership; Digital/ Quantitative Literacy; Adaptabil</w:t>
            </w:r>
            <w:r>
              <w:rPr>
                <w:color w:val="000000"/>
              </w:rPr>
              <w:t>ity; Spirit of Adventure</w:t>
            </w:r>
          </w:p>
        </w:tc>
        <w:tc>
          <w:tcPr>
            <w:tcW w:w="2707" w:type="dxa"/>
            <w:vMerge/>
            <w:tcBorders>
              <w:top w:val="single" w:sz="2" w:space="0" w:color="000000"/>
              <w:left w:val="single" w:sz="2" w:space="0" w:color="000000"/>
              <w:bottom w:val="single" w:sz="2" w:space="0" w:color="000000"/>
              <w:right w:val="single" w:sz="11" w:space="0" w:color="000000"/>
            </w:tcBorders>
          </w:tcPr>
          <w:p w14:paraId="69982F11" w14:textId="77777777" w:rsidR="00FD50BA" w:rsidRDefault="00FD50BA" w:rsidP="00FD50BA"/>
        </w:tc>
      </w:tr>
      <w:tr w:rsidR="00FD50BA" w14:paraId="649BCC6D" w14:textId="77777777" w:rsidTr="006B0771">
        <w:trPr>
          <w:trHeight w:val="20"/>
        </w:trPr>
        <w:tc>
          <w:tcPr>
            <w:tcW w:w="1662"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306BA6C" w14:textId="77777777" w:rsidR="00FD50BA" w:rsidRDefault="00FD50BA" w:rsidP="00FD50BA">
            <w:pPr>
              <w:wordWrap/>
              <w:spacing w:after="0" w:line="276" w:lineRule="auto"/>
              <w:jc w:val="center"/>
            </w:pPr>
            <w:r>
              <w:rPr>
                <w:b/>
                <w:sz w:val="22"/>
              </w:rPr>
              <w:t>Week 7</w:t>
            </w:r>
          </w:p>
          <w:p w14:paraId="042A7816" w14:textId="77777777" w:rsidR="00FD50BA" w:rsidRDefault="00FD50BA" w:rsidP="00FD50BA">
            <w:pPr>
              <w:pStyle w:val="a4"/>
              <w:wordWrap/>
              <w:jc w:val="center"/>
            </w:pPr>
            <w:r>
              <w:rPr>
                <w:rFonts w:ascii="한컴산뜻돋움"/>
                <w:sz w:val="16"/>
                <w:shd w:val="clear" w:color="000000" w:fill="auto"/>
              </w:rPr>
              <w:t>4.6.~4.12.</w:t>
            </w:r>
          </w:p>
        </w:tc>
        <w:tc>
          <w:tcPr>
            <w:tcW w:w="595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C4D95F8" w14:textId="4338B9E0" w:rsidR="00FD50BA" w:rsidRDefault="00FD50BA" w:rsidP="00FD50BA">
            <w:pPr>
              <w:wordWrap/>
              <w:spacing w:after="0" w:line="276" w:lineRule="auto"/>
              <w:ind w:firstLine="100"/>
              <w:jc w:val="left"/>
              <w:rPr>
                <w:color w:val="000000"/>
              </w:rPr>
            </w:pPr>
            <w:r w:rsidRPr="00CD0129">
              <w:rPr>
                <w:rFonts w:eastAsiaTheme="minorHAnsi" w:cs="굴림"/>
                <w:b/>
                <w:bCs/>
                <w:color w:val="000000"/>
                <w:kern w:val="0"/>
                <w:szCs w:val="20"/>
                <w:lang w:val="en-GB"/>
              </w:rPr>
              <w:t>DSLR Astrophotography</w:t>
            </w:r>
          </w:p>
        </w:tc>
        <w:tc>
          <w:tcPr>
            <w:tcW w:w="2707"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tcPr>
          <w:p w14:paraId="723F9486" w14:textId="0DBE9A15" w:rsidR="00FD50BA" w:rsidRDefault="00FD50BA" w:rsidP="00FD50BA">
            <w:pPr>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left"/>
              <w:textAlignment w:val="baseline"/>
              <w:rPr>
                <w:rFonts w:eastAsiaTheme="minorHAnsi" w:cs="굴림"/>
                <w:color w:val="000000"/>
                <w:kern w:val="0"/>
                <w:szCs w:val="20"/>
              </w:rPr>
            </w:pPr>
            <w:r>
              <w:rPr>
                <w:rFonts w:eastAsiaTheme="minorHAnsi" w:cs="굴림" w:hint="eastAsia"/>
                <w:color w:val="000000"/>
                <w:kern w:val="0"/>
                <w:szCs w:val="20"/>
              </w:rPr>
              <w:t>-</w:t>
            </w:r>
            <w:r w:rsidR="00D117FC">
              <w:rPr>
                <w:rFonts w:eastAsiaTheme="minorHAnsi" w:cs="굴림"/>
                <w:color w:val="000000"/>
                <w:kern w:val="0"/>
                <w:szCs w:val="20"/>
              </w:rPr>
              <w:t xml:space="preserve"> </w:t>
            </w:r>
            <w:r>
              <w:rPr>
                <w:rFonts w:eastAsiaTheme="minorHAnsi" w:cs="굴림"/>
                <w:color w:val="000000"/>
                <w:kern w:val="0"/>
                <w:szCs w:val="20"/>
              </w:rPr>
              <w:t>DSLR camera</w:t>
            </w:r>
          </w:p>
          <w:p w14:paraId="0C31C3D5" w14:textId="6429BFA4" w:rsidR="00FD50BA" w:rsidRDefault="00FD50BA" w:rsidP="00FD50BA">
            <w:pPr>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left"/>
              <w:textAlignment w:val="baseline"/>
              <w:rPr>
                <w:rFonts w:eastAsiaTheme="minorHAnsi" w:cs="굴림"/>
                <w:color w:val="000000"/>
                <w:kern w:val="0"/>
                <w:szCs w:val="20"/>
                <w:lang w:val="en-GB"/>
              </w:rPr>
            </w:pPr>
            <w:r>
              <w:rPr>
                <w:rFonts w:eastAsiaTheme="minorHAnsi" w:cs="굴림" w:hint="eastAsia"/>
                <w:color w:val="000000"/>
                <w:kern w:val="0"/>
                <w:szCs w:val="20"/>
              </w:rPr>
              <w:t>-</w:t>
            </w:r>
            <w:r w:rsidR="00D117FC">
              <w:rPr>
                <w:rFonts w:eastAsiaTheme="minorHAnsi" w:cs="굴림"/>
                <w:color w:val="000000"/>
                <w:kern w:val="0"/>
                <w:szCs w:val="20"/>
              </w:rPr>
              <w:t xml:space="preserve"> </w:t>
            </w:r>
            <w:r w:rsidRPr="00385C37">
              <w:rPr>
                <w:rFonts w:eastAsiaTheme="minorHAnsi" w:cs="굴림"/>
                <w:color w:val="000000"/>
                <w:kern w:val="0"/>
                <w:szCs w:val="20"/>
                <w:lang w:val="en-GB"/>
              </w:rPr>
              <w:t>Astrophotography</w:t>
            </w:r>
          </w:p>
          <w:p w14:paraId="777F2AD9" w14:textId="24505C1B" w:rsidR="00FD50BA" w:rsidRDefault="00FD50BA" w:rsidP="00D117FC">
            <w:pPr>
              <w:pBdr>
                <w:top w:val="none" w:sz="2" w:space="1" w:color="000000"/>
                <w:left w:val="none" w:sz="2" w:space="4" w:color="000000"/>
                <w:bottom w:val="none" w:sz="2" w:space="1" w:color="000000"/>
                <w:right w:val="none" w:sz="2" w:space="4" w:color="000000"/>
              </w:pBdr>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left"/>
              <w:textAlignment w:val="baseline"/>
            </w:pPr>
            <w:r w:rsidRPr="00D117FC">
              <w:rPr>
                <w:rFonts w:eastAsiaTheme="minorHAnsi" w:cs="굴림"/>
                <w:color w:val="000000"/>
                <w:kern w:val="0"/>
                <w:szCs w:val="20"/>
                <w:lang w:val="en-GB"/>
              </w:rPr>
              <w:t>-</w:t>
            </w:r>
            <w:r w:rsidR="00D117FC">
              <w:rPr>
                <w:rFonts w:eastAsiaTheme="minorHAnsi" w:cs="굴림"/>
                <w:color w:val="000000"/>
                <w:kern w:val="0"/>
                <w:szCs w:val="20"/>
                <w:lang w:val="en-GB"/>
              </w:rPr>
              <w:t xml:space="preserve"> </w:t>
            </w:r>
            <w:r w:rsidRPr="00D117FC">
              <w:rPr>
                <w:rFonts w:eastAsiaTheme="minorHAnsi" w:cs="굴림"/>
                <w:color w:val="000000"/>
                <w:kern w:val="0"/>
                <w:szCs w:val="20"/>
                <w:lang w:val="en-GB"/>
              </w:rPr>
              <w:t>List of celestial objects observable today</w:t>
            </w:r>
          </w:p>
        </w:tc>
      </w:tr>
      <w:tr w:rsidR="00FD50BA" w14:paraId="0EBF4ED2" w14:textId="77777777" w:rsidTr="00A72345">
        <w:trPr>
          <w:trHeight w:val="20"/>
        </w:trPr>
        <w:tc>
          <w:tcPr>
            <w:tcW w:w="1662"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7FE6CB4" w14:textId="77777777" w:rsidR="00FD50BA" w:rsidRDefault="00FD50BA" w:rsidP="00FD50BA">
            <w:pPr>
              <w:pStyle w:val="1"/>
              <w:wordWrap/>
              <w:jc w:val="center"/>
            </w:pPr>
            <w:r>
              <w:rPr>
                <w:b/>
                <w:w w:val="80"/>
                <w:sz w:val="16"/>
              </w:rPr>
              <w:t>Core Competencies</w:t>
            </w:r>
          </w:p>
        </w:tc>
        <w:tc>
          <w:tcPr>
            <w:tcW w:w="595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69D1FF1" w14:textId="4ABBE936" w:rsidR="00FD50BA" w:rsidRPr="00484695" w:rsidRDefault="00D117FC" w:rsidP="00D117FC">
            <w:pPr>
              <w:wordWrap/>
              <w:spacing w:after="0" w:line="276" w:lineRule="auto"/>
              <w:ind w:firstLineChars="50" w:firstLine="100"/>
              <w:jc w:val="left"/>
              <w:rPr>
                <w:color w:val="000000"/>
              </w:rPr>
            </w:pPr>
            <w:r w:rsidRPr="00D117FC">
              <w:rPr>
                <w:color w:val="000000"/>
              </w:rPr>
              <w:t>Leadership and Followership; Digital/ Quantitative Literacy; Adaptability; Spirit of Adventure; Habits</w:t>
            </w:r>
          </w:p>
        </w:tc>
        <w:tc>
          <w:tcPr>
            <w:tcW w:w="2707" w:type="dxa"/>
            <w:vMerge/>
            <w:tcBorders>
              <w:top w:val="single" w:sz="2" w:space="0" w:color="000000"/>
              <w:left w:val="single" w:sz="2" w:space="0" w:color="000000"/>
              <w:bottom w:val="single" w:sz="2" w:space="0" w:color="000000"/>
              <w:right w:val="single" w:sz="11" w:space="0" w:color="000000"/>
            </w:tcBorders>
          </w:tcPr>
          <w:p w14:paraId="54DF1F44" w14:textId="77777777" w:rsidR="00FD50BA" w:rsidRDefault="00FD50BA" w:rsidP="00FD50BA"/>
        </w:tc>
      </w:tr>
      <w:tr w:rsidR="00FD50BA" w14:paraId="451A4D72" w14:textId="77777777" w:rsidTr="00A72345">
        <w:trPr>
          <w:trHeight w:val="20"/>
        </w:trPr>
        <w:tc>
          <w:tcPr>
            <w:tcW w:w="1662" w:type="dxa"/>
            <w:tcBorders>
              <w:top w:val="single" w:sz="2" w:space="0" w:color="000000"/>
              <w:left w:val="single" w:sz="11"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5C3F7CF8" w14:textId="77777777" w:rsidR="00FD50BA" w:rsidRDefault="00FD50BA" w:rsidP="00FD50BA">
            <w:pPr>
              <w:wordWrap/>
              <w:spacing w:after="0" w:line="276" w:lineRule="auto"/>
              <w:jc w:val="center"/>
            </w:pPr>
            <w:r>
              <w:rPr>
                <w:b/>
                <w:sz w:val="22"/>
              </w:rPr>
              <w:t>Week 8</w:t>
            </w:r>
          </w:p>
          <w:p w14:paraId="0AAA1628" w14:textId="280F40AA" w:rsidR="00FD50BA" w:rsidRPr="00AB02DE" w:rsidRDefault="00FD50BA" w:rsidP="00FD50BA">
            <w:pPr>
              <w:pStyle w:val="a4"/>
              <w:wordWrap/>
              <w:jc w:val="center"/>
              <w:rPr>
                <w:rFonts w:ascii="한컴산뜻돋움" w:eastAsia="한컴산뜻돋움" w:hAnsi="한컴산뜻돋움"/>
                <w:sz w:val="16"/>
                <w:szCs w:val="16"/>
              </w:rPr>
            </w:pPr>
            <w:r w:rsidRPr="00AB02DE">
              <w:rPr>
                <w:rFonts w:ascii="한컴산뜻돋움" w:eastAsia="한컴산뜻돋움" w:hAnsi="한컴산뜻돋움"/>
                <w:sz w:val="16"/>
                <w:szCs w:val="16"/>
              </w:rPr>
              <w:t>4.13.~4.19.</w:t>
            </w:r>
          </w:p>
        </w:tc>
        <w:tc>
          <w:tcPr>
            <w:tcW w:w="5957" w:type="dxa"/>
            <w:tcBorders>
              <w:top w:val="single" w:sz="2" w:space="0" w:color="000000"/>
              <w:left w:val="single" w:sz="2"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3A20AAC3" w14:textId="11F2B77A" w:rsidR="00FD50BA" w:rsidRDefault="00FD50BA" w:rsidP="00FD50BA">
            <w:pPr>
              <w:pStyle w:val="a4"/>
              <w:wordWrap/>
              <w:spacing w:line="312" w:lineRule="auto"/>
              <w:ind w:firstLine="100"/>
              <w:jc w:val="center"/>
              <w:rPr>
                <w:b/>
                <w:bCs/>
              </w:rPr>
            </w:pPr>
            <w:r>
              <w:rPr>
                <w:b/>
                <w:bCs/>
              </w:rPr>
              <w:t xml:space="preserve">Midterm Exams (4.14.~4.17.) </w:t>
            </w:r>
          </w:p>
        </w:tc>
        <w:tc>
          <w:tcPr>
            <w:tcW w:w="2707" w:type="dxa"/>
            <w:tcBorders>
              <w:top w:val="single" w:sz="2" w:space="0" w:color="000000"/>
              <w:left w:val="single" w:sz="2" w:space="0" w:color="000000"/>
              <w:bottom w:val="single" w:sz="2" w:space="0" w:color="000000"/>
              <w:right w:val="single" w:sz="11" w:space="0" w:color="000000"/>
            </w:tcBorders>
            <w:shd w:val="clear" w:color="auto" w:fill="FAF3DB"/>
            <w:tcMar>
              <w:top w:w="28" w:type="dxa"/>
              <w:left w:w="28" w:type="dxa"/>
              <w:bottom w:w="28" w:type="dxa"/>
              <w:right w:w="28" w:type="dxa"/>
            </w:tcMar>
            <w:vAlign w:val="center"/>
          </w:tcPr>
          <w:p w14:paraId="2399F83F" w14:textId="77777777" w:rsidR="00FD50BA" w:rsidRPr="00AB02DE" w:rsidRDefault="00FD50BA" w:rsidP="00FD50BA">
            <w:pPr>
              <w:pStyle w:val="a4"/>
              <w:wordWrap/>
              <w:spacing w:line="312" w:lineRule="auto"/>
              <w:ind w:firstLine="100"/>
              <w:jc w:val="center"/>
              <w:rPr>
                <w:rFonts w:asciiTheme="minorEastAsia" w:eastAsiaTheme="minorEastAsia" w:hAnsiTheme="minorEastAsia"/>
                <w:b/>
                <w:bCs/>
                <w:color w:val="FF0000"/>
              </w:rPr>
            </w:pPr>
            <w:r w:rsidRPr="00AB02DE">
              <w:rPr>
                <w:rFonts w:asciiTheme="minorEastAsia" w:eastAsiaTheme="minorEastAsia" w:hAnsiTheme="minorEastAsia" w:hint="eastAsia"/>
                <w:b/>
                <w:bCs/>
                <w:color w:val="FF0000"/>
              </w:rPr>
              <w:t>4</w:t>
            </w:r>
            <w:r w:rsidRPr="00AB02DE">
              <w:rPr>
                <w:rFonts w:asciiTheme="minorEastAsia" w:eastAsiaTheme="minorEastAsia" w:hAnsiTheme="minorEastAsia"/>
                <w:b/>
                <w:bCs/>
                <w:color w:val="FF0000"/>
              </w:rPr>
              <w:t>.13.</w:t>
            </w:r>
          </w:p>
          <w:p w14:paraId="4FAD4419" w14:textId="58C6011B" w:rsidR="00FD50BA" w:rsidRPr="00AB02DE" w:rsidRDefault="00FD50BA" w:rsidP="00FD50BA">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right="91"/>
              <w:jc w:val="center"/>
              <w:rPr>
                <w:rFonts w:ascii="한컴산뜻돋움" w:eastAsia="한컴산뜻돋움"/>
                <w:b/>
                <w:bCs/>
                <w:color w:val="FF0000"/>
                <w:sz w:val="22"/>
                <w:shd w:val="clear" w:color="000000" w:fill="auto"/>
              </w:rPr>
            </w:pPr>
            <w:r w:rsidRPr="00AB02DE">
              <w:rPr>
                <w:rFonts w:asciiTheme="minorEastAsia" w:eastAsiaTheme="minorEastAsia" w:hAnsiTheme="minorEastAsia" w:hint="eastAsia"/>
                <w:b/>
                <w:bCs/>
                <w:color w:val="FF0000"/>
              </w:rPr>
              <w:t>R</w:t>
            </w:r>
            <w:r w:rsidRPr="00AB02DE">
              <w:rPr>
                <w:rFonts w:asciiTheme="minorEastAsia" w:eastAsiaTheme="minorEastAsia" w:hAnsiTheme="minorEastAsia"/>
                <w:b/>
                <w:bCs/>
                <w:color w:val="FF0000"/>
              </w:rPr>
              <w:t xml:space="preserve">egular </w:t>
            </w:r>
            <w:r>
              <w:rPr>
                <w:rFonts w:asciiTheme="minorEastAsia" w:eastAsiaTheme="minorEastAsia" w:hAnsiTheme="minorEastAsia"/>
                <w:b/>
                <w:bCs/>
                <w:color w:val="FF0000"/>
              </w:rPr>
              <w:t>C</w:t>
            </w:r>
            <w:r w:rsidRPr="00AB02DE">
              <w:rPr>
                <w:rFonts w:asciiTheme="minorEastAsia" w:eastAsiaTheme="minorEastAsia" w:hAnsiTheme="minorEastAsia"/>
                <w:b/>
                <w:bCs/>
                <w:color w:val="FF0000"/>
              </w:rPr>
              <w:t>lasses</w:t>
            </w:r>
          </w:p>
        </w:tc>
      </w:tr>
    </w:tbl>
    <w:p w14:paraId="1D19EA81" w14:textId="77777777" w:rsidR="00EF278B" w:rsidRDefault="00EF278B">
      <w:pPr>
        <w:wordWrap/>
        <w:spacing w:after="0" w:line="276" w:lineRule="auto"/>
        <w:jc w:val="left"/>
        <w:textAlignment w:val="baseline"/>
        <w:rPr>
          <w:rFonts w:eastAsiaTheme="minorHAnsi" w:cs="굴림"/>
          <w:b/>
          <w:bCs/>
          <w:color w:val="0000FF"/>
          <w:kern w:val="0"/>
          <w:sz w:val="22"/>
        </w:rPr>
      </w:pPr>
    </w:p>
    <w:p w14:paraId="06461369" w14:textId="76D5F455" w:rsidR="00D117FC" w:rsidRDefault="00D117FC">
      <w:pPr>
        <w:widowControl/>
        <w:wordWrap/>
        <w:autoSpaceDE/>
        <w:autoSpaceDN/>
        <w:rPr>
          <w:rFonts w:eastAsiaTheme="minorHAnsi" w:cs="함초롬바탕"/>
          <w:b/>
          <w:bCs/>
          <w:color w:val="0000FF"/>
          <w:kern w:val="0"/>
          <w:sz w:val="22"/>
        </w:rPr>
      </w:pPr>
      <w:r>
        <w:rPr>
          <w:rFonts w:eastAsiaTheme="minorHAnsi" w:cs="함초롬바탕"/>
          <w:b/>
          <w:bCs/>
          <w:color w:val="0000FF"/>
          <w:kern w:val="0"/>
          <w:sz w:val="22"/>
        </w:rPr>
        <w:br w:type="page"/>
      </w:r>
    </w:p>
    <w:p w14:paraId="090B50D3" w14:textId="77777777" w:rsidR="00EF278B" w:rsidRDefault="00EF278B">
      <w:pPr>
        <w:wordWrap/>
        <w:spacing w:after="0" w:line="276" w:lineRule="auto"/>
        <w:jc w:val="left"/>
        <w:textAlignment w:val="baseline"/>
        <w:rPr>
          <w:rFonts w:eastAsiaTheme="minorHAnsi" w:cs="함초롬바탕"/>
          <w:b/>
          <w:bCs/>
          <w:color w:val="0000FF"/>
          <w:kern w:val="0"/>
          <w:sz w:val="22"/>
        </w:rPr>
      </w:pPr>
    </w:p>
    <w:tbl>
      <w:tblPr>
        <w:tblOverlap w:val="never"/>
        <w:tblW w:w="10477" w:type="dxa"/>
        <w:tblBorders>
          <w:top w:val="none" w:sz="3" w:space="0" w:color="000000"/>
          <w:left w:val="none" w:sz="3" w:space="0" w:color="000000"/>
          <w:bottom w:val="none" w:sz="3" w:space="0" w:color="000000"/>
          <w:right w:val="none" w:sz="3" w:space="0" w:color="000000"/>
        </w:tblBorders>
        <w:shd w:val="clear" w:color="000000" w:fill="FFFFFF"/>
        <w:tblLayout w:type="fixed"/>
        <w:tblCellMar>
          <w:top w:w="15" w:type="dxa"/>
          <w:left w:w="15" w:type="dxa"/>
          <w:bottom w:w="15" w:type="dxa"/>
          <w:right w:w="15" w:type="dxa"/>
        </w:tblCellMar>
        <w:tblLook w:val="04A0" w:firstRow="1" w:lastRow="0" w:firstColumn="1" w:lastColumn="0" w:noHBand="0" w:noVBand="1"/>
      </w:tblPr>
      <w:tblGrid>
        <w:gridCol w:w="1606"/>
        <w:gridCol w:w="6136"/>
        <w:gridCol w:w="2735"/>
      </w:tblGrid>
      <w:tr w:rsidR="00FD50BA" w14:paraId="724316B0" w14:textId="77777777" w:rsidTr="00A51C3B">
        <w:trPr>
          <w:trHeight w:val="20"/>
        </w:trPr>
        <w:tc>
          <w:tcPr>
            <w:tcW w:w="1606" w:type="dxa"/>
            <w:tcBorders>
              <w:top w:val="single" w:sz="2" w:space="0" w:color="000000"/>
              <w:left w:val="single" w:sz="11"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9634DA1" w14:textId="77777777" w:rsidR="00FD50BA" w:rsidRDefault="00FD50BA" w:rsidP="00FD50BA">
            <w:pPr>
              <w:wordWrap/>
              <w:spacing w:after="0" w:line="276" w:lineRule="auto"/>
              <w:jc w:val="center"/>
            </w:pPr>
            <w:r>
              <w:rPr>
                <w:b/>
                <w:sz w:val="22"/>
              </w:rPr>
              <w:t>Week 9</w:t>
            </w:r>
          </w:p>
          <w:p w14:paraId="01A5F2F5" w14:textId="77777777" w:rsidR="00FD50BA" w:rsidRDefault="00FD50BA" w:rsidP="00FD50BA">
            <w:pPr>
              <w:pStyle w:val="a4"/>
              <w:wordWrap/>
              <w:jc w:val="center"/>
            </w:pPr>
            <w:r>
              <w:rPr>
                <w:rFonts w:ascii="한컴산뜻돋움"/>
                <w:sz w:val="16"/>
                <w:shd w:val="clear" w:color="000000" w:fill="auto"/>
              </w:rPr>
              <w:t>4.20.~4.26.</w:t>
            </w:r>
          </w:p>
        </w:tc>
        <w:tc>
          <w:tcPr>
            <w:tcW w:w="6136"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6664FD5" w14:textId="0B4FEA2A" w:rsidR="00FD50BA" w:rsidRPr="00484695" w:rsidRDefault="00FD50BA" w:rsidP="00FD50BA">
            <w:pPr>
              <w:wordWrap/>
              <w:spacing w:after="0" w:line="276" w:lineRule="auto"/>
              <w:ind w:firstLine="100"/>
              <w:jc w:val="left"/>
              <w:rPr>
                <w:color w:val="000000"/>
              </w:rPr>
            </w:pPr>
            <w:r w:rsidRPr="00B10EA8">
              <w:rPr>
                <w:rFonts w:eastAsiaTheme="minorHAnsi" w:cs="굴림"/>
                <w:b/>
                <w:bCs/>
                <w:color w:val="000000"/>
                <w:kern w:val="0"/>
                <w:szCs w:val="20"/>
                <w:lang w:val="en-GB"/>
              </w:rPr>
              <w:t xml:space="preserve">Astrophotography </w:t>
            </w:r>
            <w:r w:rsidR="00EB5E53">
              <w:rPr>
                <w:rFonts w:eastAsiaTheme="minorHAnsi" w:cs="굴림"/>
                <w:b/>
                <w:bCs/>
                <w:color w:val="000000"/>
                <w:kern w:val="0"/>
                <w:szCs w:val="20"/>
                <w:lang w:val="en-GB"/>
              </w:rPr>
              <w:t>–</w:t>
            </w:r>
            <w:r w:rsidRPr="00B10EA8">
              <w:rPr>
                <w:rFonts w:eastAsiaTheme="minorHAnsi" w:cs="굴림"/>
                <w:b/>
                <w:bCs/>
                <w:color w:val="000000"/>
                <w:kern w:val="0"/>
                <w:szCs w:val="20"/>
                <w:lang w:val="en-GB"/>
              </w:rPr>
              <w:t xml:space="preserve"> Startrail</w:t>
            </w:r>
          </w:p>
        </w:tc>
        <w:tc>
          <w:tcPr>
            <w:tcW w:w="2735" w:type="dxa"/>
            <w:tcBorders>
              <w:top w:val="single" w:sz="2" w:space="0" w:color="000000"/>
              <w:left w:val="single" w:sz="2" w:space="0" w:color="000000"/>
              <w:bottom w:val="single" w:sz="2" w:space="0" w:color="000000"/>
              <w:right w:val="single" w:sz="11" w:space="0" w:color="000000"/>
            </w:tcBorders>
            <w:shd w:val="clear" w:color="auto" w:fill="auto"/>
            <w:tcMar>
              <w:top w:w="28" w:type="dxa"/>
              <w:left w:w="28" w:type="dxa"/>
              <w:bottom w:w="28" w:type="dxa"/>
              <w:right w:w="28" w:type="dxa"/>
            </w:tcMar>
          </w:tcPr>
          <w:p w14:paraId="2E118C60" w14:textId="237EB122" w:rsidR="00FD50BA" w:rsidRDefault="00FD50BA" w:rsidP="00EB5E53">
            <w:pPr>
              <w:pStyle w:val="a4"/>
              <w:numPr>
                <w:ilvl w:val="0"/>
                <w:numId w:val="36"/>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pPr>
            <w:r>
              <w:rPr>
                <w:rFonts w:eastAsiaTheme="minorHAnsi"/>
              </w:rPr>
              <w:t>Fixed shooting</w:t>
            </w:r>
          </w:p>
        </w:tc>
      </w:tr>
      <w:tr w:rsidR="00FD50BA" w14:paraId="085923CD" w14:textId="77777777" w:rsidTr="00A72345">
        <w:trPr>
          <w:trHeight w:val="20"/>
        </w:trPr>
        <w:tc>
          <w:tcPr>
            <w:tcW w:w="1606" w:type="dxa"/>
            <w:tcBorders>
              <w:top w:val="single" w:sz="2" w:space="0" w:color="000000"/>
              <w:left w:val="single" w:sz="11"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BC4F645" w14:textId="6179C4E8" w:rsidR="00FD50BA" w:rsidRDefault="00FD50BA" w:rsidP="00FD50BA">
            <w:pPr>
              <w:wordWrap/>
              <w:spacing w:after="0" w:line="276" w:lineRule="auto"/>
              <w:jc w:val="center"/>
              <w:rPr>
                <w:b/>
                <w:sz w:val="22"/>
              </w:rPr>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E288E62" w14:textId="144359BA" w:rsidR="00FD50BA" w:rsidRPr="00137FA8" w:rsidRDefault="00D117FC" w:rsidP="00D117FC">
            <w:pPr>
              <w:wordWrap/>
              <w:spacing w:after="0" w:line="276" w:lineRule="auto"/>
              <w:ind w:firstLineChars="50" w:firstLine="100"/>
              <w:jc w:val="left"/>
              <w:rPr>
                <w:color w:val="000000"/>
              </w:rPr>
            </w:pPr>
            <w:r w:rsidRPr="00D117FC">
              <w:rPr>
                <w:color w:val="000000"/>
              </w:rPr>
              <w:t>Leadership and Followership; Digital/ Quantitative Literacy; Adaptability; Spirit of Adventure; Habits</w:t>
            </w:r>
          </w:p>
        </w:tc>
        <w:tc>
          <w:tcPr>
            <w:tcW w:w="2735" w:type="dxa"/>
            <w:tcBorders>
              <w:top w:val="single" w:sz="2" w:space="0" w:color="000000"/>
              <w:left w:val="single" w:sz="2" w:space="0" w:color="000000"/>
              <w:bottom w:val="single" w:sz="2" w:space="0" w:color="000000"/>
              <w:right w:val="single" w:sz="11" w:space="0" w:color="000000"/>
            </w:tcBorders>
            <w:shd w:val="clear" w:color="auto" w:fill="auto"/>
            <w:tcMar>
              <w:top w:w="28" w:type="dxa"/>
              <w:left w:w="28" w:type="dxa"/>
              <w:bottom w:w="28" w:type="dxa"/>
              <w:right w:w="28" w:type="dxa"/>
            </w:tcMar>
            <w:vAlign w:val="center"/>
          </w:tcPr>
          <w:p w14:paraId="44EB0CDC" w14:textId="77777777" w:rsidR="00FD50BA" w:rsidRDefault="00FD50BA" w:rsidP="00FD50BA">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pPr>
          </w:p>
        </w:tc>
      </w:tr>
      <w:tr w:rsidR="00FD50BA" w14:paraId="0F8B3BE5" w14:textId="77777777" w:rsidTr="004A4B99">
        <w:trPr>
          <w:trHeight w:val="20"/>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2CA59A6" w14:textId="77777777" w:rsidR="00FD50BA" w:rsidRDefault="00FD50BA" w:rsidP="00FD50BA">
            <w:pPr>
              <w:wordWrap/>
              <w:spacing w:after="0" w:line="276" w:lineRule="auto"/>
              <w:jc w:val="center"/>
            </w:pPr>
            <w:r>
              <w:rPr>
                <w:b/>
                <w:sz w:val="22"/>
              </w:rPr>
              <w:t>Week 10</w:t>
            </w:r>
          </w:p>
          <w:p w14:paraId="77DDE495" w14:textId="77777777" w:rsidR="00FD50BA" w:rsidRDefault="00FD50BA" w:rsidP="00FD50BA">
            <w:pPr>
              <w:pStyle w:val="a4"/>
              <w:wordWrap/>
              <w:jc w:val="center"/>
            </w:pPr>
            <w:r>
              <w:rPr>
                <w:rFonts w:ascii="한컴산뜻돋움"/>
                <w:sz w:val="16"/>
                <w:shd w:val="clear" w:color="000000" w:fill="auto"/>
              </w:rPr>
              <w:t>4.27.~5.3.</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6971993" w14:textId="4E06EE1A" w:rsidR="00FD50BA" w:rsidRDefault="00FD50BA" w:rsidP="00FD50BA">
            <w:pPr>
              <w:wordWrap/>
              <w:spacing w:after="0" w:line="276" w:lineRule="auto"/>
              <w:ind w:firstLine="100"/>
              <w:jc w:val="left"/>
              <w:rPr>
                <w:color w:val="000000"/>
              </w:rPr>
            </w:pPr>
            <w:r w:rsidRPr="00CD0129">
              <w:rPr>
                <w:rFonts w:eastAsiaTheme="minorHAnsi" w:cs="굴림"/>
                <w:b/>
                <w:bCs/>
                <w:color w:val="000000"/>
                <w:kern w:val="0"/>
                <w:sz w:val="22"/>
                <w:lang w:val="en-GB"/>
              </w:rPr>
              <w:t>Analysis of Solar spectra - Fraunhofer Lines</w:t>
            </w:r>
          </w:p>
        </w:tc>
        <w:tc>
          <w:tcPr>
            <w:tcW w:w="2735"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tcPr>
          <w:p w14:paraId="7AE928D8" w14:textId="13D70981" w:rsidR="00FD50BA" w:rsidRPr="001C4285" w:rsidRDefault="00FD50BA" w:rsidP="00FD50BA">
            <w:pPr>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left"/>
              <w:textAlignment w:val="baseline"/>
              <w:rPr>
                <w:rFonts w:eastAsiaTheme="minorHAnsi" w:cs="굴림"/>
                <w:color w:val="000000"/>
                <w:kern w:val="0"/>
                <w:szCs w:val="20"/>
              </w:rPr>
            </w:pPr>
            <w:r w:rsidRPr="001C4285">
              <w:rPr>
                <w:rFonts w:eastAsiaTheme="minorHAnsi" w:cs="굴림" w:hint="eastAsia"/>
                <w:color w:val="000000"/>
                <w:kern w:val="0"/>
                <w:szCs w:val="20"/>
              </w:rPr>
              <w:t>-</w:t>
            </w:r>
            <w:r w:rsidR="00EB5E53">
              <w:rPr>
                <w:rFonts w:eastAsiaTheme="minorHAnsi" w:cs="굴림"/>
                <w:color w:val="000000"/>
                <w:kern w:val="0"/>
                <w:szCs w:val="20"/>
              </w:rPr>
              <w:t xml:space="preserve"> </w:t>
            </w:r>
            <w:r w:rsidRPr="001C4285">
              <w:rPr>
                <w:rFonts w:eastAsiaTheme="minorHAnsi" w:cs="굴림"/>
                <w:color w:val="000000"/>
                <w:kern w:val="0"/>
                <w:szCs w:val="20"/>
              </w:rPr>
              <w:t>Kirchhof’s laws</w:t>
            </w:r>
          </w:p>
          <w:p w14:paraId="3DBCD02E" w14:textId="3B944ED7" w:rsidR="00FD50BA" w:rsidRDefault="00FD50BA" w:rsidP="00FD50B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b/>
                <w:color w:val="000000"/>
                <w:sz w:val="22"/>
              </w:rPr>
            </w:pPr>
            <w:r w:rsidRPr="001C4285">
              <w:rPr>
                <w:rFonts w:eastAsiaTheme="minorHAnsi" w:cs="굴림" w:hint="eastAsia"/>
                <w:color w:val="000000"/>
                <w:kern w:val="0"/>
                <w:szCs w:val="20"/>
              </w:rPr>
              <w:t>-</w:t>
            </w:r>
            <w:r w:rsidR="00EB5E53">
              <w:rPr>
                <w:rFonts w:eastAsiaTheme="minorHAnsi" w:cs="굴림"/>
                <w:color w:val="000000"/>
                <w:kern w:val="0"/>
                <w:szCs w:val="20"/>
              </w:rPr>
              <w:t xml:space="preserve"> </w:t>
            </w:r>
            <w:r w:rsidRPr="001C4285">
              <w:rPr>
                <w:rFonts w:eastAsiaTheme="minorHAnsi" w:cs="굴림" w:hint="eastAsia"/>
                <w:color w:val="000000"/>
                <w:kern w:val="0"/>
                <w:szCs w:val="20"/>
              </w:rPr>
              <w:t>Fraunhofer</w:t>
            </w:r>
            <w:r w:rsidRPr="001C4285">
              <w:rPr>
                <w:rFonts w:eastAsiaTheme="minorHAnsi" w:cs="굴림"/>
                <w:color w:val="000000"/>
                <w:kern w:val="0"/>
                <w:szCs w:val="20"/>
              </w:rPr>
              <w:t xml:space="preserve"> Lines</w:t>
            </w:r>
          </w:p>
        </w:tc>
      </w:tr>
      <w:tr w:rsidR="00FD50BA" w14:paraId="3B58B002" w14:textId="77777777" w:rsidTr="00A72345">
        <w:trPr>
          <w:trHeight w:val="20"/>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B858918" w14:textId="77777777" w:rsidR="00FD50BA" w:rsidRDefault="00FD50BA" w:rsidP="00FD50BA">
            <w:pPr>
              <w:wordWrap/>
              <w:spacing w:after="0" w:line="276" w:lineRule="auto"/>
              <w:jc w:val="center"/>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CE953CD" w14:textId="72CA1A59" w:rsidR="00FD50BA" w:rsidRPr="00137FA8" w:rsidRDefault="00D117FC" w:rsidP="00D117FC">
            <w:pPr>
              <w:wordWrap/>
              <w:spacing w:after="0" w:line="276" w:lineRule="auto"/>
              <w:ind w:firstLineChars="50" w:firstLine="100"/>
              <w:jc w:val="left"/>
              <w:rPr>
                <w:color w:val="000000"/>
              </w:rPr>
            </w:pPr>
            <w:r w:rsidRPr="00D117FC">
              <w:rPr>
                <w:color w:val="000000"/>
              </w:rPr>
              <w:t>Analytical and Creative Thinking; Digital/ Quantitative Literacy</w:t>
            </w:r>
          </w:p>
        </w:tc>
        <w:tc>
          <w:tcPr>
            <w:tcW w:w="2735" w:type="dxa"/>
            <w:vMerge/>
            <w:tcBorders>
              <w:top w:val="single" w:sz="2" w:space="0" w:color="000000"/>
              <w:left w:val="single" w:sz="2" w:space="0" w:color="000000"/>
              <w:bottom w:val="single" w:sz="2" w:space="0" w:color="000000"/>
              <w:right w:val="single" w:sz="11" w:space="0" w:color="000000"/>
            </w:tcBorders>
          </w:tcPr>
          <w:p w14:paraId="1E40E9DE" w14:textId="77777777" w:rsidR="00FD50BA" w:rsidRDefault="00FD50BA" w:rsidP="00FD50BA"/>
        </w:tc>
      </w:tr>
      <w:tr w:rsidR="00FD50BA" w14:paraId="4134673D" w14:textId="77777777" w:rsidTr="00A72345">
        <w:trPr>
          <w:trHeight w:val="20"/>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546505B5" w14:textId="77777777" w:rsidR="00FD50BA" w:rsidRDefault="00FD50BA" w:rsidP="00FD50BA">
            <w:pPr>
              <w:wordWrap/>
              <w:spacing w:after="0" w:line="276" w:lineRule="auto"/>
              <w:jc w:val="center"/>
            </w:pPr>
            <w:r>
              <w:rPr>
                <w:b/>
                <w:sz w:val="22"/>
              </w:rPr>
              <w:t>Week 11</w:t>
            </w:r>
          </w:p>
          <w:p w14:paraId="4298C772" w14:textId="77777777" w:rsidR="00FD50BA" w:rsidRDefault="00FD50BA" w:rsidP="00FD50BA">
            <w:pPr>
              <w:pStyle w:val="a4"/>
              <w:wordWrap/>
              <w:jc w:val="center"/>
            </w:pPr>
            <w:r>
              <w:rPr>
                <w:rFonts w:ascii="한컴산뜻돋움"/>
                <w:sz w:val="16"/>
                <w:shd w:val="clear" w:color="000000" w:fill="auto"/>
              </w:rPr>
              <w:t>5.4.~5.10.</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A284052" w14:textId="37AAB781" w:rsidR="00FD50BA" w:rsidRPr="00484695" w:rsidRDefault="00FD50BA" w:rsidP="00FD50BA">
            <w:pPr>
              <w:wordWrap/>
              <w:spacing w:after="0" w:line="276" w:lineRule="auto"/>
              <w:ind w:firstLine="100"/>
              <w:jc w:val="left"/>
              <w:rPr>
                <w:color w:val="000000"/>
              </w:rPr>
            </w:pPr>
            <w:r w:rsidRPr="00CD0129">
              <w:rPr>
                <w:rFonts w:eastAsiaTheme="minorHAnsi" w:cs="굴림"/>
                <w:b/>
                <w:bCs/>
                <w:color w:val="000000"/>
                <w:kern w:val="0"/>
                <w:szCs w:val="20"/>
                <w:lang w:val="en-GB"/>
              </w:rPr>
              <w:t xml:space="preserve">Distance Determination – </w:t>
            </w:r>
            <w:r w:rsidRPr="00AC2C43">
              <w:rPr>
                <w:rFonts w:eastAsiaTheme="minorHAnsi" w:cs="굴림"/>
                <w:b/>
                <w:bCs/>
                <w:color w:val="000000" w:themeColor="text1"/>
                <w:kern w:val="0"/>
                <w:szCs w:val="20"/>
                <w:lang w:val="en-GB"/>
              </w:rPr>
              <w:t>P-L relation of variable stars</w:t>
            </w:r>
          </w:p>
        </w:tc>
        <w:tc>
          <w:tcPr>
            <w:tcW w:w="2735"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1858FF83" w14:textId="1CF76EC2" w:rsidR="00FD50BA" w:rsidRDefault="00FD50BA" w:rsidP="00FD50BA">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rPr>
                <w:b/>
                <w:bCs/>
                <w:color w:val="FF0000"/>
              </w:rPr>
            </w:pPr>
            <w:r>
              <w:rPr>
                <w:rFonts w:ascii="한컴산뜻돋움" w:eastAsia="한컴산뜻돋움"/>
                <w:b/>
                <w:bCs/>
                <w:color w:val="FF0000"/>
                <w:sz w:val="22"/>
                <w:shd w:val="clear" w:color="000000" w:fill="auto"/>
              </w:rPr>
              <w:t xml:space="preserve">5.5. </w:t>
            </w:r>
            <w:r>
              <w:rPr>
                <w:b/>
                <w:bCs/>
                <w:color w:val="FF0000"/>
              </w:rPr>
              <w:t>Children's Day</w:t>
            </w:r>
          </w:p>
          <w:p w14:paraId="1232C821" w14:textId="2898D701" w:rsidR="00FD50BA" w:rsidRDefault="00FD50BA" w:rsidP="00FD50BA">
            <w:pPr>
              <w:jc w:val="center"/>
              <w:rPr>
                <w:b/>
                <w:bCs/>
                <w:color w:val="FF0000"/>
                <w:sz w:val="22"/>
              </w:rPr>
            </w:pPr>
          </w:p>
        </w:tc>
      </w:tr>
      <w:tr w:rsidR="00D117FC" w14:paraId="61B3D4C8" w14:textId="77777777" w:rsidTr="00447272">
        <w:trPr>
          <w:trHeight w:val="20"/>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269736B" w14:textId="77777777" w:rsidR="00D117FC" w:rsidRDefault="00D117FC" w:rsidP="00D117FC">
            <w:pPr>
              <w:wordWrap/>
              <w:spacing w:after="0" w:line="276" w:lineRule="auto"/>
              <w:jc w:val="center"/>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tcPr>
          <w:p w14:paraId="727D84B1" w14:textId="6E597431" w:rsidR="00D117FC" w:rsidRDefault="00D117FC" w:rsidP="00D117FC">
            <w:pPr>
              <w:wordWrap/>
              <w:spacing w:after="0" w:line="276" w:lineRule="auto"/>
              <w:ind w:firstLine="100"/>
              <w:jc w:val="left"/>
              <w:rPr>
                <w:color w:val="000000"/>
              </w:rPr>
            </w:pPr>
            <w:r w:rsidRPr="00FD1AE9">
              <w:rPr>
                <w:color w:val="000000"/>
              </w:rPr>
              <w:t>Analytical and Creative Thinking; Digital/ Quantitative Literacy</w:t>
            </w:r>
          </w:p>
        </w:tc>
        <w:tc>
          <w:tcPr>
            <w:tcW w:w="2735" w:type="dxa"/>
            <w:vMerge/>
            <w:tcBorders>
              <w:top w:val="single" w:sz="2" w:space="0" w:color="000000"/>
              <w:left w:val="single" w:sz="2" w:space="0" w:color="000000"/>
              <w:bottom w:val="single" w:sz="2" w:space="0" w:color="000000"/>
              <w:right w:val="single" w:sz="11" w:space="0" w:color="000000"/>
            </w:tcBorders>
          </w:tcPr>
          <w:p w14:paraId="54587CAD" w14:textId="77777777" w:rsidR="00D117FC" w:rsidRDefault="00D117FC" w:rsidP="00D117FC"/>
        </w:tc>
      </w:tr>
      <w:tr w:rsidR="00FD50BA" w14:paraId="2E5E9366" w14:textId="77777777" w:rsidTr="005740A4">
        <w:trPr>
          <w:trHeight w:val="20"/>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AF6F7FD" w14:textId="77777777" w:rsidR="00FD50BA" w:rsidRDefault="00FD50BA" w:rsidP="00FD50BA">
            <w:pPr>
              <w:wordWrap/>
              <w:spacing w:after="0" w:line="276" w:lineRule="auto"/>
              <w:jc w:val="center"/>
            </w:pPr>
            <w:r>
              <w:rPr>
                <w:b/>
                <w:sz w:val="22"/>
              </w:rPr>
              <w:t>Week 12</w:t>
            </w:r>
          </w:p>
          <w:p w14:paraId="7F947DFF" w14:textId="77777777" w:rsidR="00FD50BA" w:rsidRDefault="00FD50BA" w:rsidP="00FD50BA">
            <w:pPr>
              <w:pStyle w:val="a4"/>
              <w:wordWrap/>
              <w:jc w:val="center"/>
            </w:pPr>
            <w:r>
              <w:rPr>
                <w:rFonts w:ascii="한컴산뜻돋움"/>
                <w:sz w:val="16"/>
                <w:shd w:val="clear" w:color="000000" w:fill="auto"/>
              </w:rPr>
              <w:t>5.11.~5.17.</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EB29EB6" w14:textId="5593741E" w:rsidR="00FD50BA" w:rsidRDefault="00FD50BA" w:rsidP="00FD50BA">
            <w:pPr>
              <w:wordWrap/>
              <w:spacing w:after="0" w:line="276" w:lineRule="auto"/>
              <w:ind w:firstLine="100"/>
              <w:jc w:val="left"/>
              <w:rPr>
                <w:color w:val="000000"/>
              </w:rPr>
            </w:pPr>
            <w:r w:rsidRPr="00CD0129">
              <w:rPr>
                <w:rFonts w:eastAsiaTheme="minorHAnsi" w:cs="굴림"/>
                <w:b/>
                <w:bCs/>
                <w:color w:val="000000"/>
                <w:spacing w:val="-10"/>
                <w:kern w:val="0"/>
                <w:szCs w:val="20"/>
                <w:lang w:val="en-GB"/>
              </w:rPr>
              <w:t>Distance Determination - Main Sequence Fitting</w:t>
            </w:r>
          </w:p>
        </w:tc>
        <w:tc>
          <w:tcPr>
            <w:tcW w:w="2735"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tcPr>
          <w:p w14:paraId="14DA8F2C" w14:textId="43A151B1" w:rsidR="00FD50BA" w:rsidRPr="001C4285" w:rsidRDefault="00FD50BA" w:rsidP="00FD50BA">
            <w:pPr>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left"/>
              <w:textAlignment w:val="baseline"/>
              <w:rPr>
                <w:rFonts w:eastAsiaTheme="minorHAnsi" w:cs="굴림"/>
                <w:color w:val="000000"/>
                <w:kern w:val="0"/>
                <w:szCs w:val="20"/>
              </w:rPr>
            </w:pPr>
            <w:r w:rsidRPr="001C4285">
              <w:rPr>
                <w:rFonts w:eastAsiaTheme="minorHAnsi" w:cs="굴림" w:hint="eastAsia"/>
                <w:color w:val="000000"/>
                <w:kern w:val="0"/>
                <w:szCs w:val="20"/>
              </w:rPr>
              <w:t>-</w:t>
            </w:r>
            <w:r w:rsidR="00EB5E53">
              <w:rPr>
                <w:rFonts w:eastAsiaTheme="minorHAnsi" w:cs="굴림"/>
                <w:color w:val="000000"/>
                <w:kern w:val="0"/>
                <w:szCs w:val="20"/>
              </w:rPr>
              <w:t xml:space="preserve"> </w:t>
            </w:r>
            <w:r w:rsidRPr="001C4285">
              <w:rPr>
                <w:rFonts w:eastAsiaTheme="minorHAnsi" w:cs="굴림"/>
                <w:color w:val="000000"/>
                <w:kern w:val="0"/>
                <w:szCs w:val="20"/>
              </w:rPr>
              <w:t>HRD of star clusters</w:t>
            </w:r>
          </w:p>
          <w:p w14:paraId="257FAEB8" w14:textId="1EC7C6FF" w:rsidR="00FD50BA" w:rsidRDefault="00FD50BA" w:rsidP="00FD50B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r w:rsidRPr="001C4285">
              <w:rPr>
                <w:rFonts w:eastAsiaTheme="minorHAnsi" w:cs="굴림" w:hint="eastAsia"/>
                <w:color w:val="000000"/>
                <w:kern w:val="0"/>
                <w:szCs w:val="20"/>
              </w:rPr>
              <w:t>-</w:t>
            </w:r>
            <w:r w:rsidR="00EB5E53">
              <w:rPr>
                <w:rFonts w:eastAsiaTheme="minorHAnsi" w:cs="굴림"/>
                <w:color w:val="000000"/>
                <w:kern w:val="0"/>
                <w:szCs w:val="20"/>
              </w:rPr>
              <w:t xml:space="preserve"> </w:t>
            </w:r>
            <w:r w:rsidRPr="001C4285">
              <w:rPr>
                <w:rFonts w:eastAsiaTheme="minorHAnsi" w:cs="굴림"/>
                <w:color w:val="000000"/>
                <w:kern w:val="0"/>
                <w:szCs w:val="20"/>
              </w:rPr>
              <w:t>Distance Modulus</w:t>
            </w:r>
          </w:p>
        </w:tc>
      </w:tr>
      <w:tr w:rsidR="00D117FC" w14:paraId="5C42C92A" w14:textId="77777777" w:rsidTr="00AF766B">
        <w:trPr>
          <w:trHeight w:val="20"/>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D497FA0" w14:textId="77777777" w:rsidR="00D117FC" w:rsidRDefault="00D117FC" w:rsidP="00D117FC">
            <w:pPr>
              <w:wordWrap/>
              <w:spacing w:after="0" w:line="276" w:lineRule="auto"/>
              <w:jc w:val="center"/>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tcPr>
          <w:p w14:paraId="07B21996" w14:textId="19B8BDCD" w:rsidR="00D117FC" w:rsidRDefault="00D117FC" w:rsidP="00D117FC">
            <w:pPr>
              <w:wordWrap/>
              <w:spacing w:after="0" w:line="276" w:lineRule="auto"/>
              <w:ind w:firstLine="100"/>
              <w:jc w:val="left"/>
              <w:rPr>
                <w:color w:val="000000"/>
              </w:rPr>
            </w:pPr>
            <w:r w:rsidRPr="00A13957">
              <w:rPr>
                <w:color w:val="000000"/>
              </w:rPr>
              <w:t>Analytical and Creative Thinking; Digital/ Quantitative Literacy</w:t>
            </w:r>
          </w:p>
        </w:tc>
        <w:tc>
          <w:tcPr>
            <w:tcW w:w="2735" w:type="dxa"/>
            <w:vMerge/>
            <w:tcBorders>
              <w:top w:val="single" w:sz="2" w:space="0" w:color="000000"/>
              <w:left w:val="single" w:sz="2" w:space="0" w:color="000000"/>
              <w:bottom w:val="single" w:sz="2" w:space="0" w:color="000000"/>
              <w:right w:val="single" w:sz="11" w:space="0" w:color="000000"/>
            </w:tcBorders>
          </w:tcPr>
          <w:p w14:paraId="568C37BA" w14:textId="77777777" w:rsidR="00D117FC" w:rsidRDefault="00D117FC" w:rsidP="00D117FC"/>
        </w:tc>
      </w:tr>
      <w:tr w:rsidR="00FD50BA" w14:paraId="62A15B3D" w14:textId="77777777" w:rsidTr="003E72DE">
        <w:trPr>
          <w:trHeight w:val="20"/>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092C2DFF" w14:textId="77777777" w:rsidR="00FD50BA" w:rsidRDefault="00FD50BA" w:rsidP="00FD50BA">
            <w:pPr>
              <w:wordWrap/>
              <w:spacing w:after="0" w:line="276" w:lineRule="auto"/>
              <w:jc w:val="center"/>
            </w:pPr>
            <w:r>
              <w:rPr>
                <w:b/>
                <w:sz w:val="22"/>
              </w:rPr>
              <w:t>Week 13</w:t>
            </w:r>
          </w:p>
          <w:p w14:paraId="7EED4C07" w14:textId="77777777" w:rsidR="00FD50BA" w:rsidRDefault="00FD50BA" w:rsidP="00FD50BA">
            <w:pPr>
              <w:pStyle w:val="a4"/>
              <w:wordWrap/>
              <w:jc w:val="center"/>
            </w:pPr>
            <w:r>
              <w:rPr>
                <w:rFonts w:ascii="한컴산뜻돋움"/>
                <w:sz w:val="16"/>
                <w:shd w:val="clear" w:color="000000" w:fill="auto"/>
              </w:rPr>
              <w:t>5.18.~5.24.</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08A91D1" w14:textId="3DEAFBCA" w:rsidR="00FD50BA" w:rsidRPr="00FD50BA" w:rsidRDefault="00FD50BA" w:rsidP="00D117FC">
            <w:pPr>
              <w:wordWrap/>
              <w:spacing w:line="276" w:lineRule="auto"/>
              <w:ind w:firstLineChars="50" w:firstLine="100"/>
              <w:jc w:val="left"/>
              <w:rPr>
                <w:color w:val="000000"/>
              </w:rPr>
            </w:pPr>
            <w:r w:rsidRPr="00FD50BA">
              <w:rPr>
                <w:rFonts w:eastAsiaTheme="minorHAnsi" w:cs="굴림"/>
                <w:b/>
                <w:bCs/>
                <w:color w:val="000000"/>
                <w:kern w:val="0"/>
                <w:szCs w:val="20"/>
                <w:lang w:val="en-GB"/>
              </w:rPr>
              <w:t>Distance Determination - Super Nova</w:t>
            </w:r>
          </w:p>
        </w:tc>
        <w:tc>
          <w:tcPr>
            <w:tcW w:w="2735"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tcPr>
          <w:p w14:paraId="0F08E0B6" w14:textId="17BDCE47" w:rsidR="00FD50BA" w:rsidRPr="00EB5E53" w:rsidRDefault="00EB5E53" w:rsidP="00EB5E5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76" w:lineRule="auto"/>
              <w:ind w:right="92" w:firstLineChars="100" w:firstLine="200"/>
              <w:jc w:val="left"/>
              <w:rPr>
                <w:color w:val="000000"/>
              </w:rPr>
            </w:pPr>
            <w:r>
              <w:rPr>
                <w:rFonts w:eastAsiaTheme="minorHAnsi" w:cs="굴림"/>
                <w:color w:val="000000"/>
                <w:kern w:val="0"/>
                <w:szCs w:val="20"/>
              </w:rPr>
              <w:t>-</w:t>
            </w:r>
            <w:r w:rsidR="00FD50BA" w:rsidRPr="00EB5E53">
              <w:rPr>
                <w:rFonts w:eastAsiaTheme="minorHAnsi" w:cs="굴림"/>
                <w:color w:val="000000"/>
                <w:kern w:val="0"/>
                <w:szCs w:val="20"/>
              </w:rPr>
              <w:t>Type Ia supernova</w:t>
            </w:r>
          </w:p>
        </w:tc>
      </w:tr>
      <w:tr w:rsidR="00D117FC" w14:paraId="61ED1DE8" w14:textId="77777777" w:rsidTr="00FF5B77">
        <w:trPr>
          <w:trHeight w:val="20"/>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3362B0B" w14:textId="77777777" w:rsidR="00D117FC" w:rsidRDefault="00D117FC" w:rsidP="00D117FC">
            <w:pPr>
              <w:wordWrap/>
              <w:spacing w:after="0" w:line="276" w:lineRule="auto"/>
              <w:jc w:val="center"/>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tcPr>
          <w:p w14:paraId="301E36D0" w14:textId="54FB867C" w:rsidR="00D117FC" w:rsidRDefault="00D117FC" w:rsidP="00D117FC">
            <w:pPr>
              <w:wordWrap/>
              <w:spacing w:after="0" w:line="276" w:lineRule="auto"/>
              <w:ind w:firstLine="100"/>
              <w:jc w:val="left"/>
              <w:rPr>
                <w:color w:val="000000"/>
              </w:rPr>
            </w:pPr>
            <w:r w:rsidRPr="00EB2BD4">
              <w:rPr>
                <w:color w:val="000000"/>
              </w:rPr>
              <w:t>Analytical and Creative Thinking; Digital/ Quantitative Literacy</w:t>
            </w:r>
          </w:p>
        </w:tc>
        <w:tc>
          <w:tcPr>
            <w:tcW w:w="2735" w:type="dxa"/>
            <w:vMerge/>
            <w:tcBorders>
              <w:top w:val="single" w:sz="2" w:space="0" w:color="000000"/>
              <w:left w:val="single" w:sz="2" w:space="0" w:color="000000"/>
              <w:bottom w:val="single" w:sz="2" w:space="0" w:color="000000"/>
              <w:right w:val="single" w:sz="11" w:space="0" w:color="000000"/>
            </w:tcBorders>
          </w:tcPr>
          <w:p w14:paraId="1229A008" w14:textId="77777777" w:rsidR="00D117FC" w:rsidRDefault="00D117FC" w:rsidP="00D117FC"/>
        </w:tc>
      </w:tr>
      <w:tr w:rsidR="00FD50BA" w14:paraId="3185F851" w14:textId="77777777" w:rsidTr="00A72345">
        <w:trPr>
          <w:trHeight w:val="20"/>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0A146AA" w14:textId="77777777" w:rsidR="00FD50BA" w:rsidRDefault="00FD50BA" w:rsidP="00FD50BA">
            <w:pPr>
              <w:wordWrap/>
              <w:spacing w:after="0" w:line="276" w:lineRule="auto"/>
              <w:jc w:val="center"/>
            </w:pPr>
            <w:r>
              <w:rPr>
                <w:b/>
                <w:sz w:val="22"/>
              </w:rPr>
              <w:t>Week 14</w:t>
            </w:r>
          </w:p>
          <w:p w14:paraId="2620CB7D" w14:textId="77777777" w:rsidR="00FD50BA" w:rsidRDefault="00FD50BA" w:rsidP="00FD50BA">
            <w:pPr>
              <w:pStyle w:val="a4"/>
              <w:wordWrap/>
              <w:jc w:val="center"/>
            </w:pPr>
            <w:r>
              <w:rPr>
                <w:rFonts w:ascii="한컴산뜻돋움"/>
                <w:sz w:val="16"/>
                <w:shd w:val="clear" w:color="000000" w:fill="auto"/>
              </w:rPr>
              <w:t>5.25.~5.31.</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32B4B2F" w14:textId="47A43468" w:rsidR="00FD50BA" w:rsidRPr="00FD50BA" w:rsidRDefault="00FD50BA" w:rsidP="00D117FC">
            <w:pPr>
              <w:wordWrap/>
              <w:spacing w:line="276" w:lineRule="auto"/>
              <w:ind w:firstLineChars="50" w:firstLine="100"/>
              <w:jc w:val="left"/>
              <w:rPr>
                <w:color w:val="000000"/>
              </w:rPr>
            </w:pPr>
            <w:r w:rsidRPr="00FD50BA">
              <w:rPr>
                <w:rFonts w:eastAsiaTheme="minorHAnsi" w:cs="굴림"/>
                <w:b/>
                <w:bCs/>
                <w:color w:val="000000"/>
                <w:kern w:val="0"/>
                <w:szCs w:val="20"/>
                <w:lang w:val="en-GB"/>
              </w:rPr>
              <w:t>Distance Determination - Pulsars</w:t>
            </w:r>
          </w:p>
        </w:tc>
        <w:tc>
          <w:tcPr>
            <w:tcW w:w="2735"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3EF01C92" w14:textId="77777777" w:rsidR="00FD50BA" w:rsidRDefault="00FD50BA" w:rsidP="00FD50BA">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rPr>
                <w:b/>
                <w:bCs/>
                <w:color w:val="FF0000"/>
              </w:rPr>
            </w:pPr>
            <w:r>
              <w:rPr>
                <w:rFonts w:ascii="한컴산뜻돋움" w:eastAsia="한컴산뜻돋움"/>
                <w:b/>
                <w:bCs/>
                <w:color w:val="FF0000"/>
                <w:sz w:val="22"/>
                <w:shd w:val="clear" w:color="000000" w:fill="auto"/>
              </w:rPr>
              <w:t>5.25.</w:t>
            </w:r>
          </w:p>
          <w:p w14:paraId="1C84E65B" w14:textId="6454302C" w:rsidR="00FD50BA" w:rsidRDefault="00FD50BA" w:rsidP="00FD50BA">
            <w:pPr>
              <w:jc w:val="center"/>
              <w:rPr>
                <w:b/>
                <w:bCs/>
                <w:color w:val="FF0000"/>
              </w:rPr>
            </w:pPr>
            <w:r>
              <w:rPr>
                <w:b/>
                <w:bCs/>
                <w:color w:val="FF0000"/>
              </w:rPr>
              <w:t>Substitute Holiday</w:t>
            </w:r>
          </w:p>
        </w:tc>
      </w:tr>
      <w:tr w:rsidR="00D117FC" w14:paraId="7117FAE7" w14:textId="77777777" w:rsidTr="000A499D">
        <w:trPr>
          <w:trHeight w:val="20"/>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B940B4C" w14:textId="77777777" w:rsidR="00D117FC" w:rsidRDefault="00D117FC" w:rsidP="00D117FC">
            <w:pPr>
              <w:wordWrap/>
              <w:spacing w:after="0" w:line="276" w:lineRule="auto"/>
              <w:jc w:val="center"/>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tcPr>
          <w:p w14:paraId="79825492" w14:textId="3A72E75F" w:rsidR="00D117FC" w:rsidRDefault="00D117FC" w:rsidP="00D117FC">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firstLineChars="50" w:firstLine="100"/>
              <w:rPr>
                <w:color w:val="000000"/>
                <w:spacing w:val="-4"/>
              </w:rPr>
            </w:pPr>
            <w:r w:rsidRPr="006629E0">
              <w:rPr>
                <w:color w:val="000000"/>
              </w:rPr>
              <w:t>Analytical and Creative Thinking; Digital/ Quantitative Literacy</w:t>
            </w:r>
          </w:p>
        </w:tc>
        <w:tc>
          <w:tcPr>
            <w:tcW w:w="2735" w:type="dxa"/>
            <w:vMerge/>
            <w:tcBorders>
              <w:top w:val="single" w:sz="2" w:space="0" w:color="000000"/>
              <w:left w:val="single" w:sz="2" w:space="0" w:color="000000"/>
              <w:bottom w:val="single" w:sz="2" w:space="0" w:color="000000"/>
              <w:right w:val="single" w:sz="11" w:space="0" w:color="000000"/>
            </w:tcBorders>
          </w:tcPr>
          <w:p w14:paraId="17F36FE2" w14:textId="77777777" w:rsidR="00D117FC" w:rsidRDefault="00D117FC" w:rsidP="00D117FC"/>
        </w:tc>
      </w:tr>
      <w:tr w:rsidR="00FD50BA" w14:paraId="53F92424" w14:textId="77777777" w:rsidTr="0099792F">
        <w:trPr>
          <w:trHeight w:val="20"/>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0016CE6" w14:textId="77777777" w:rsidR="00FD50BA" w:rsidRDefault="00FD50BA" w:rsidP="00FD50BA">
            <w:pPr>
              <w:wordWrap/>
              <w:spacing w:after="0" w:line="276" w:lineRule="auto"/>
              <w:jc w:val="center"/>
            </w:pPr>
            <w:r>
              <w:rPr>
                <w:b/>
                <w:sz w:val="22"/>
              </w:rPr>
              <w:t>Week 15</w:t>
            </w:r>
          </w:p>
          <w:p w14:paraId="11BB8C7F" w14:textId="77777777" w:rsidR="00FD50BA" w:rsidRDefault="00FD50BA" w:rsidP="00FD50BA">
            <w:pPr>
              <w:pStyle w:val="a4"/>
              <w:wordWrap/>
              <w:jc w:val="center"/>
            </w:pPr>
            <w:r>
              <w:rPr>
                <w:rFonts w:ascii="한컴산뜻돋움"/>
                <w:sz w:val="16"/>
                <w:shd w:val="clear" w:color="000000" w:fill="auto"/>
              </w:rPr>
              <w:t>6.1.~6.7.</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309AEEA" w14:textId="24867A77" w:rsidR="00FD50BA" w:rsidRDefault="00FD50BA" w:rsidP="00FD50BA">
            <w:pPr>
              <w:wordWrap/>
              <w:spacing w:after="0" w:line="276" w:lineRule="auto"/>
              <w:ind w:firstLine="100"/>
              <w:jc w:val="left"/>
              <w:rPr>
                <w:color w:val="000000"/>
              </w:rPr>
            </w:pPr>
            <w:r w:rsidRPr="00CD0129">
              <w:rPr>
                <w:rFonts w:eastAsiaTheme="minorHAnsi" w:cs="굴림"/>
                <w:b/>
                <w:bCs/>
                <w:color w:val="000000"/>
                <w:kern w:val="0"/>
                <w:szCs w:val="20"/>
                <w:lang w:val="en-GB"/>
              </w:rPr>
              <w:t>Distance Determination – Hubble-Lema</w:t>
            </w:r>
            <w:r w:rsidRPr="000C40EF">
              <w:rPr>
                <w:rFonts w:eastAsiaTheme="minorHAnsi" w:cs="굴림" w:hint="eastAsia"/>
                <w:b/>
                <w:bCs/>
                <w:color w:val="000000"/>
                <w:kern w:val="0"/>
                <w:szCs w:val="20"/>
                <w:lang w:val="en-GB"/>
              </w:rPr>
              <w:t>î</w:t>
            </w:r>
            <w:r w:rsidRPr="00CD0129">
              <w:rPr>
                <w:rFonts w:eastAsiaTheme="minorHAnsi" w:cs="굴림"/>
                <w:b/>
                <w:bCs/>
                <w:color w:val="000000"/>
                <w:kern w:val="0"/>
                <w:szCs w:val="20"/>
                <w:lang w:val="en-GB"/>
              </w:rPr>
              <w:t>tre’s Law</w:t>
            </w:r>
          </w:p>
        </w:tc>
        <w:tc>
          <w:tcPr>
            <w:tcW w:w="2735"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tcPr>
          <w:p w14:paraId="05882B7E" w14:textId="7C335F99" w:rsidR="00FD50BA" w:rsidRDefault="00FD50BA" w:rsidP="00FD50B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center"/>
              <w:rPr>
                <w:color w:val="000000"/>
              </w:rPr>
            </w:pPr>
            <w:r w:rsidRPr="0088066F">
              <w:rPr>
                <w:rFonts w:eastAsiaTheme="minorHAnsi" w:cs="굴림" w:hint="eastAsia"/>
                <w:color w:val="000000"/>
                <w:kern w:val="0"/>
                <w:szCs w:val="20"/>
              </w:rPr>
              <w:t>-</w:t>
            </w:r>
            <w:r w:rsidRPr="0088066F">
              <w:rPr>
                <w:rFonts w:eastAsiaTheme="minorHAnsi" w:cs="굴림"/>
                <w:color w:val="000000"/>
                <w:kern w:val="0"/>
                <w:szCs w:val="20"/>
                <w:lang w:val="en-GB"/>
              </w:rPr>
              <w:t xml:space="preserve"> Hubble-Lema</w:t>
            </w:r>
            <w:r w:rsidRPr="0088066F">
              <w:rPr>
                <w:rFonts w:eastAsiaTheme="minorHAnsi" w:cs="굴림" w:hint="eastAsia"/>
                <w:color w:val="000000"/>
                <w:kern w:val="0"/>
                <w:szCs w:val="20"/>
                <w:lang w:val="en-GB"/>
              </w:rPr>
              <w:t>î</w:t>
            </w:r>
            <w:r w:rsidRPr="0088066F">
              <w:rPr>
                <w:rFonts w:eastAsiaTheme="minorHAnsi" w:cs="굴림"/>
                <w:color w:val="000000"/>
                <w:kern w:val="0"/>
                <w:szCs w:val="20"/>
                <w:lang w:val="en-GB"/>
              </w:rPr>
              <w:t>tre’s Law</w:t>
            </w:r>
          </w:p>
        </w:tc>
      </w:tr>
      <w:tr w:rsidR="00D117FC" w14:paraId="09B8D69E" w14:textId="77777777" w:rsidTr="00E62DA4">
        <w:trPr>
          <w:trHeight w:val="20"/>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7EC48BB" w14:textId="77777777" w:rsidR="00D117FC" w:rsidRDefault="00D117FC" w:rsidP="00D117FC">
            <w:pPr>
              <w:wordWrap/>
              <w:spacing w:after="0" w:line="276" w:lineRule="auto"/>
              <w:jc w:val="center"/>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tcPr>
          <w:p w14:paraId="5EAEE4A1" w14:textId="7DD9B736" w:rsidR="00D117FC" w:rsidRDefault="00D117FC" w:rsidP="00D117FC">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firstLineChars="50" w:firstLine="100"/>
              <w:rPr>
                <w:color w:val="000000"/>
                <w:spacing w:val="-4"/>
              </w:rPr>
            </w:pPr>
            <w:r w:rsidRPr="00AD2D10">
              <w:rPr>
                <w:color w:val="000000"/>
              </w:rPr>
              <w:t>Analytical and Creative Thinking; Digital/ Quantitative Literacy</w:t>
            </w:r>
          </w:p>
        </w:tc>
        <w:tc>
          <w:tcPr>
            <w:tcW w:w="2735" w:type="dxa"/>
            <w:vMerge/>
            <w:tcBorders>
              <w:top w:val="single" w:sz="2" w:space="0" w:color="000000"/>
              <w:left w:val="single" w:sz="2" w:space="0" w:color="000000"/>
              <w:bottom w:val="single" w:sz="2" w:space="0" w:color="000000"/>
              <w:right w:val="single" w:sz="11" w:space="0" w:color="000000"/>
            </w:tcBorders>
          </w:tcPr>
          <w:p w14:paraId="7685E541" w14:textId="77777777" w:rsidR="00D117FC" w:rsidRDefault="00D117FC" w:rsidP="00D117FC"/>
        </w:tc>
      </w:tr>
      <w:tr w:rsidR="00FD50BA" w14:paraId="36FA1DB7" w14:textId="77777777" w:rsidTr="00A72345">
        <w:trPr>
          <w:trHeight w:val="20"/>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30E235F" w14:textId="77777777" w:rsidR="00FD50BA" w:rsidRDefault="00FD50BA" w:rsidP="00FD50BA">
            <w:pPr>
              <w:wordWrap/>
              <w:spacing w:after="0" w:line="276" w:lineRule="auto"/>
              <w:jc w:val="center"/>
            </w:pPr>
            <w:r>
              <w:rPr>
                <w:b/>
                <w:sz w:val="22"/>
              </w:rPr>
              <w:t>Week 16</w:t>
            </w:r>
          </w:p>
          <w:p w14:paraId="206FC14A" w14:textId="77777777" w:rsidR="00FD50BA" w:rsidRDefault="00FD50BA" w:rsidP="00FD50BA">
            <w:pPr>
              <w:pStyle w:val="a4"/>
              <w:wordWrap/>
              <w:jc w:val="center"/>
            </w:pPr>
            <w:r>
              <w:rPr>
                <w:rFonts w:ascii="한컴산뜻돋움"/>
                <w:sz w:val="16"/>
                <w:shd w:val="clear" w:color="000000" w:fill="auto"/>
              </w:rPr>
              <w:t>6.8.~6.14.</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A56FC2F" w14:textId="77777777" w:rsidR="00FD50BA" w:rsidRDefault="00FD50BA" w:rsidP="00FD50B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jc w:val="center"/>
              <w:rPr>
                <w:b/>
                <w:bCs/>
                <w:color w:val="000000"/>
                <w:spacing w:val="-4"/>
              </w:rPr>
            </w:pPr>
            <w:r>
              <w:rPr>
                <w:rFonts w:ascii="맑은 고딕"/>
                <w:b/>
                <w:bCs/>
                <w:shd w:val="clear" w:color="000000" w:fill="auto"/>
              </w:rPr>
              <w:t>Make-up class week</w:t>
            </w:r>
          </w:p>
        </w:tc>
        <w:tc>
          <w:tcPr>
            <w:tcW w:w="2735" w:type="dxa"/>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615A223" w14:textId="77777777" w:rsidR="00FD50BA" w:rsidRDefault="00FD50BA" w:rsidP="00FD50BA">
            <w:pPr>
              <w:pStyle w:val="a4"/>
              <w:pBdr>
                <w:top w:val="none" w:sz="2" w:space="1" w:color="000000"/>
                <w:left w:val="none" w:sz="2" w:space="4" w:color="000000"/>
                <w:bottom w:val="none" w:sz="2" w:space="1" w:color="000000"/>
                <w:right w:val="none" w:sz="2" w:space="4" w:color="000000"/>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76" w:lineRule="auto"/>
              <w:ind w:left="172" w:right="92" w:hanging="24"/>
              <w:jc w:val="center"/>
            </w:pPr>
          </w:p>
        </w:tc>
      </w:tr>
      <w:tr w:rsidR="00FD50BA" w14:paraId="281D2BF2" w14:textId="77777777" w:rsidTr="00A72345">
        <w:trPr>
          <w:trHeight w:val="20"/>
        </w:trPr>
        <w:tc>
          <w:tcPr>
            <w:tcW w:w="1606" w:type="dxa"/>
            <w:tcBorders>
              <w:top w:val="single" w:sz="2" w:space="0" w:color="000000"/>
              <w:left w:val="single" w:sz="11"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3452B8D8" w14:textId="77777777" w:rsidR="00FD50BA" w:rsidRDefault="00FD50BA" w:rsidP="00FD50BA">
            <w:pPr>
              <w:wordWrap/>
              <w:spacing w:after="0" w:line="276" w:lineRule="auto"/>
              <w:jc w:val="center"/>
            </w:pPr>
            <w:r>
              <w:rPr>
                <w:b/>
                <w:sz w:val="22"/>
              </w:rPr>
              <w:t>Week 17</w:t>
            </w:r>
          </w:p>
          <w:p w14:paraId="6489F542" w14:textId="62DC0A86" w:rsidR="00FD50BA" w:rsidRPr="00AB02DE" w:rsidRDefault="00FD50BA" w:rsidP="00FD50BA">
            <w:pPr>
              <w:pStyle w:val="a4"/>
              <w:wordWrap/>
              <w:jc w:val="center"/>
              <w:rPr>
                <w:rFonts w:ascii="한컴산뜻돋움" w:eastAsia="한컴산뜻돋움" w:hAnsi="한컴산뜻돋움"/>
                <w:sz w:val="16"/>
                <w:szCs w:val="16"/>
              </w:rPr>
            </w:pPr>
            <w:r w:rsidRPr="00AB02DE">
              <w:rPr>
                <w:rFonts w:ascii="한컴산뜻돋움" w:eastAsia="한컴산뜻돋움" w:hAnsi="한컴산뜻돋움"/>
                <w:sz w:val="16"/>
                <w:szCs w:val="16"/>
              </w:rPr>
              <w:t>6.1</w:t>
            </w:r>
            <w:r>
              <w:rPr>
                <w:rFonts w:ascii="한컴산뜻돋움" w:eastAsia="한컴산뜻돋움" w:hAnsi="한컴산뜻돋움"/>
                <w:sz w:val="16"/>
                <w:szCs w:val="16"/>
              </w:rPr>
              <w:t>5</w:t>
            </w:r>
            <w:r w:rsidRPr="00AB02DE">
              <w:rPr>
                <w:rFonts w:ascii="한컴산뜻돋움" w:eastAsia="한컴산뜻돋움" w:hAnsi="한컴산뜻돋움"/>
                <w:sz w:val="16"/>
                <w:szCs w:val="16"/>
              </w:rPr>
              <w:t>.~6.19.</w:t>
            </w:r>
          </w:p>
        </w:tc>
        <w:tc>
          <w:tcPr>
            <w:tcW w:w="6136" w:type="dxa"/>
            <w:tcBorders>
              <w:top w:val="single" w:sz="2" w:space="0" w:color="000000"/>
              <w:left w:val="single" w:sz="2"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1B92C70F" w14:textId="6A742854" w:rsidR="00FD50BA" w:rsidRDefault="00FD50BA" w:rsidP="00FD50BA">
            <w:pPr>
              <w:wordWrap/>
              <w:spacing w:after="0" w:line="276" w:lineRule="auto"/>
              <w:ind w:firstLine="100"/>
              <w:jc w:val="center"/>
              <w:rPr>
                <w:b/>
                <w:bCs/>
              </w:rPr>
            </w:pPr>
            <w:r>
              <w:rPr>
                <w:b/>
                <w:bCs/>
              </w:rPr>
              <w:t>Final Exams (6.18.~6.19.)</w:t>
            </w:r>
          </w:p>
        </w:tc>
        <w:tc>
          <w:tcPr>
            <w:tcW w:w="2735" w:type="dxa"/>
            <w:tcBorders>
              <w:top w:val="single" w:sz="2" w:space="0" w:color="000000"/>
              <w:left w:val="single" w:sz="2" w:space="0" w:color="000000"/>
              <w:bottom w:val="single" w:sz="2" w:space="0" w:color="000000"/>
              <w:right w:val="single" w:sz="11" w:space="0" w:color="000000"/>
            </w:tcBorders>
            <w:shd w:val="clear" w:color="auto" w:fill="FAF3DB"/>
            <w:tcMar>
              <w:top w:w="28" w:type="dxa"/>
              <w:left w:w="28" w:type="dxa"/>
              <w:bottom w:w="28" w:type="dxa"/>
              <w:right w:w="28" w:type="dxa"/>
            </w:tcMar>
            <w:vAlign w:val="center"/>
          </w:tcPr>
          <w:p w14:paraId="68EB5B5F" w14:textId="77777777" w:rsidR="00FD50BA" w:rsidRDefault="00FD50BA" w:rsidP="00FD50B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bl>
    <w:p w14:paraId="022BB3FE" w14:textId="77777777" w:rsidR="00EF278B" w:rsidRDefault="00EF278B">
      <w:pPr>
        <w:wordWrap/>
        <w:spacing w:after="0" w:line="276" w:lineRule="auto"/>
        <w:jc w:val="left"/>
        <w:textAlignment w:val="baseline"/>
        <w:rPr>
          <w:rFonts w:eastAsiaTheme="minorHAnsi" w:cs="함초롬바탕"/>
          <w:b/>
          <w:bCs/>
          <w:color w:val="0000FF"/>
          <w:kern w:val="0"/>
          <w:sz w:val="22"/>
        </w:rPr>
      </w:pPr>
    </w:p>
    <w:p w14:paraId="61A4B8EA"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b/>
          <w:bCs/>
          <w:color w:val="0000FF"/>
          <w:kern w:val="0"/>
          <w:sz w:val="22"/>
        </w:rPr>
        <w:t>※ The above plans may change according to the academic schedule.</w:t>
      </w:r>
    </w:p>
    <w:p w14:paraId="0756D835" w14:textId="77777777" w:rsidR="00EF278B" w:rsidRDefault="00EF278B">
      <w:pPr>
        <w:wordWrap/>
        <w:spacing w:after="0" w:line="276" w:lineRule="auto"/>
        <w:jc w:val="left"/>
        <w:textAlignment w:val="baseline"/>
        <w:rPr>
          <w:rFonts w:eastAsiaTheme="minorHAnsi" w:cs="굴림"/>
          <w:b/>
          <w:bCs/>
          <w:color w:val="0000FF"/>
          <w:kern w:val="0"/>
          <w:sz w:val="22"/>
        </w:rPr>
      </w:pPr>
    </w:p>
    <w:p w14:paraId="4BFCAC90" w14:textId="77777777" w:rsidR="00A65634" w:rsidRPr="00515DE0" w:rsidRDefault="00AB02DE" w:rsidP="00A65634">
      <w:pPr>
        <w:widowControl/>
        <w:wordWrap/>
        <w:autoSpaceDE/>
        <w:autoSpaceDN/>
        <w:jc w:val="left"/>
        <w:rPr>
          <w:sz w:val="16"/>
          <w:szCs w:val="16"/>
        </w:rPr>
      </w:pPr>
      <w:r>
        <w:rPr>
          <w:rFonts w:eastAsiaTheme="minorHAnsi" w:cs="굴림"/>
          <w:color w:val="000000"/>
          <w:kern w:val="0"/>
          <w:sz w:val="22"/>
        </w:rPr>
        <w:br w:type="page"/>
      </w:r>
      <w:r w:rsidR="00A65634">
        <w:rPr>
          <w:rFonts w:ascii="Times New Roman" w:hAnsi="Times New Roman" w:cs="Times New Roman" w:hint="eastAsia"/>
          <w:b/>
          <w:bCs/>
          <w:sz w:val="28"/>
          <w:szCs w:val="28"/>
        </w:rPr>
        <w:lastRenderedPageBreak/>
        <w:t>How to write an effective report</w:t>
      </w:r>
    </w:p>
    <w:p w14:paraId="3774E55B" w14:textId="77777777" w:rsidR="00A65634" w:rsidRPr="00562436" w:rsidRDefault="00A65634" w:rsidP="00A65634">
      <w:pPr>
        <w:spacing w:before="100" w:beforeAutospacing="1" w:after="100" w:afterAutospacing="1"/>
        <w:rPr>
          <w:rFonts w:ascii="Times New Roman" w:hAnsi="Times New Roman" w:cs="Times New Roman"/>
          <w:b/>
          <w:bCs/>
          <w:color w:val="000000" w:themeColor="text1"/>
        </w:rPr>
      </w:pPr>
      <w:r w:rsidRPr="00562436">
        <w:rPr>
          <w:rFonts w:ascii="Times New Roman" w:hAnsi="Times New Roman" w:cs="Times New Roman"/>
          <w:b/>
          <w:bCs/>
          <w:color w:val="000000" w:themeColor="text1"/>
        </w:rPr>
        <w:t xml:space="preserve">Almost </w:t>
      </w:r>
      <w:r w:rsidRPr="00945541">
        <w:rPr>
          <w:rFonts w:ascii="Times New Roman" w:hAnsi="Times New Roman" w:cs="Times New Roman"/>
          <w:b/>
          <w:bCs/>
          <w:color w:val="0070C0"/>
          <w:sz w:val="24"/>
          <w:szCs w:val="24"/>
        </w:rPr>
        <w:t>IMRAD</w:t>
      </w:r>
      <w:r w:rsidRPr="00562436">
        <w:rPr>
          <w:rFonts w:ascii="Times New Roman" w:hAnsi="Times New Roman" w:cs="Times New Roman"/>
          <w:b/>
          <w:bCs/>
          <w:color w:val="000000" w:themeColor="text1"/>
        </w:rPr>
        <w:t xml:space="preserve"> format:</w:t>
      </w:r>
    </w:p>
    <w:p w14:paraId="1A8FB41F" w14:textId="77777777" w:rsidR="00A65634" w:rsidRDefault="00A65634" w:rsidP="00A65634">
      <w:pPr>
        <w:spacing w:before="100" w:beforeAutospacing="1" w:after="100" w:afterAutospacing="1"/>
        <w:rPr>
          <w:rFonts w:ascii="Times New Roman" w:hAnsi="Times New Roman" w:cs="Times New Roman"/>
          <w:color w:val="333333"/>
        </w:rPr>
      </w:pPr>
      <w:r w:rsidRPr="00562436">
        <w:rPr>
          <w:rFonts w:ascii="Times New Roman" w:hAnsi="Times New Roman" w:cs="Times New Roman"/>
          <w:b/>
          <w:bCs/>
          <w:color w:val="000000" w:themeColor="text1"/>
        </w:rPr>
        <w:t xml:space="preserve">Title </w:t>
      </w:r>
      <w:r>
        <w:rPr>
          <w:rFonts w:ascii="Times New Roman" w:hAnsi="Times New Roman" w:cs="Times New Roman"/>
          <w:b/>
          <w:bCs/>
          <w:color w:val="000000" w:themeColor="text1"/>
        </w:rPr>
        <w:t xml:space="preserve">and </w:t>
      </w:r>
      <w:r w:rsidRPr="00945541">
        <w:rPr>
          <w:rFonts w:ascii="Times New Roman" w:hAnsi="Times New Roman" w:cs="Times New Roman"/>
          <w:b/>
          <w:bCs/>
          <w:color w:val="FF0000"/>
        </w:rPr>
        <w:t xml:space="preserve">your name </w:t>
      </w:r>
      <w:r w:rsidRPr="00562436">
        <w:rPr>
          <w:rFonts w:ascii="Times New Roman" w:hAnsi="Times New Roman" w:cs="Times New Roman"/>
          <w:b/>
          <w:bCs/>
          <w:color w:val="000000" w:themeColor="text1"/>
        </w:rPr>
        <w:t xml:space="preserve">- </w:t>
      </w:r>
      <w:r w:rsidRPr="00562436">
        <w:rPr>
          <w:rFonts w:ascii="Times New Roman" w:hAnsi="Times New Roman" w:cs="Times New Roman"/>
        </w:rPr>
        <w:t xml:space="preserve">The title </w:t>
      </w:r>
      <w:r w:rsidRPr="002874FD">
        <w:rPr>
          <w:rFonts w:ascii="Times New Roman" w:hAnsi="Times New Roman" w:cs="Times New Roman"/>
          <w:color w:val="333333"/>
        </w:rPr>
        <w:t>should reflect the factual content of the paper. Here you will write</w:t>
      </w:r>
      <w:r w:rsidRPr="002874FD">
        <w:rPr>
          <w:rFonts w:ascii="Times New Roman" w:hAnsi="Times New Roman" w:cs="Times New Roman" w:hint="eastAsia"/>
          <w:color w:val="333333"/>
        </w:rPr>
        <w:t xml:space="preserve"> your name and the </w:t>
      </w:r>
      <w:r w:rsidRPr="002874FD">
        <w:rPr>
          <w:rFonts w:ascii="Times New Roman" w:hAnsi="Times New Roman" w:cs="Times New Roman"/>
          <w:color w:val="333333"/>
        </w:rPr>
        <w:t>date on which the experiment was performed or the date the lab report was written.</w:t>
      </w:r>
    </w:p>
    <w:p w14:paraId="15FDB77F" w14:textId="77777777" w:rsidR="00A65634" w:rsidRPr="002874FD" w:rsidRDefault="00A65634" w:rsidP="00A65634">
      <w:pPr>
        <w:spacing w:before="100" w:beforeAutospacing="1" w:after="100" w:afterAutospacing="1"/>
        <w:rPr>
          <w:rFonts w:ascii="Times New Roman" w:hAnsi="Times New Roman" w:cs="Times New Roman"/>
          <w:color w:val="333333"/>
        </w:rPr>
      </w:pPr>
      <w:r w:rsidRPr="00945541">
        <w:rPr>
          <w:rFonts w:ascii="Times New Roman" w:hAnsi="Times New Roman" w:cs="Times New Roman"/>
          <w:color w:val="FF0000"/>
        </w:rPr>
        <w:t xml:space="preserve">Filename </w:t>
      </w:r>
      <w:r>
        <w:rPr>
          <w:rFonts w:ascii="Times New Roman" w:hAnsi="Times New Roman" w:cs="Times New Roman"/>
          <w:color w:val="333333"/>
        </w:rPr>
        <w:t>– “RPT##_XX-XXX_yourname_title.xxx”</w:t>
      </w:r>
    </w:p>
    <w:p w14:paraId="41753963" w14:textId="77777777" w:rsidR="00A65634" w:rsidRPr="00562436" w:rsidRDefault="00A65634" w:rsidP="00A65634">
      <w:pPr>
        <w:spacing w:before="100" w:beforeAutospacing="1" w:after="100" w:afterAutospacing="1"/>
        <w:rPr>
          <w:rFonts w:ascii="Times New Roman" w:hAnsi="Times New Roman" w:cs="Times New Roman"/>
          <w:color w:val="333333"/>
        </w:rPr>
      </w:pPr>
      <w:r w:rsidRPr="00515DE0">
        <w:rPr>
          <w:rFonts w:ascii="Times New Roman" w:hAnsi="Times New Roman" w:cs="Times New Roman"/>
          <w:b/>
          <w:bCs/>
          <w:color w:val="0070C0"/>
          <w:sz w:val="24"/>
          <w:szCs w:val="24"/>
        </w:rPr>
        <w:t>Introduction or Purpose</w:t>
      </w:r>
      <w:r w:rsidRPr="00515DE0">
        <w:rPr>
          <w:rFonts w:ascii="Times New Roman" w:hAnsi="Times New Roman" w:cs="Times New Roman"/>
          <w:b/>
          <w:bCs/>
          <w:color w:val="0070C0"/>
        </w:rPr>
        <w:t xml:space="preserve"> </w:t>
      </w:r>
      <w:r w:rsidRPr="00562436">
        <w:rPr>
          <w:rFonts w:ascii="Times New Roman" w:hAnsi="Times New Roman" w:cs="Times New Roman"/>
          <w:b/>
          <w:bCs/>
          <w:color w:val="000000" w:themeColor="text1"/>
        </w:rPr>
        <w:t xml:space="preserve">– It should </w:t>
      </w:r>
      <w:r w:rsidRPr="00562436">
        <w:rPr>
          <w:rFonts w:ascii="Times New Roman" w:hAnsi="Times New Roman" w:cs="Times New Roman"/>
          <w:b/>
          <w:color w:val="333333"/>
        </w:rPr>
        <w:t>provide the reader with information necessary to understand the scientific basis of the experiment and the techniques used</w:t>
      </w:r>
      <w:r w:rsidRPr="00562436">
        <w:rPr>
          <w:rFonts w:ascii="Times New Roman" w:hAnsi="Times New Roman" w:cs="Times New Roman"/>
          <w:color w:val="333333"/>
        </w:rPr>
        <w:t>. In most cases, you should include background information and explain the theory behind the techniques. The most common mistake that students make is references. When you refer any resources from others, you should not the source of the information. You are not supposed to write introduction in the amount of half of the report. Keep</w:t>
      </w:r>
      <w:r w:rsidRPr="00562436">
        <w:rPr>
          <w:rFonts w:ascii="Times New Roman" w:hAnsi="Times New Roman" w:cs="Times New Roman" w:hint="eastAsia"/>
          <w:color w:val="333333"/>
        </w:rPr>
        <w:t xml:space="preserve"> in mind</w:t>
      </w:r>
      <w:r w:rsidRPr="00562436">
        <w:rPr>
          <w:rFonts w:ascii="Times New Roman" w:hAnsi="Times New Roman" w:cs="Times New Roman"/>
          <w:color w:val="333333"/>
        </w:rPr>
        <w:t xml:space="preserve"> to write concisely key information and key technique. </w:t>
      </w:r>
    </w:p>
    <w:p w14:paraId="492751EC" w14:textId="77777777" w:rsidR="00A65634" w:rsidRPr="00562436" w:rsidRDefault="00A65634" w:rsidP="00A65634">
      <w:pPr>
        <w:spacing w:before="100" w:beforeAutospacing="1" w:after="100" w:afterAutospacing="1"/>
        <w:rPr>
          <w:rFonts w:ascii="Times New Roman" w:hAnsi="Times New Roman" w:cs="Times New Roman"/>
          <w:color w:val="333333"/>
        </w:rPr>
      </w:pPr>
      <w:r w:rsidRPr="00515DE0">
        <w:rPr>
          <w:rFonts w:ascii="Times New Roman" w:hAnsi="Times New Roman" w:cs="Times New Roman" w:hint="eastAsia"/>
          <w:b/>
          <w:bCs/>
          <w:color w:val="0070C0"/>
          <w:sz w:val="24"/>
          <w:szCs w:val="24"/>
        </w:rPr>
        <w:t xml:space="preserve">Material and </w:t>
      </w:r>
      <w:r w:rsidRPr="00515DE0">
        <w:rPr>
          <w:rFonts w:ascii="Times New Roman" w:hAnsi="Times New Roman" w:cs="Times New Roman"/>
          <w:b/>
          <w:bCs/>
          <w:color w:val="0070C0"/>
          <w:sz w:val="24"/>
          <w:szCs w:val="24"/>
        </w:rPr>
        <w:t>Methods</w:t>
      </w:r>
      <w:r w:rsidRPr="00562436">
        <w:rPr>
          <w:rFonts w:ascii="Times New Roman" w:hAnsi="Times New Roman" w:cs="Times New Roman"/>
          <w:color w:val="333333"/>
        </w:rPr>
        <w:t xml:space="preserve"> –</w:t>
      </w:r>
      <w:r w:rsidRPr="00562436">
        <w:rPr>
          <w:rFonts w:ascii="Times New Roman" w:hAnsi="Times New Roman" w:cs="Times New Roman" w:hint="eastAsia"/>
          <w:color w:val="333333"/>
        </w:rPr>
        <w:t>It</w:t>
      </w:r>
      <w:r w:rsidRPr="00562436">
        <w:rPr>
          <w:rFonts w:ascii="Times New Roman" w:hAnsi="Times New Roman" w:cs="Times New Roman"/>
          <w:color w:val="333333"/>
        </w:rPr>
        <w:t xml:space="preserve"> should be </w:t>
      </w:r>
      <w:r w:rsidRPr="00562436">
        <w:rPr>
          <w:rFonts w:ascii="Times New Roman" w:hAnsi="Times New Roman" w:cs="Times New Roman" w:hint="eastAsia"/>
          <w:color w:val="333333"/>
        </w:rPr>
        <w:t>included</w:t>
      </w:r>
      <w:r w:rsidRPr="00562436">
        <w:rPr>
          <w:rFonts w:ascii="Times New Roman" w:hAnsi="Times New Roman" w:cs="Times New Roman"/>
          <w:color w:val="333333"/>
        </w:rPr>
        <w:t xml:space="preserve"> all raw data, observations, calculations and appropriate graphs</w:t>
      </w:r>
      <w:r w:rsidRPr="00562436">
        <w:rPr>
          <w:rFonts w:ascii="Times New Roman" w:hAnsi="Times New Roman" w:cs="Times New Roman" w:hint="eastAsia"/>
          <w:color w:val="333333"/>
        </w:rPr>
        <w:t xml:space="preserve">. </w:t>
      </w:r>
    </w:p>
    <w:p w14:paraId="047EA51A" w14:textId="77777777" w:rsidR="00A65634" w:rsidRPr="00562436" w:rsidRDefault="00A65634" w:rsidP="00A65634">
      <w:pPr>
        <w:spacing w:before="100" w:beforeAutospacing="1" w:after="100" w:afterAutospacing="1"/>
        <w:rPr>
          <w:rFonts w:ascii="Times New Roman" w:hAnsi="Times New Roman" w:cs="Times New Roman"/>
          <w:color w:val="333333"/>
        </w:rPr>
      </w:pPr>
      <w:r w:rsidRPr="00515DE0">
        <w:rPr>
          <w:rFonts w:ascii="Times New Roman" w:hAnsi="Times New Roman" w:cs="Times New Roman"/>
          <w:b/>
          <w:bCs/>
          <w:color w:val="0070C0"/>
          <w:sz w:val="24"/>
          <w:szCs w:val="24"/>
        </w:rPr>
        <w:t>Results</w:t>
      </w:r>
      <w:r>
        <w:rPr>
          <w:rFonts w:ascii="Times New Roman" w:hAnsi="Times New Roman" w:cs="Times New Roman"/>
          <w:b/>
          <w:bCs/>
          <w:color w:val="0070C0"/>
          <w:sz w:val="24"/>
          <w:szCs w:val="24"/>
        </w:rPr>
        <w:t xml:space="preserve"> and Analysis</w:t>
      </w:r>
      <w:r w:rsidRPr="00515DE0">
        <w:rPr>
          <w:rFonts w:ascii="Times New Roman" w:hAnsi="Times New Roman" w:cs="Times New Roman" w:hint="eastAsia"/>
          <w:b/>
          <w:bCs/>
          <w:color w:val="0070C0"/>
          <w:sz w:val="24"/>
          <w:szCs w:val="24"/>
        </w:rPr>
        <w:t xml:space="preserve"> </w:t>
      </w:r>
      <w:r w:rsidRPr="00562436">
        <w:rPr>
          <w:rFonts w:ascii="Times New Roman" w:hAnsi="Times New Roman" w:cs="Times New Roman"/>
          <w:color w:val="333333"/>
        </w:rPr>
        <w:t>–</w:t>
      </w:r>
      <w:r w:rsidRPr="00562436">
        <w:rPr>
          <w:rFonts w:ascii="Times New Roman" w:hAnsi="Times New Roman" w:cs="Times New Roman" w:hint="eastAsia"/>
          <w:color w:val="333333"/>
        </w:rPr>
        <w:t xml:space="preserve"> A summary of the final data or output. </w:t>
      </w:r>
      <w:r w:rsidRPr="00562436">
        <w:rPr>
          <w:rFonts w:ascii="Times New Roman" w:hAnsi="Times New Roman" w:cs="Times New Roman"/>
          <w:color w:val="333333"/>
        </w:rPr>
        <w:t>A short paragraph should be sufficient, along with any relevant charts and graphs labeled well. Remember to title and provide legends for all graphs and tables. The graphs and tables should be comprehen</w:t>
      </w:r>
      <w:r>
        <w:rPr>
          <w:rFonts w:ascii="Times New Roman" w:hAnsi="Times New Roman" w:cs="Times New Roman"/>
          <w:color w:val="333333"/>
        </w:rPr>
        <w:t>s</w:t>
      </w:r>
      <w:r w:rsidRPr="00562436">
        <w:rPr>
          <w:rFonts w:ascii="Times New Roman" w:hAnsi="Times New Roman" w:cs="Times New Roman"/>
          <w:color w:val="333333"/>
        </w:rPr>
        <w:t>ible independently of their association with the text.</w:t>
      </w:r>
    </w:p>
    <w:p w14:paraId="09908C2C" w14:textId="77777777" w:rsidR="00A65634" w:rsidRPr="00562436" w:rsidRDefault="00A65634" w:rsidP="00A65634">
      <w:pPr>
        <w:spacing w:before="100" w:beforeAutospacing="1" w:after="100" w:afterAutospacing="1"/>
        <w:rPr>
          <w:rFonts w:ascii="Times New Roman" w:hAnsi="Times New Roman" w:cs="Times New Roman"/>
          <w:color w:val="333333"/>
        </w:rPr>
      </w:pPr>
      <w:r w:rsidRPr="00515DE0">
        <w:rPr>
          <w:rFonts w:ascii="Times New Roman" w:hAnsi="Times New Roman" w:cs="Times New Roman"/>
          <w:b/>
          <w:bCs/>
          <w:color w:val="0070C0"/>
          <w:sz w:val="24"/>
          <w:szCs w:val="24"/>
        </w:rPr>
        <w:t>Summary or Discussion</w:t>
      </w:r>
      <w:r w:rsidRPr="00562436">
        <w:rPr>
          <w:rFonts w:ascii="Times New Roman" w:hAnsi="Times New Roman" w:cs="Times New Roman" w:hint="eastAsia"/>
          <w:color w:val="333333"/>
        </w:rPr>
        <w:t xml:space="preserve"> - </w:t>
      </w:r>
      <w:r w:rsidRPr="00562436">
        <w:rPr>
          <w:rFonts w:ascii="Times New Roman" w:hAnsi="Times New Roman" w:cs="Times New Roman"/>
          <w:color w:val="333333"/>
        </w:rPr>
        <w:t>Discuss the experiment and the results obtained. This does not mean you simply report the results again, but rather interpret and discuss their significance.</w:t>
      </w:r>
      <w:r w:rsidRPr="00562436">
        <w:rPr>
          <w:rFonts w:ascii="Times New Roman" w:hAnsi="Times New Roman" w:cs="Times New Roman" w:hint="eastAsia"/>
          <w:color w:val="333333"/>
        </w:rPr>
        <w:t xml:space="preserve"> </w:t>
      </w:r>
      <w:r w:rsidRPr="00562436">
        <w:rPr>
          <w:rFonts w:ascii="Times New Roman" w:hAnsi="Times New Roman" w:cs="Times New Roman"/>
          <w:color w:val="333333"/>
        </w:rPr>
        <w:t>If problems were encountered during the course of the experiment, how might they be rectified in the future? Are there any other things we could do to make this a better experiment or to more specifically address the initial question posed? Are there any better techniques available that would allow one to more accurately generate data? Is there more than one way to explain the results?</w:t>
      </w:r>
    </w:p>
    <w:p w14:paraId="095E3088" w14:textId="77777777" w:rsidR="00A65634" w:rsidRPr="00562436" w:rsidRDefault="00A65634" w:rsidP="00A65634">
      <w:pPr>
        <w:spacing w:before="100" w:beforeAutospacing="1" w:after="100" w:afterAutospacing="1"/>
        <w:rPr>
          <w:rFonts w:ascii="Times New Roman" w:hAnsi="Times New Roman" w:cs="Times New Roman"/>
          <w:color w:val="333333"/>
        </w:rPr>
      </w:pPr>
      <w:r w:rsidRPr="00562436">
        <w:rPr>
          <w:rFonts w:ascii="Times New Roman" w:hAnsi="Times New Roman" w:cs="Times New Roman" w:hint="eastAsia"/>
          <w:b/>
          <w:color w:val="333333"/>
        </w:rPr>
        <w:t>Reference Citations</w:t>
      </w:r>
      <w:r w:rsidRPr="00562436">
        <w:rPr>
          <w:rFonts w:ascii="Times New Roman" w:hAnsi="Times New Roman" w:cs="Times New Roman" w:hint="eastAsia"/>
          <w:color w:val="333333"/>
        </w:rPr>
        <w:t xml:space="preserve"> - </w:t>
      </w:r>
      <w:r w:rsidRPr="00562436">
        <w:rPr>
          <w:rFonts w:ascii="Times New Roman" w:hAnsi="Times New Roman" w:cs="Times New Roman"/>
          <w:color w:val="333333"/>
        </w:rPr>
        <w:t>As required in all scientific literature, statements of fact, not considered "common" knowledge, must be properly referenced.</w:t>
      </w:r>
    </w:p>
    <w:p w14:paraId="7D787BE3" w14:textId="77777777" w:rsidR="00A65634" w:rsidRDefault="00A65634" w:rsidP="00A65634">
      <w:pPr>
        <w:pStyle w:val="aa"/>
        <w:widowControl/>
        <w:numPr>
          <w:ilvl w:val="0"/>
          <w:numId w:val="20"/>
        </w:numPr>
        <w:wordWrap/>
        <w:autoSpaceDE/>
        <w:autoSpaceDN/>
        <w:spacing w:before="100" w:beforeAutospacing="1" w:after="100" w:afterAutospacing="1"/>
        <w:ind w:leftChars="0"/>
        <w:contextualSpacing/>
        <w:jc w:val="left"/>
        <w:rPr>
          <w:rFonts w:ascii="Times New Roman" w:hAnsi="Times New Roman" w:cs="Times New Roman"/>
          <w:color w:val="333333"/>
        </w:rPr>
      </w:pPr>
      <w:r w:rsidRPr="00562436">
        <w:rPr>
          <w:rFonts w:ascii="Times New Roman" w:hAnsi="Times New Roman" w:cs="Times New Roman" w:hint="eastAsia"/>
          <w:color w:val="333333"/>
        </w:rPr>
        <w:t>Note 1: This kind of IMRAD format is a guideline which help</w:t>
      </w:r>
      <w:r>
        <w:rPr>
          <w:rFonts w:ascii="Times New Roman" w:hAnsi="Times New Roman" w:cs="Times New Roman" w:hint="eastAsia"/>
          <w:color w:val="333333"/>
        </w:rPr>
        <w:t>s</w:t>
      </w:r>
      <w:r w:rsidRPr="00562436">
        <w:rPr>
          <w:rFonts w:ascii="Times New Roman" w:hAnsi="Times New Roman" w:cs="Times New Roman" w:hint="eastAsia"/>
          <w:color w:val="333333"/>
        </w:rPr>
        <w:t xml:space="preserve"> you to write a report. You don</w:t>
      </w:r>
      <w:r w:rsidRPr="00562436">
        <w:rPr>
          <w:rFonts w:ascii="Times New Roman" w:hAnsi="Times New Roman" w:cs="Times New Roman"/>
          <w:color w:val="333333"/>
        </w:rPr>
        <w:t>’</w:t>
      </w:r>
      <w:r w:rsidRPr="00562436">
        <w:rPr>
          <w:rFonts w:ascii="Times New Roman" w:hAnsi="Times New Roman" w:cs="Times New Roman" w:hint="eastAsia"/>
          <w:color w:val="333333"/>
        </w:rPr>
        <w:t xml:space="preserve">t have to follow this scheme, but you can rather re-organize the report depending on the topic if you want. </w:t>
      </w:r>
    </w:p>
    <w:p w14:paraId="1235B34C" w14:textId="77777777" w:rsidR="00A65634" w:rsidRPr="00562436" w:rsidRDefault="00A65634" w:rsidP="00A65634">
      <w:pPr>
        <w:pStyle w:val="aa"/>
        <w:spacing w:before="100" w:beforeAutospacing="1" w:after="100" w:afterAutospacing="1"/>
        <w:rPr>
          <w:rFonts w:ascii="Times New Roman" w:hAnsi="Times New Roman" w:cs="Times New Roman"/>
          <w:color w:val="333333"/>
        </w:rPr>
      </w:pPr>
    </w:p>
    <w:p w14:paraId="312C1997" w14:textId="77777777" w:rsidR="00A65634" w:rsidRDefault="00A65634" w:rsidP="00A65634">
      <w:pPr>
        <w:pStyle w:val="aa"/>
        <w:widowControl/>
        <w:numPr>
          <w:ilvl w:val="0"/>
          <w:numId w:val="20"/>
        </w:numPr>
        <w:wordWrap/>
        <w:autoSpaceDE/>
        <w:autoSpaceDN/>
        <w:spacing w:before="100" w:beforeAutospacing="1" w:after="100" w:afterAutospacing="1"/>
        <w:ind w:leftChars="0"/>
        <w:contextualSpacing/>
        <w:jc w:val="left"/>
        <w:rPr>
          <w:rFonts w:ascii="Times New Roman" w:hAnsi="Times New Roman" w:cs="Times New Roman"/>
          <w:color w:val="333333"/>
        </w:rPr>
      </w:pPr>
      <w:r w:rsidRPr="00562436">
        <w:rPr>
          <w:rFonts w:ascii="Times New Roman" w:hAnsi="Times New Roman" w:cs="Times New Roman" w:hint="eastAsia"/>
          <w:color w:val="333333"/>
        </w:rPr>
        <w:t>Note 2: This guideline is adapted from one in the Writing Center, the University of Wisconsin and modified for this class suitably</w:t>
      </w:r>
    </w:p>
    <w:p w14:paraId="03DE8B6D" w14:textId="77777777" w:rsidR="00A65634" w:rsidRPr="00C90051" w:rsidRDefault="00A65634" w:rsidP="00A65634">
      <w:pPr>
        <w:pStyle w:val="aa"/>
        <w:rPr>
          <w:rFonts w:ascii="Times New Roman" w:hAnsi="Times New Roman" w:cs="Times New Roman"/>
          <w:color w:val="333333"/>
        </w:rPr>
      </w:pPr>
    </w:p>
    <w:p w14:paraId="0B9798B6" w14:textId="77777777" w:rsidR="00A65634" w:rsidRPr="00562436" w:rsidRDefault="00A65634" w:rsidP="00A65634">
      <w:pPr>
        <w:pStyle w:val="aa"/>
        <w:widowControl/>
        <w:wordWrap/>
        <w:autoSpaceDE/>
        <w:autoSpaceDN/>
        <w:spacing w:before="100" w:beforeAutospacing="1" w:after="100" w:afterAutospacing="1"/>
        <w:ind w:leftChars="0" w:left="760"/>
        <w:contextualSpacing/>
        <w:jc w:val="left"/>
        <w:rPr>
          <w:rFonts w:ascii="Times New Roman" w:hAnsi="Times New Roman" w:cs="Times New Roman"/>
          <w:color w:val="333333"/>
        </w:rPr>
      </w:pPr>
      <w:r>
        <w:rPr>
          <w:rFonts w:ascii="Times New Roman" w:hAnsi="Times New Roman" w:cs="Times New Roman" w:hint="eastAsia"/>
          <w:color w:val="333333"/>
        </w:rPr>
        <w:t xml:space="preserve"> </w:t>
      </w:r>
    </w:p>
    <w:tbl>
      <w:tblPr>
        <w:tblStyle w:val="ab"/>
        <w:tblW w:w="0" w:type="auto"/>
        <w:tblInd w:w="2663" w:type="dxa"/>
        <w:tblLook w:val="04A0" w:firstRow="1" w:lastRow="0" w:firstColumn="1" w:lastColumn="0" w:noHBand="0" w:noVBand="1"/>
      </w:tblPr>
      <w:tblGrid>
        <w:gridCol w:w="3711"/>
      </w:tblGrid>
      <w:tr w:rsidR="00A65634" w14:paraId="55813E85" w14:textId="77777777" w:rsidTr="00EC59D8">
        <w:trPr>
          <w:trHeight w:val="518"/>
        </w:trPr>
        <w:tc>
          <w:tcPr>
            <w:tcW w:w="3711" w:type="dxa"/>
            <w:shd w:val="clear" w:color="auto" w:fill="0070C0"/>
            <w:vAlign w:val="center"/>
          </w:tcPr>
          <w:p w14:paraId="51CA35DD" w14:textId="77777777" w:rsidR="00A65634" w:rsidRDefault="00A65634" w:rsidP="00EC59D8">
            <w:pPr>
              <w:widowControl/>
              <w:wordWrap/>
              <w:autoSpaceDE/>
              <w:autoSpaceDN/>
              <w:rPr>
                <w:rFonts w:ascii="Times New Roman" w:hAnsi="Times New Roman"/>
                <w:b/>
                <w:color w:val="000000"/>
                <w:sz w:val="28"/>
                <w:szCs w:val="28"/>
              </w:rPr>
            </w:pPr>
            <w:r w:rsidRPr="009624DE">
              <w:rPr>
                <w:rFonts w:ascii="Times New Roman" w:hAnsi="Times New Roman" w:hint="eastAsia"/>
                <w:b/>
                <w:color w:val="FFFFFF" w:themeColor="background1"/>
                <w:sz w:val="28"/>
                <w:szCs w:val="28"/>
              </w:rPr>
              <w:t>Song</w:t>
            </w:r>
            <w:r w:rsidRPr="009624DE">
              <w:rPr>
                <w:rFonts w:ascii="Times New Roman" w:hAnsi="Times New Roman"/>
                <w:b/>
                <w:color w:val="FFFFFF" w:themeColor="background1"/>
                <w:sz w:val="28"/>
                <w:szCs w:val="28"/>
              </w:rPr>
              <w:t xml:space="preserve">’s </w:t>
            </w:r>
            <w:r>
              <w:rPr>
                <w:rFonts w:ascii="Times New Roman" w:hAnsi="Times New Roman" w:hint="eastAsia"/>
                <w:b/>
                <w:color w:val="FFFFFF" w:themeColor="background1"/>
                <w:sz w:val="28"/>
                <w:szCs w:val="28"/>
              </w:rPr>
              <w:t>rule of thumb</w:t>
            </w:r>
            <w:r w:rsidRPr="009624DE">
              <w:rPr>
                <w:rFonts w:ascii="Times New Roman" w:hAnsi="Times New Roman"/>
                <w:b/>
                <w:color w:val="FFFFFF" w:themeColor="background1"/>
                <w:sz w:val="28"/>
                <w:szCs w:val="28"/>
              </w:rPr>
              <w:t>:</w:t>
            </w:r>
          </w:p>
        </w:tc>
      </w:tr>
      <w:tr w:rsidR="00A65634" w14:paraId="2224CF21" w14:textId="77777777" w:rsidTr="00EC59D8">
        <w:trPr>
          <w:trHeight w:val="370"/>
        </w:trPr>
        <w:tc>
          <w:tcPr>
            <w:tcW w:w="3711" w:type="dxa"/>
            <w:vAlign w:val="center"/>
          </w:tcPr>
          <w:p w14:paraId="5A4848FC" w14:textId="77777777" w:rsidR="00A65634" w:rsidRPr="009624DE" w:rsidRDefault="00A65634" w:rsidP="00EC59D8">
            <w:pPr>
              <w:widowControl/>
              <w:wordWrap/>
              <w:autoSpaceDE/>
              <w:autoSpaceDN/>
              <w:rPr>
                <w:rFonts w:ascii="Times New Roman" w:hAnsi="Times New Roman"/>
                <w:b/>
                <w:color w:val="0070C0"/>
                <w:szCs w:val="20"/>
              </w:rPr>
            </w:pPr>
            <w:r w:rsidRPr="009624DE">
              <w:rPr>
                <w:rFonts w:ascii="Times New Roman" w:hAnsi="Times New Roman" w:hint="eastAsia"/>
                <w:b/>
                <w:color w:val="0070C0"/>
                <w:szCs w:val="20"/>
              </w:rPr>
              <w:t>What I did</w:t>
            </w:r>
            <w:r w:rsidRPr="009624DE">
              <w:rPr>
                <w:rFonts w:ascii="Times New Roman" w:hAnsi="Times New Roman"/>
                <w:b/>
                <w:color w:val="0070C0"/>
                <w:szCs w:val="20"/>
              </w:rPr>
              <w:t>…</w:t>
            </w:r>
          </w:p>
        </w:tc>
      </w:tr>
      <w:tr w:rsidR="00A65634" w14:paraId="7E0C6463" w14:textId="77777777" w:rsidTr="00EC59D8">
        <w:trPr>
          <w:trHeight w:val="370"/>
        </w:trPr>
        <w:tc>
          <w:tcPr>
            <w:tcW w:w="3711" w:type="dxa"/>
            <w:vAlign w:val="center"/>
          </w:tcPr>
          <w:p w14:paraId="792AE7D2" w14:textId="77777777" w:rsidR="00A65634" w:rsidRPr="009624DE" w:rsidRDefault="00A65634" w:rsidP="00EC59D8">
            <w:pPr>
              <w:widowControl/>
              <w:wordWrap/>
              <w:autoSpaceDE/>
              <w:autoSpaceDN/>
              <w:rPr>
                <w:rFonts w:ascii="Times New Roman" w:hAnsi="Times New Roman"/>
                <w:b/>
                <w:color w:val="0070C0"/>
                <w:szCs w:val="20"/>
              </w:rPr>
            </w:pPr>
            <w:r w:rsidRPr="009624DE">
              <w:rPr>
                <w:rFonts w:ascii="Times New Roman" w:hAnsi="Times New Roman" w:hint="eastAsia"/>
                <w:b/>
                <w:color w:val="0070C0"/>
                <w:szCs w:val="20"/>
              </w:rPr>
              <w:t>Because</w:t>
            </w:r>
            <w:r w:rsidRPr="009624DE">
              <w:rPr>
                <w:rFonts w:ascii="Times New Roman" w:hAnsi="Times New Roman"/>
                <w:b/>
                <w:color w:val="0070C0"/>
                <w:szCs w:val="20"/>
              </w:rPr>
              <w:t>…</w:t>
            </w:r>
          </w:p>
        </w:tc>
      </w:tr>
      <w:tr w:rsidR="00A65634" w14:paraId="4F548770" w14:textId="77777777" w:rsidTr="00EC59D8">
        <w:trPr>
          <w:trHeight w:val="370"/>
        </w:trPr>
        <w:tc>
          <w:tcPr>
            <w:tcW w:w="3711" w:type="dxa"/>
            <w:vAlign w:val="center"/>
          </w:tcPr>
          <w:p w14:paraId="3C7428F8" w14:textId="77777777" w:rsidR="00A65634" w:rsidRPr="009624DE" w:rsidRDefault="00A65634" w:rsidP="00EC59D8">
            <w:pPr>
              <w:widowControl/>
              <w:wordWrap/>
              <w:autoSpaceDE/>
              <w:autoSpaceDN/>
              <w:rPr>
                <w:rFonts w:ascii="Times New Roman" w:hAnsi="Times New Roman"/>
                <w:b/>
                <w:color w:val="0070C0"/>
                <w:szCs w:val="20"/>
              </w:rPr>
            </w:pPr>
            <w:r w:rsidRPr="009624DE">
              <w:rPr>
                <w:rFonts w:ascii="Times New Roman" w:hAnsi="Times New Roman" w:hint="eastAsia"/>
                <w:b/>
                <w:color w:val="0070C0"/>
                <w:szCs w:val="20"/>
              </w:rPr>
              <w:t>The methods I used are</w:t>
            </w:r>
            <w:r w:rsidRPr="009624DE">
              <w:rPr>
                <w:rFonts w:ascii="Times New Roman" w:hAnsi="Times New Roman"/>
                <w:b/>
                <w:color w:val="0070C0"/>
                <w:szCs w:val="20"/>
              </w:rPr>
              <w:t>…</w:t>
            </w:r>
          </w:p>
        </w:tc>
      </w:tr>
      <w:tr w:rsidR="00A65634" w14:paraId="44560D16" w14:textId="77777777" w:rsidTr="00EC59D8">
        <w:trPr>
          <w:trHeight w:val="370"/>
        </w:trPr>
        <w:tc>
          <w:tcPr>
            <w:tcW w:w="3711" w:type="dxa"/>
            <w:vAlign w:val="center"/>
          </w:tcPr>
          <w:p w14:paraId="78DCA941" w14:textId="77777777" w:rsidR="00A65634" w:rsidRPr="009624DE" w:rsidRDefault="00A65634" w:rsidP="00EC59D8">
            <w:pPr>
              <w:widowControl/>
              <w:wordWrap/>
              <w:autoSpaceDE/>
              <w:autoSpaceDN/>
              <w:rPr>
                <w:rFonts w:ascii="Times New Roman" w:hAnsi="Times New Roman"/>
                <w:b/>
                <w:color w:val="0070C0"/>
                <w:szCs w:val="20"/>
              </w:rPr>
            </w:pPr>
            <w:r w:rsidRPr="009624DE">
              <w:rPr>
                <w:rFonts w:ascii="Times New Roman" w:hAnsi="Times New Roman"/>
                <w:b/>
                <w:color w:val="0070C0"/>
                <w:szCs w:val="20"/>
              </w:rPr>
              <w:t>The results are…</w:t>
            </w:r>
          </w:p>
        </w:tc>
      </w:tr>
      <w:tr w:rsidR="00A65634" w14:paraId="38581B8D" w14:textId="77777777" w:rsidTr="00EC59D8">
        <w:trPr>
          <w:trHeight w:val="370"/>
        </w:trPr>
        <w:tc>
          <w:tcPr>
            <w:tcW w:w="3711" w:type="dxa"/>
            <w:vAlign w:val="center"/>
          </w:tcPr>
          <w:p w14:paraId="3440E32E" w14:textId="77777777" w:rsidR="00A65634" w:rsidRPr="009624DE" w:rsidRDefault="00A65634" w:rsidP="00EC59D8">
            <w:pPr>
              <w:widowControl/>
              <w:wordWrap/>
              <w:autoSpaceDE/>
              <w:autoSpaceDN/>
              <w:rPr>
                <w:rFonts w:ascii="Times New Roman" w:hAnsi="Times New Roman"/>
                <w:b/>
                <w:color w:val="0070C0"/>
                <w:szCs w:val="20"/>
              </w:rPr>
            </w:pPr>
            <w:r w:rsidRPr="009624DE">
              <w:rPr>
                <w:rFonts w:ascii="Times New Roman" w:hAnsi="Times New Roman" w:hint="eastAsia"/>
                <w:b/>
                <w:color w:val="0070C0"/>
                <w:szCs w:val="20"/>
              </w:rPr>
              <w:t>Which means</w:t>
            </w:r>
            <w:r w:rsidRPr="009624DE">
              <w:rPr>
                <w:rFonts w:ascii="Times New Roman" w:hAnsi="Times New Roman"/>
                <w:b/>
                <w:color w:val="0070C0"/>
                <w:szCs w:val="20"/>
              </w:rPr>
              <w:t>….</w:t>
            </w:r>
          </w:p>
        </w:tc>
      </w:tr>
    </w:tbl>
    <w:p w14:paraId="2725C0C6" w14:textId="77777777" w:rsidR="00A65634" w:rsidRPr="001A7068" w:rsidRDefault="00A65634" w:rsidP="00A65634">
      <w:pPr>
        <w:widowControl/>
        <w:wordWrap/>
        <w:autoSpaceDE/>
        <w:autoSpaceDN/>
        <w:jc w:val="left"/>
        <w:rPr>
          <w:rFonts w:ascii="Times New Roman" w:hAnsi="Times New Roman"/>
          <w:b/>
          <w:color w:val="000000"/>
          <w:sz w:val="28"/>
          <w:szCs w:val="28"/>
        </w:rPr>
      </w:pPr>
    </w:p>
    <w:p w14:paraId="6E612985" w14:textId="77777777" w:rsidR="00A65634" w:rsidRDefault="00A65634" w:rsidP="00A65634">
      <w:pPr>
        <w:widowControl/>
        <w:wordWrap/>
        <w:autoSpaceDE/>
        <w:autoSpaceDN/>
        <w:jc w:val="left"/>
        <w:rPr>
          <w:rFonts w:ascii="Times New Roman" w:hAnsi="Times New Roman"/>
          <w:b/>
          <w:color w:val="000000"/>
          <w:sz w:val="28"/>
          <w:szCs w:val="28"/>
        </w:rPr>
      </w:pPr>
      <w:r>
        <w:rPr>
          <w:rFonts w:ascii="Times New Roman" w:hAnsi="Times New Roman"/>
          <w:b/>
          <w:color w:val="000000"/>
          <w:sz w:val="28"/>
          <w:szCs w:val="28"/>
        </w:rPr>
        <w:br w:type="page"/>
      </w:r>
    </w:p>
    <w:p w14:paraId="2082B8FF" w14:textId="77777777" w:rsidR="00A65634" w:rsidRDefault="00A65634" w:rsidP="00A65634">
      <w:pPr>
        <w:spacing w:after="198"/>
        <w:jc w:val="center"/>
      </w:pPr>
      <w:r>
        <w:rPr>
          <w:rFonts w:ascii="Times New Roman" w:hAnsi="Times New Roman"/>
          <w:b/>
          <w:color w:val="000000"/>
          <w:sz w:val="28"/>
          <w:szCs w:val="28"/>
        </w:rPr>
        <w:lastRenderedPageBreak/>
        <w:t xml:space="preserve">Rubric for </w:t>
      </w:r>
      <w:r>
        <w:rPr>
          <w:rFonts w:ascii="Times New Roman" w:hAnsi="Times New Roman" w:hint="eastAsia"/>
          <w:b/>
          <w:color w:val="000000"/>
          <w:sz w:val="28"/>
          <w:szCs w:val="28"/>
        </w:rPr>
        <w:t>Report</w:t>
      </w:r>
    </w:p>
    <w:p w14:paraId="51FFD4D8" w14:textId="77777777" w:rsidR="00A65634" w:rsidRDefault="00A65634" w:rsidP="00A65634">
      <w:pPr>
        <w:spacing w:after="198"/>
      </w:pPr>
    </w:p>
    <w:p w14:paraId="5E9543E0" w14:textId="77777777" w:rsidR="00A65634" w:rsidRDefault="00A65634" w:rsidP="00A65634">
      <w:pPr>
        <w:spacing w:after="198"/>
      </w:pPr>
    </w:p>
    <w:p w14:paraId="1F59C750" w14:textId="77777777" w:rsidR="00A65634" w:rsidRDefault="00A65634" w:rsidP="00A65634">
      <w:pPr>
        <w:spacing w:after="198"/>
        <w:rPr>
          <w:rFonts w:ascii="Times New Roman" w:hAnsi="Times New Roman"/>
          <w:b/>
          <w:color w:val="000000"/>
          <w:sz w:val="28"/>
          <w:szCs w:val="28"/>
        </w:rPr>
      </w:pPr>
      <w:r>
        <w:rPr>
          <w:rFonts w:ascii="Times New Roman" w:hAnsi="Times New Roman"/>
          <w:b/>
          <w:color w:val="000000"/>
          <w:sz w:val="28"/>
          <w:szCs w:val="28"/>
        </w:rPr>
        <w:t>Student’ Name:                                  Credit:</w:t>
      </w:r>
    </w:p>
    <w:p w14:paraId="524000DB" w14:textId="77777777" w:rsidR="00A65634" w:rsidRDefault="00A65634" w:rsidP="00A65634">
      <w:pPr>
        <w:spacing w:after="198"/>
        <w:rPr>
          <w:rFonts w:ascii="Times New Roman" w:hAnsi="Times New Roman"/>
          <w:b/>
          <w:color w:val="000000"/>
          <w:sz w:val="28"/>
          <w:szCs w:val="28"/>
        </w:rPr>
      </w:pPr>
    </w:p>
    <w:p w14:paraId="7C6DC59F" w14:textId="77777777" w:rsidR="00A65634" w:rsidRPr="00413F44" w:rsidRDefault="00A65634" w:rsidP="00A65634">
      <w:pPr>
        <w:pStyle w:val="aa"/>
        <w:widowControl/>
        <w:numPr>
          <w:ilvl w:val="0"/>
          <w:numId w:val="19"/>
        </w:numPr>
        <w:wordWrap/>
        <w:autoSpaceDE/>
        <w:autoSpaceDN/>
        <w:spacing w:after="198"/>
        <w:ind w:leftChars="0"/>
        <w:contextualSpacing/>
        <w:jc w:val="left"/>
        <w:rPr>
          <w:rFonts w:ascii="Times New Roman" w:hAnsi="Times New Roman" w:cs="Times New Roman"/>
        </w:rPr>
      </w:pPr>
      <w:r w:rsidRPr="00413F44">
        <w:rPr>
          <w:rFonts w:ascii="Times New Roman" w:hAnsi="Times New Roman" w:cs="Times New Roman"/>
        </w:rPr>
        <w:t>Organization</w:t>
      </w:r>
    </w:p>
    <w:p w14:paraId="1A434C77" w14:textId="77777777" w:rsidR="00A65634" w:rsidRPr="00413F44" w:rsidRDefault="00A65634" w:rsidP="00A65634">
      <w:pPr>
        <w:pStyle w:val="aa"/>
        <w:widowControl/>
        <w:numPr>
          <w:ilvl w:val="1"/>
          <w:numId w:val="19"/>
        </w:numPr>
        <w:wordWrap/>
        <w:autoSpaceDE/>
        <w:autoSpaceDN/>
        <w:spacing w:after="198"/>
        <w:ind w:leftChars="0"/>
        <w:contextualSpacing/>
        <w:jc w:val="left"/>
        <w:rPr>
          <w:rFonts w:ascii="Times New Roman" w:hAnsi="Times New Roman" w:cs="Times New Roman"/>
        </w:rPr>
      </w:pPr>
      <w:r w:rsidRPr="00413F44">
        <w:rPr>
          <w:rFonts w:ascii="Times New Roman" w:hAnsi="Times New Roman" w:cs="Times New Roman"/>
        </w:rPr>
        <w:t>Directly relevant</w:t>
      </w:r>
    </w:p>
    <w:p w14:paraId="22D933B2" w14:textId="77777777" w:rsidR="00A65634" w:rsidRPr="00413F44" w:rsidRDefault="00A65634" w:rsidP="00A65634">
      <w:pPr>
        <w:pStyle w:val="aa"/>
        <w:widowControl/>
        <w:numPr>
          <w:ilvl w:val="1"/>
          <w:numId w:val="19"/>
        </w:numPr>
        <w:wordWrap/>
        <w:autoSpaceDE/>
        <w:autoSpaceDN/>
        <w:spacing w:after="198"/>
        <w:ind w:leftChars="0"/>
        <w:contextualSpacing/>
        <w:jc w:val="left"/>
        <w:rPr>
          <w:rFonts w:ascii="Times New Roman" w:hAnsi="Times New Roman" w:cs="Times New Roman"/>
        </w:rPr>
      </w:pPr>
      <w:r w:rsidRPr="00413F44">
        <w:rPr>
          <w:rFonts w:ascii="Times New Roman" w:hAnsi="Times New Roman" w:cs="Times New Roman"/>
        </w:rPr>
        <w:t>Somewhat relevant</w:t>
      </w:r>
    </w:p>
    <w:p w14:paraId="01A0EB91" w14:textId="77777777" w:rsidR="00A65634" w:rsidRDefault="00A65634" w:rsidP="00A65634">
      <w:pPr>
        <w:pStyle w:val="aa"/>
        <w:widowControl/>
        <w:numPr>
          <w:ilvl w:val="1"/>
          <w:numId w:val="19"/>
        </w:numPr>
        <w:wordWrap/>
        <w:autoSpaceDE/>
        <w:autoSpaceDN/>
        <w:spacing w:after="198"/>
        <w:ind w:leftChars="0"/>
        <w:contextualSpacing/>
        <w:jc w:val="left"/>
        <w:rPr>
          <w:rFonts w:ascii="Times New Roman" w:hAnsi="Times New Roman" w:cs="Times New Roman"/>
        </w:rPr>
      </w:pPr>
      <w:r w:rsidRPr="00413F44">
        <w:rPr>
          <w:rFonts w:ascii="Times New Roman" w:hAnsi="Times New Roman" w:cs="Times New Roman"/>
        </w:rPr>
        <w:t>Remotely related/Totally unrelated</w:t>
      </w:r>
    </w:p>
    <w:p w14:paraId="1579BA1F" w14:textId="77777777" w:rsidR="00A65634" w:rsidRPr="00413F44" w:rsidRDefault="00A65634" w:rsidP="00A65634">
      <w:pPr>
        <w:pStyle w:val="aa"/>
        <w:widowControl/>
        <w:wordWrap/>
        <w:autoSpaceDE/>
        <w:autoSpaceDN/>
        <w:spacing w:after="198"/>
        <w:ind w:leftChars="0" w:left="1200"/>
        <w:contextualSpacing/>
        <w:jc w:val="left"/>
        <w:rPr>
          <w:rFonts w:ascii="Times New Roman" w:hAnsi="Times New Roman" w:cs="Times New Roman"/>
        </w:rPr>
      </w:pPr>
    </w:p>
    <w:p w14:paraId="79E603B0" w14:textId="77777777" w:rsidR="00A65634" w:rsidRPr="00413F44" w:rsidRDefault="00A65634" w:rsidP="00A65634">
      <w:pPr>
        <w:pStyle w:val="aa"/>
        <w:widowControl/>
        <w:numPr>
          <w:ilvl w:val="0"/>
          <w:numId w:val="19"/>
        </w:numPr>
        <w:wordWrap/>
        <w:autoSpaceDE/>
        <w:autoSpaceDN/>
        <w:spacing w:after="198"/>
        <w:ind w:leftChars="0"/>
        <w:contextualSpacing/>
        <w:jc w:val="left"/>
        <w:rPr>
          <w:rFonts w:ascii="Times New Roman" w:hAnsi="Times New Roman" w:cs="Times New Roman"/>
        </w:rPr>
      </w:pPr>
      <w:r w:rsidRPr="00413F44">
        <w:rPr>
          <w:rFonts w:ascii="Times New Roman" w:hAnsi="Times New Roman" w:cs="Times New Roman"/>
        </w:rPr>
        <w:t>Quality of Information</w:t>
      </w:r>
    </w:p>
    <w:p w14:paraId="082866C6" w14:textId="77777777" w:rsidR="00A65634" w:rsidRPr="00413F44" w:rsidRDefault="00A65634" w:rsidP="00A65634">
      <w:pPr>
        <w:pStyle w:val="aa"/>
        <w:widowControl/>
        <w:numPr>
          <w:ilvl w:val="1"/>
          <w:numId w:val="19"/>
        </w:numPr>
        <w:wordWrap/>
        <w:autoSpaceDE/>
        <w:autoSpaceDN/>
        <w:spacing w:after="198"/>
        <w:ind w:leftChars="0"/>
        <w:contextualSpacing/>
        <w:jc w:val="left"/>
        <w:rPr>
          <w:rFonts w:ascii="Times New Roman" w:hAnsi="Times New Roman" w:cs="Times New Roman"/>
        </w:rPr>
      </w:pPr>
      <w:r w:rsidRPr="00413F44">
        <w:rPr>
          <w:rFonts w:ascii="Times New Roman" w:hAnsi="Times New Roman" w:cs="Times New Roman"/>
        </w:rPr>
        <w:t>Good organization, events are logically ordered, sharp sense of beginning and end</w:t>
      </w:r>
    </w:p>
    <w:p w14:paraId="10FB5E20" w14:textId="77777777" w:rsidR="00A65634" w:rsidRPr="00413F44" w:rsidRDefault="00A65634" w:rsidP="00A65634">
      <w:pPr>
        <w:pStyle w:val="aa"/>
        <w:widowControl/>
        <w:numPr>
          <w:ilvl w:val="1"/>
          <w:numId w:val="19"/>
        </w:numPr>
        <w:wordWrap/>
        <w:autoSpaceDE/>
        <w:autoSpaceDN/>
        <w:spacing w:after="198"/>
        <w:ind w:leftChars="0"/>
        <w:contextualSpacing/>
        <w:jc w:val="left"/>
        <w:rPr>
          <w:rFonts w:ascii="Times New Roman" w:hAnsi="Times New Roman" w:cs="Times New Roman"/>
        </w:rPr>
      </w:pPr>
      <w:r w:rsidRPr="00413F44">
        <w:rPr>
          <w:rFonts w:ascii="Times New Roman" w:hAnsi="Times New Roman" w:cs="Times New Roman"/>
        </w:rPr>
        <w:t>Organized, events are somewhat jumpy</w:t>
      </w:r>
    </w:p>
    <w:p w14:paraId="16569AD7" w14:textId="77777777" w:rsidR="00A65634" w:rsidRDefault="00A65634" w:rsidP="00A65634">
      <w:pPr>
        <w:pStyle w:val="aa"/>
        <w:widowControl/>
        <w:numPr>
          <w:ilvl w:val="1"/>
          <w:numId w:val="19"/>
        </w:numPr>
        <w:wordWrap/>
        <w:autoSpaceDE/>
        <w:autoSpaceDN/>
        <w:spacing w:after="198"/>
        <w:ind w:leftChars="0"/>
        <w:contextualSpacing/>
        <w:jc w:val="left"/>
        <w:rPr>
          <w:rFonts w:ascii="Times New Roman" w:hAnsi="Times New Roman" w:cs="Times New Roman"/>
        </w:rPr>
      </w:pPr>
      <w:r w:rsidRPr="00413F44">
        <w:rPr>
          <w:rFonts w:ascii="Times New Roman" w:hAnsi="Times New Roman" w:cs="Times New Roman"/>
        </w:rPr>
        <w:t>Some organization, events jump around, start and end are unclear</w:t>
      </w:r>
    </w:p>
    <w:p w14:paraId="137ED9D6" w14:textId="77777777" w:rsidR="00A65634" w:rsidRPr="00413F44" w:rsidRDefault="00A65634" w:rsidP="00A65634">
      <w:pPr>
        <w:pStyle w:val="aa"/>
        <w:widowControl/>
        <w:wordWrap/>
        <w:autoSpaceDE/>
        <w:autoSpaceDN/>
        <w:spacing w:after="198"/>
        <w:ind w:leftChars="0" w:left="1200"/>
        <w:contextualSpacing/>
        <w:jc w:val="left"/>
        <w:rPr>
          <w:rFonts w:ascii="Times New Roman" w:hAnsi="Times New Roman" w:cs="Times New Roman"/>
        </w:rPr>
      </w:pPr>
    </w:p>
    <w:p w14:paraId="0477B545" w14:textId="77777777" w:rsidR="00A65634" w:rsidRPr="00413F44" w:rsidRDefault="00A65634" w:rsidP="00A65634">
      <w:pPr>
        <w:pStyle w:val="aa"/>
        <w:widowControl/>
        <w:numPr>
          <w:ilvl w:val="0"/>
          <w:numId w:val="19"/>
        </w:numPr>
        <w:wordWrap/>
        <w:autoSpaceDE/>
        <w:autoSpaceDN/>
        <w:spacing w:after="198"/>
        <w:ind w:leftChars="0"/>
        <w:contextualSpacing/>
        <w:jc w:val="left"/>
        <w:rPr>
          <w:rFonts w:ascii="Times New Roman" w:hAnsi="Times New Roman" w:cs="Times New Roman"/>
        </w:rPr>
      </w:pPr>
      <w:r w:rsidRPr="00413F44">
        <w:rPr>
          <w:rFonts w:ascii="Times New Roman" w:hAnsi="Times New Roman" w:cs="Times New Roman"/>
        </w:rPr>
        <w:t>Interest Level</w:t>
      </w:r>
    </w:p>
    <w:p w14:paraId="7F71D953" w14:textId="77777777" w:rsidR="00A65634" w:rsidRPr="00413F44" w:rsidRDefault="00A65634" w:rsidP="00A65634">
      <w:pPr>
        <w:pStyle w:val="aa"/>
        <w:widowControl/>
        <w:numPr>
          <w:ilvl w:val="1"/>
          <w:numId w:val="19"/>
        </w:numPr>
        <w:wordWrap/>
        <w:autoSpaceDE/>
        <w:autoSpaceDN/>
        <w:spacing w:after="198"/>
        <w:ind w:leftChars="0"/>
        <w:contextualSpacing/>
        <w:jc w:val="left"/>
        <w:rPr>
          <w:rFonts w:ascii="Times New Roman" w:hAnsi="Times New Roman" w:cs="Times New Roman"/>
        </w:rPr>
      </w:pPr>
      <w:r w:rsidRPr="00413F44">
        <w:rPr>
          <w:rFonts w:ascii="Times New Roman" w:hAnsi="Times New Roman" w:cs="Times New Roman"/>
        </w:rPr>
        <w:t>Vocabulary varied, supporting details vivid</w:t>
      </w:r>
    </w:p>
    <w:p w14:paraId="4DAB4D5F" w14:textId="77777777" w:rsidR="00A65634" w:rsidRPr="00413F44" w:rsidRDefault="00A65634" w:rsidP="00A65634">
      <w:pPr>
        <w:pStyle w:val="aa"/>
        <w:widowControl/>
        <w:numPr>
          <w:ilvl w:val="1"/>
          <w:numId w:val="19"/>
        </w:numPr>
        <w:wordWrap/>
        <w:autoSpaceDE/>
        <w:autoSpaceDN/>
        <w:spacing w:after="198"/>
        <w:ind w:leftChars="0"/>
        <w:contextualSpacing/>
        <w:jc w:val="left"/>
        <w:rPr>
          <w:rFonts w:ascii="Times New Roman" w:hAnsi="Times New Roman" w:cs="Times New Roman"/>
        </w:rPr>
      </w:pPr>
      <w:r w:rsidRPr="00413F44">
        <w:rPr>
          <w:rFonts w:ascii="Times New Roman" w:hAnsi="Times New Roman" w:cs="Times New Roman"/>
        </w:rPr>
        <w:t>Vocabulary is varied, supporting details need work</w:t>
      </w:r>
    </w:p>
    <w:p w14:paraId="3FC4180B" w14:textId="77777777" w:rsidR="00A65634" w:rsidRDefault="00A65634" w:rsidP="00A65634">
      <w:pPr>
        <w:pStyle w:val="aa"/>
        <w:widowControl/>
        <w:numPr>
          <w:ilvl w:val="1"/>
          <w:numId w:val="19"/>
        </w:numPr>
        <w:wordWrap/>
        <w:autoSpaceDE/>
        <w:autoSpaceDN/>
        <w:spacing w:after="198"/>
        <w:ind w:leftChars="0"/>
        <w:contextualSpacing/>
        <w:jc w:val="left"/>
        <w:rPr>
          <w:rFonts w:ascii="Times New Roman" w:hAnsi="Times New Roman" w:cs="Times New Roman"/>
        </w:rPr>
      </w:pPr>
      <w:r w:rsidRPr="00413F44">
        <w:rPr>
          <w:rFonts w:ascii="Times New Roman" w:hAnsi="Times New Roman" w:cs="Times New Roman"/>
        </w:rPr>
        <w:t>Vocabulary is constant, Needs descriptive words</w:t>
      </w:r>
    </w:p>
    <w:p w14:paraId="60DB325D" w14:textId="77777777" w:rsidR="00A65634" w:rsidRPr="00413F44" w:rsidRDefault="00A65634" w:rsidP="00A65634">
      <w:pPr>
        <w:pStyle w:val="aa"/>
        <w:widowControl/>
        <w:wordWrap/>
        <w:autoSpaceDE/>
        <w:autoSpaceDN/>
        <w:spacing w:after="198"/>
        <w:ind w:leftChars="0" w:left="1200"/>
        <w:contextualSpacing/>
        <w:jc w:val="left"/>
        <w:rPr>
          <w:rFonts w:ascii="Times New Roman" w:hAnsi="Times New Roman" w:cs="Times New Roman"/>
        </w:rPr>
      </w:pPr>
    </w:p>
    <w:p w14:paraId="542807DB" w14:textId="77777777" w:rsidR="00A65634" w:rsidRPr="00413F44" w:rsidRDefault="00A65634" w:rsidP="00A65634">
      <w:pPr>
        <w:pStyle w:val="aa"/>
        <w:widowControl/>
        <w:numPr>
          <w:ilvl w:val="0"/>
          <w:numId w:val="19"/>
        </w:numPr>
        <w:wordWrap/>
        <w:autoSpaceDE/>
        <w:autoSpaceDN/>
        <w:spacing w:after="198"/>
        <w:ind w:leftChars="0"/>
        <w:contextualSpacing/>
        <w:jc w:val="left"/>
        <w:rPr>
          <w:rFonts w:ascii="Times New Roman" w:hAnsi="Times New Roman" w:cs="Times New Roman"/>
        </w:rPr>
      </w:pPr>
      <w:r w:rsidRPr="00413F44">
        <w:rPr>
          <w:rFonts w:ascii="Times New Roman" w:hAnsi="Times New Roman" w:cs="Times New Roman"/>
        </w:rPr>
        <w:t>Neatness</w:t>
      </w:r>
    </w:p>
    <w:p w14:paraId="1EC22FE2" w14:textId="77777777" w:rsidR="00A65634" w:rsidRPr="00413F44" w:rsidRDefault="00A65634" w:rsidP="00A65634">
      <w:pPr>
        <w:pStyle w:val="aa"/>
        <w:widowControl/>
        <w:numPr>
          <w:ilvl w:val="1"/>
          <w:numId w:val="19"/>
        </w:numPr>
        <w:wordWrap/>
        <w:autoSpaceDE/>
        <w:autoSpaceDN/>
        <w:spacing w:after="198"/>
        <w:ind w:leftChars="0"/>
        <w:contextualSpacing/>
        <w:jc w:val="left"/>
        <w:rPr>
          <w:rFonts w:ascii="Times New Roman" w:hAnsi="Times New Roman" w:cs="Times New Roman"/>
        </w:rPr>
      </w:pPr>
      <w:r w:rsidRPr="00413F44">
        <w:rPr>
          <w:rFonts w:ascii="Times New Roman" w:hAnsi="Times New Roman" w:cs="Times New Roman"/>
        </w:rPr>
        <w:t>Figures and tables have a caption if there is; References are given if you cited any work from others</w:t>
      </w:r>
    </w:p>
    <w:p w14:paraId="1AB3A3FB" w14:textId="77777777" w:rsidR="00A65634" w:rsidRPr="00413F44" w:rsidRDefault="00A65634" w:rsidP="00A65634">
      <w:pPr>
        <w:pStyle w:val="aa"/>
        <w:widowControl/>
        <w:numPr>
          <w:ilvl w:val="1"/>
          <w:numId w:val="19"/>
        </w:numPr>
        <w:wordWrap/>
        <w:autoSpaceDE/>
        <w:autoSpaceDN/>
        <w:spacing w:after="198"/>
        <w:ind w:leftChars="0"/>
        <w:contextualSpacing/>
        <w:jc w:val="left"/>
        <w:rPr>
          <w:rFonts w:ascii="Times New Roman" w:hAnsi="Times New Roman" w:cs="Times New Roman"/>
        </w:rPr>
      </w:pPr>
      <w:r w:rsidRPr="00413F44">
        <w:rPr>
          <w:rFonts w:ascii="Times New Roman" w:hAnsi="Times New Roman" w:cs="Times New Roman"/>
        </w:rPr>
        <w:t>No caption; References are given if you cited any work from others</w:t>
      </w:r>
    </w:p>
    <w:p w14:paraId="78A69478" w14:textId="77777777" w:rsidR="00A65634" w:rsidRDefault="00A65634" w:rsidP="00A65634">
      <w:pPr>
        <w:pStyle w:val="aa"/>
        <w:widowControl/>
        <w:numPr>
          <w:ilvl w:val="1"/>
          <w:numId w:val="19"/>
        </w:numPr>
        <w:wordWrap/>
        <w:autoSpaceDE/>
        <w:autoSpaceDN/>
        <w:spacing w:after="198"/>
        <w:ind w:leftChars="0"/>
        <w:contextualSpacing/>
        <w:jc w:val="left"/>
        <w:rPr>
          <w:rFonts w:ascii="Times New Roman" w:hAnsi="Times New Roman" w:cs="Times New Roman"/>
        </w:rPr>
      </w:pPr>
      <w:r w:rsidRPr="00413F44">
        <w:rPr>
          <w:rFonts w:ascii="Times New Roman" w:hAnsi="Times New Roman" w:cs="Times New Roman"/>
        </w:rPr>
        <w:t>No references are given if you cited any work from others</w:t>
      </w:r>
    </w:p>
    <w:p w14:paraId="299AB9F4" w14:textId="77777777" w:rsidR="00A65634" w:rsidRDefault="00A65634" w:rsidP="00A65634">
      <w:pPr>
        <w:spacing w:after="198"/>
        <w:rPr>
          <w:rFonts w:ascii="Times New Roman" w:hAnsi="Times New Roman" w:cs="Times New Roman"/>
        </w:rPr>
      </w:pPr>
    </w:p>
    <w:p w14:paraId="2FDC90F2" w14:textId="77777777" w:rsidR="00A65634" w:rsidRDefault="00A65634" w:rsidP="00A65634">
      <w:pPr>
        <w:spacing w:after="198"/>
        <w:rPr>
          <w:rFonts w:ascii="Times New Roman" w:hAnsi="Times New Roman" w:cs="Times New Roman"/>
        </w:rPr>
      </w:pPr>
      <w:r>
        <w:rPr>
          <w:rFonts w:ascii="Times New Roman" w:hAnsi="Times New Roman" w:cs="Times New Roman" w:hint="eastAsia"/>
        </w:rPr>
        <w:t>NOTE:</w:t>
      </w:r>
    </w:p>
    <w:p w14:paraId="3BB15C72" w14:textId="77777777" w:rsidR="00A65634" w:rsidRDefault="00A65634" w:rsidP="00A65634">
      <w:pPr>
        <w:pStyle w:val="aa"/>
        <w:numPr>
          <w:ilvl w:val="0"/>
          <w:numId w:val="18"/>
        </w:numPr>
        <w:spacing w:after="198"/>
        <w:ind w:leftChars="0"/>
        <w:rPr>
          <w:rFonts w:ascii="Times New Roman" w:hAnsi="Times New Roman" w:cs="Times New Roman"/>
        </w:rPr>
      </w:pPr>
      <w:r>
        <w:rPr>
          <w:rFonts w:ascii="Times New Roman" w:hAnsi="Times New Roman" w:cs="Times New Roman" w:hint="eastAsia"/>
        </w:rPr>
        <w:t>Report header should contain</w:t>
      </w:r>
    </w:p>
    <w:p w14:paraId="1E3454A9" w14:textId="77777777" w:rsidR="00A65634" w:rsidRDefault="00A65634" w:rsidP="00A65634">
      <w:pPr>
        <w:pStyle w:val="aa"/>
        <w:numPr>
          <w:ilvl w:val="1"/>
          <w:numId w:val="18"/>
        </w:numPr>
        <w:ind w:leftChars="0"/>
        <w:rPr>
          <w:rFonts w:ascii="Times New Roman" w:hAnsi="Times New Roman" w:cs="Times New Roman"/>
        </w:rPr>
      </w:pPr>
      <w:r>
        <w:rPr>
          <w:rFonts w:ascii="Times New Roman" w:hAnsi="Times New Roman" w:cs="Times New Roman" w:hint="eastAsia"/>
        </w:rPr>
        <w:t xml:space="preserve">Student ID and </w:t>
      </w:r>
      <w:r w:rsidRPr="00F835CB">
        <w:rPr>
          <w:rFonts w:ascii="Times New Roman" w:hAnsi="Times New Roman" w:cs="Times New Roman" w:hint="eastAsia"/>
          <w:b/>
          <w:color w:val="FF0000"/>
        </w:rPr>
        <w:t>Name:</w:t>
      </w:r>
    </w:p>
    <w:p w14:paraId="58A0A9AA" w14:textId="77777777" w:rsidR="00A65634" w:rsidRDefault="00A65634" w:rsidP="00A65634">
      <w:pPr>
        <w:pStyle w:val="aa"/>
        <w:numPr>
          <w:ilvl w:val="1"/>
          <w:numId w:val="18"/>
        </w:numPr>
        <w:ind w:leftChars="0"/>
        <w:rPr>
          <w:rFonts w:ascii="Times New Roman" w:hAnsi="Times New Roman" w:cs="Times New Roman"/>
        </w:rPr>
      </w:pPr>
      <w:r>
        <w:rPr>
          <w:rFonts w:ascii="Times New Roman" w:hAnsi="Times New Roman" w:cs="Times New Roman" w:hint="eastAsia"/>
        </w:rPr>
        <w:t>Topic of the Report:</w:t>
      </w:r>
    </w:p>
    <w:p w14:paraId="2699C988" w14:textId="77777777" w:rsidR="00A65634" w:rsidRPr="00047B3D" w:rsidRDefault="00A65634" w:rsidP="00A65634">
      <w:pPr>
        <w:pStyle w:val="aa"/>
        <w:numPr>
          <w:ilvl w:val="1"/>
          <w:numId w:val="18"/>
        </w:numPr>
        <w:ind w:leftChars="0"/>
        <w:rPr>
          <w:rFonts w:ascii="Times New Roman" w:hAnsi="Times New Roman" w:cs="Times New Roman"/>
        </w:rPr>
      </w:pPr>
      <w:r>
        <w:rPr>
          <w:rFonts w:ascii="Times New Roman" w:hAnsi="Times New Roman" w:cs="Times New Roman" w:hint="eastAsia"/>
        </w:rPr>
        <w:t>Submitted Date:</w:t>
      </w:r>
    </w:p>
    <w:p w14:paraId="74D53A06" w14:textId="77777777" w:rsidR="00A65634" w:rsidRDefault="00A65634" w:rsidP="00A65634">
      <w:pPr>
        <w:spacing w:after="198"/>
        <w:rPr>
          <w:rFonts w:ascii="Times New Roman" w:hAnsi="Times New Roman" w:cs="Times New Roman"/>
        </w:rPr>
      </w:pPr>
    </w:p>
    <w:p w14:paraId="331FED4B" w14:textId="77777777" w:rsidR="00A65634" w:rsidRDefault="00A65634" w:rsidP="00A65634">
      <w:pPr>
        <w:widowControl/>
        <w:wordWrap/>
        <w:autoSpaceDE/>
        <w:autoSpaceDN/>
        <w:jc w:val="left"/>
        <w:rPr>
          <w:rFonts w:ascii="Times New Roman" w:hAnsi="Times New Roman" w:cs="Times New Roman"/>
        </w:rPr>
      </w:pPr>
    </w:p>
    <w:p w14:paraId="6ADF2C7C" w14:textId="77777777" w:rsidR="00A65634" w:rsidRDefault="00A65634" w:rsidP="00A65634">
      <w:pPr>
        <w:pStyle w:val="aa"/>
        <w:widowControl/>
        <w:numPr>
          <w:ilvl w:val="0"/>
          <w:numId w:val="20"/>
        </w:numPr>
        <w:wordWrap/>
        <w:autoSpaceDE/>
        <w:autoSpaceDN/>
        <w:spacing w:after="198"/>
        <w:ind w:leftChars="0"/>
        <w:contextualSpacing/>
        <w:jc w:val="left"/>
        <w:rPr>
          <w:rFonts w:ascii="Times New Roman" w:hAnsi="Times New Roman" w:cs="Times New Roman"/>
        </w:rPr>
      </w:pPr>
      <w:r w:rsidRPr="0088313E">
        <w:rPr>
          <w:rFonts w:ascii="Times New Roman" w:hAnsi="Times New Roman" w:cs="Times New Roman" w:hint="eastAsia"/>
          <w:b/>
        </w:rPr>
        <w:t>Rubric for Report</w:t>
      </w:r>
      <w:r>
        <w:rPr>
          <w:rFonts w:ascii="Times New Roman" w:hAnsi="Times New Roman" w:cs="Times New Roman" w:hint="eastAsia"/>
        </w:rPr>
        <w:t xml:space="preserve"> </w:t>
      </w:r>
      <w:r w:rsidRPr="0088313E">
        <w:rPr>
          <w:rFonts w:ascii="Times New Roman" w:hAnsi="Times New Roman" w:cs="Times New Roman" w:hint="eastAsia"/>
        </w:rPr>
        <w:t xml:space="preserve"> is adapted from one in San Diego County and modified for this class suitably</w:t>
      </w:r>
      <w:r>
        <w:rPr>
          <w:rFonts w:ascii="Times New Roman" w:hAnsi="Times New Roman" w:cs="Times New Roman" w:hint="eastAsia"/>
        </w:rPr>
        <w:t>.</w:t>
      </w:r>
    </w:p>
    <w:p w14:paraId="0EBA93E0" w14:textId="77777777" w:rsidR="00A65634" w:rsidRDefault="00A65634" w:rsidP="00A65634">
      <w:pPr>
        <w:widowControl/>
        <w:wordWrap/>
        <w:autoSpaceDE/>
        <w:autoSpaceDN/>
        <w:jc w:val="left"/>
        <w:rPr>
          <w:sz w:val="16"/>
          <w:szCs w:val="16"/>
        </w:rPr>
      </w:pPr>
      <w:r>
        <w:rPr>
          <w:sz w:val="16"/>
          <w:szCs w:val="16"/>
        </w:rPr>
        <w:br w:type="page"/>
      </w:r>
    </w:p>
    <w:p w14:paraId="4A790944" w14:textId="77777777" w:rsidR="00A65634" w:rsidRDefault="00A65634" w:rsidP="00A65634">
      <w:pPr>
        <w:rPr>
          <w:rFonts w:ascii="Garamond" w:hAnsi="Garamond" w:cs="Garamond"/>
          <w:color w:val="000000"/>
          <w:sz w:val="23"/>
          <w:szCs w:val="23"/>
        </w:rPr>
      </w:pPr>
    </w:p>
    <w:p w14:paraId="20654042" w14:textId="77777777" w:rsidR="00A65634" w:rsidRPr="00677754" w:rsidRDefault="00A65634" w:rsidP="00A65634">
      <w:pPr>
        <w:jc w:val="center"/>
        <w:rPr>
          <w:rFonts w:ascii="Times New Roman" w:hAnsi="Times New Roman"/>
          <w:b/>
          <w:color w:val="000000" w:themeColor="text1"/>
          <w:sz w:val="28"/>
          <w:szCs w:val="28"/>
        </w:rPr>
      </w:pPr>
      <w:r w:rsidRPr="00677754">
        <w:rPr>
          <w:rFonts w:ascii="Times New Roman" w:hAnsi="Times New Roman"/>
          <w:b/>
          <w:color w:val="000000" w:themeColor="text1"/>
          <w:sz w:val="28"/>
          <w:szCs w:val="28"/>
        </w:rPr>
        <w:t>Collaboration Rubric</w:t>
      </w:r>
    </w:p>
    <w:p w14:paraId="675EF38C" w14:textId="77777777" w:rsidR="00A65634" w:rsidRPr="00677754" w:rsidRDefault="00A65634" w:rsidP="00A65634">
      <w:pPr>
        <w:spacing w:before="100" w:beforeAutospacing="1" w:after="100" w:afterAutospacing="1"/>
        <w:rPr>
          <w:rFonts w:ascii="Times New Roman" w:eastAsia="굴림" w:hAnsi="Times New Roman" w:cs="Times New Roman"/>
          <w:color w:val="000000" w:themeColor="text1"/>
        </w:rPr>
      </w:pPr>
      <w:r w:rsidRPr="0088313E">
        <w:rPr>
          <w:rFonts w:ascii="Times New Roman" w:eastAsia="굴림" w:hAnsi="Times New Roman" w:cs="Times New Roman" w:hint="eastAsia"/>
          <w:color w:val="000000" w:themeColor="text1"/>
        </w:rPr>
        <w:t>A</w:t>
      </w:r>
      <w:r w:rsidRPr="00677754">
        <w:rPr>
          <w:rFonts w:ascii="Times New Roman" w:eastAsia="굴림" w:hAnsi="Times New Roman" w:cs="Times New Roman"/>
          <w:color w:val="000000" w:themeColor="text1"/>
        </w:rPr>
        <w:t xml:space="preserve"> - Thorough Understanding</w:t>
      </w:r>
    </w:p>
    <w:p w14:paraId="40B23E51" w14:textId="77777777" w:rsidR="00A65634" w:rsidRPr="00677754" w:rsidRDefault="00A65634" w:rsidP="00A65634">
      <w:pPr>
        <w:widowControl/>
        <w:numPr>
          <w:ilvl w:val="0"/>
          <w:numId w:val="21"/>
        </w:numPr>
        <w:wordWrap/>
        <w:autoSpaceDE/>
        <w:autoSpaceDN/>
        <w:spacing w:before="100" w:beforeAutospacing="1" w:after="100" w:afterAutospacing="1" w:line="240" w:lineRule="auto"/>
        <w:jc w:val="left"/>
        <w:rPr>
          <w:rFonts w:ascii="Times New Roman" w:eastAsia="굴림" w:hAnsi="Times New Roman" w:cs="Times New Roman"/>
          <w:color w:val="000000" w:themeColor="text1"/>
        </w:rPr>
      </w:pPr>
      <w:r w:rsidRPr="00677754">
        <w:rPr>
          <w:rFonts w:ascii="Times New Roman" w:eastAsia="굴림" w:hAnsi="Times New Roman" w:cs="Times New Roman"/>
          <w:color w:val="000000" w:themeColor="text1"/>
        </w:rPr>
        <w:t xml:space="preserve">Consistently and actively works toward group goals. </w:t>
      </w:r>
    </w:p>
    <w:p w14:paraId="110D77F4" w14:textId="77777777" w:rsidR="00A65634" w:rsidRPr="00677754" w:rsidRDefault="00A65634" w:rsidP="00A65634">
      <w:pPr>
        <w:widowControl/>
        <w:numPr>
          <w:ilvl w:val="0"/>
          <w:numId w:val="21"/>
        </w:numPr>
        <w:wordWrap/>
        <w:autoSpaceDE/>
        <w:autoSpaceDN/>
        <w:spacing w:before="100" w:beforeAutospacing="1" w:after="100" w:afterAutospacing="1" w:line="240" w:lineRule="auto"/>
        <w:jc w:val="left"/>
        <w:rPr>
          <w:rFonts w:ascii="Times New Roman" w:eastAsia="굴림" w:hAnsi="Times New Roman" w:cs="Times New Roman"/>
          <w:color w:val="000000" w:themeColor="text1"/>
        </w:rPr>
      </w:pPr>
      <w:r w:rsidRPr="00677754">
        <w:rPr>
          <w:rFonts w:ascii="Times New Roman" w:eastAsia="굴림" w:hAnsi="Times New Roman" w:cs="Times New Roman"/>
          <w:color w:val="000000" w:themeColor="text1"/>
        </w:rPr>
        <w:t xml:space="preserve">Is sensitive to the feelings and learning needs of all group members. </w:t>
      </w:r>
    </w:p>
    <w:p w14:paraId="4CBF8CE7" w14:textId="77777777" w:rsidR="00A65634" w:rsidRPr="00677754" w:rsidRDefault="00A65634" w:rsidP="00A65634">
      <w:pPr>
        <w:widowControl/>
        <w:numPr>
          <w:ilvl w:val="0"/>
          <w:numId w:val="21"/>
        </w:numPr>
        <w:wordWrap/>
        <w:autoSpaceDE/>
        <w:autoSpaceDN/>
        <w:spacing w:before="100" w:beforeAutospacing="1" w:after="100" w:afterAutospacing="1" w:line="240" w:lineRule="auto"/>
        <w:jc w:val="left"/>
        <w:rPr>
          <w:rFonts w:ascii="Times New Roman" w:eastAsia="굴림" w:hAnsi="Times New Roman" w:cs="Times New Roman"/>
          <w:color w:val="000000" w:themeColor="text1"/>
        </w:rPr>
      </w:pPr>
      <w:r w:rsidRPr="00677754">
        <w:rPr>
          <w:rFonts w:ascii="Times New Roman" w:eastAsia="굴림" w:hAnsi="Times New Roman" w:cs="Times New Roman"/>
          <w:color w:val="000000" w:themeColor="text1"/>
        </w:rPr>
        <w:t xml:space="preserve">Willingly accepts and fulfills individual role within the group. </w:t>
      </w:r>
    </w:p>
    <w:p w14:paraId="6B8D5BC6" w14:textId="77777777" w:rsidR="00A65634" w:rsidRPr="00677754" w:rsidRDefault="00A65634" w:rsidP="00A65634">
      <w:pPr>
        <w:widowControl/>
        <w:numPr>
          <w:ilvl w:val="0"/>
          <w:numId w:val="21"/>
        </w:numPr>
        <w:wordWrap/>
        <w:autoSpaceDE/>
        <w:autoSpaceDN/>
        <w:spacing w:before="100" w:beforeAutospacing="1" w:after="100" w:afterAutospacing="1" w:line="240" w:lineRule="auto"/>
        <w:jc w:val="left"/>
        <w:rPr>
          <w:rFonts w:ascii="Times New Roman" w:eastAsia="굴림" w:hAnsi="Times New Roman" w:cs="Times New Roman"/>
          <w:color w:val="000000" w:themeColor="text1"/>
        </w:rPr>
      </w:pPr>
      <w:r w:rsidRPr="00677754">
        <w:rPr>
          <w:rFonts w:ascii="Times New Roman" w:eastAsia="굴림" w:hAnsi="Times New Roman" w:cs="Times New Roman"/>
          <w:color w:val="000000" w:themeColor="text1"/>
        </w:rPr>
        <w:t xml:space="preserve">Consistently and actively contributes knowledge, opinions, and skills. </w:t>
      </w:r>
    </w:p>
    <w:p w14:paraId="29069D50" w14:textId="77777777" w:rsidR="00A65634" w:rsidRPr="00677754" w:rsidRDefault="00A65634" w:rsidP="00A65634">
      <w:pPr>
        <w:widowControl/>
        <w:numPr>
          <w:ilvl w:val="0"/>
          <w:numId w:val="21"/>
        </w:numPr>
        <w:wordWrap/>
        <w:autoSpaceDE/>
        <w:autoSpaceDN/>
        <w:spacing w:before="100" w:beforeAutospacing="1" w:after="100" w:afterAutospacing="1" w:line="240" w:lineRule="auto"/>
        <w:jc w:val="left"/>
        <w:rPr>
          <w:rFonts w:ascii="Times New Roman" w:eastAsia="굴림" w:hAnsi="Times New Roman" w:cs="Times New Roman"/>
          <w:color w:val="000000" w:themeColor="text1"/>
        </w:rPr>
      </w:pPr>
      <w:r w:rsidRPr="00677754">
        <w:rPr>
          <w:rFonts w:ascii="Times New Roman" w:eastAsia="굴림" w:hAnsi="Times New Roman" w:cs="Times New Roman"/>
          <w:color w:val="000000" w:themeColor="text1"/>
        </w:rPr>
        <w:t xml:space="preserve">Values the knowledge, opinion and skills of all group members and encourages their contribution. </w:t>
      </w:r>
    </w:p>
    <w:p w14:paraId="7DCDCC91" w14:textId="77777777" w:rsidR="00A65634" w:rsidRPr="00677754" w:rsidRDefault="00A65634" w:rsidP="00A65634">
      <w:pPr>
        <w:widowControl/>
        <w:numPr>
          <w:ilvl w:val="0"/>
          <w:numId w:val="21"/>
        </w:numPr>
        <w:wordWrap/>
        <w:autoSpaceDE/>
        <w:autoSpaceDN/>
        <w:spacing w:before="100" w:beforeAutospacing="1" w:after="100" w:afterAutospacing="1" w:line="240" w:lineRule="auto"/>
        <w:jc w:val="left"/>
        <w:rPr>
          <w:rFonts w:ascii="Times New Roman" w:eastAsia="굴림" w:hAnsi="Times New Roman" w:cs="Times New Roman"/>
          <w:color w:val="000000" w:themeColor="text1"/>
        </w:rPr>
      </w:pPr>
      <w:r w:rsidRPr="00677754">
        <w:rPr>
          <w:rFonts w:ascii="Times New Roman" w:eastAsia="굴림" w:hAnsi="Times New Roman" w:cs="Times New Roman"/>
          <w:color w:val="000000" w:themeColor="text1"/>
        </w:rPr>
        <w:t xml:space="preserve">Helps group identify necessary changes and encourages group action for change. </w:t>
      </w:r>
    </w:p>
    <w:p w14:paraId="5B2DD3F4" w14:textId="77777777" w:rsidR="00A65634" w:rsidRPr="00677754" w:rsidRDefault="00A65634" w:rsidP="00A65634">
      <w:pPr>
        <w:spacing w:before="100" w:beforeAutospacing="1" w:after="100" w:afterAutospacing="1"/>
        <w:rPr>
          <w:rFonts w:ascii="Times New Roman" w:eastAsia="굴림" w:hAnsi="Times New Roman" w:cs="Times New Roman"/>
          <w:color w:val="000000" w:themeColor="text1"/>
        </w:rPr>
      </w:pPr>
      <w:r w:rsidRPr="0088313E">
        <w:rPr>
          <w:rFonts w:ascii="Times New Roman" w:eastAsia="굴림" w:hAnsi="Times New Roman" w:cs="Times New Roman" w:hint="eastAsia"/>
          <w:color w:val="000000" w:themeColor="text1"/>
        </w:rPr>
        <w:t>A</w:t>
      </w:r>
      <w:r w:rsidRPr="00677754">
        <w:rPr>
          <w:rFonts w:ascii="Times New Roman" w:eastAsia="굴림" w:hAnsi="Times New Roman" w:cs="Times New Roman"/>
          <w:color w:val="000000" w:themeColor="text1"/>
        </w:rPr>
        <w:t xml:space="preserve"> - Good Understanding</w:t>
      </w:r>
    </w:p>
    <w:p w14:paraId="08292C75" w14:textId="77777777" w:rsidR="00A65634" w:rsidRPr="00677754" w:rsidRDefault="00A65634" w:rsidP="00A65634">
      <w:pPr>
        <w:widowControl/>
        <w:numPr>
          <w:ilvl w:val="0"/>
          <w:numId w:val="22"/>
        </w:numPr>
        <w:wordWrap/>
        <w:autoSpaceDE/>
        <w:autoSpaceDN/>
        <w:spacing w:before="100" w:beforeAutospacing="1" w:after="100" w:afterAutospacing="1" w:line="240" w:lineRule="auto"/>
        <w:jc w:val="left"/>
        <w:rPr>
          <w:rFonts w:ascii="Times New Roman" w:eastAsia="굴림" w:hAnsi="Times New Roman" w:cs="Times New Roman"/>
          <w:color w:val="000000" w:themeColor="text1"/>
        </w:rPr>
      </w:pPr>
      <w:r w:rsidRPr="00677754">
        <w:rPr>
          <w:rFonts w:ascii="Times New Roman" w:eastAsia="굴림" w:hAnsi="Times New Roman" w:cs="Times New Roman"/>
          <w:color w:val="000000" w:themeColor="text1"/>
        </w:rPr>
        <w:t xml:space="preserve">Works toward group goals without prompting. </w:t>
      </w:r>
    </w:p>
    <w:p w14:paraId="2E9B3ECD" w14:textId="77777777" w:rsidR="00A65634" w:rsidRPr="00677754" w:rsidRDefault="00A65634" w:rsidP="00A65634">
      <w:pPr>
        <w:widowControl/>
        <w:numPr>
          <w:ilvl w:val="0"/>
          <w:numId w:val="22"/>
        </w:numPr>
        <w:wordWrap/>
        <w:autoSpaceDE/>
        <w:autoSpaceDN/>
        <w:spacing w:before="100" w:beforeAutospacing="1" w:after="100" w:afterAutospacing="1" w:line="240" w:lineRule="auto"/>
        <w:jc w:val="left"/>
        <w:rPr>
          <w:rFonts w:ascii="Times New Roman" w:eastAsia="굴림" w:hAnsi="Times New Roman" w:cs="Times New Roman"/>
          <w:color w:val="000000" w:themeColor="text1"/>
        </w:rPr>
      </w:pPr>
      <w:r w:rsidRPr="00677754">
        <w:rPr>
          <w:rFonts w:ascii="Times New Roman" w:eastAsia="굴림" w:hAnsi="Times New Roman" w:cs="Times New Roman"/>
          <w:color w:val="000000" w:themeColor="text1"/>
        </w:rPr>
        <w:t xml:space="preserve">Accepts and fulfills individual role within the group. </w:t>
      </w:r>
    </w:p>
    <w:p w14:paraId="14C4FE17" w14:textId="77777777" w:rsidR="00A65634" w:rsidRPr="00677754" w:rsidRDefault="00A65634" w:rsidP="00A65634">
      <w:pPr>
        <w:widowControl/>
        <w:numPr>
          <w:ilvl w:val="0"/>
          <w:numId w:val="22"/>
        </w:numPr>
        <w:wordWrap/>
        <w:autoSpaceDE/>
        <w:autoSpaceDN/>
        <w:spacing w:before="100" w:beforeAutospacing="1" w:after="100" w:afterAutospacing="1" w:line="240" w:lineRule="auto"/>
        <w:jc w:val="left"/>
        <w:rPr>
          <w:rFonts w:ascii="Times New Roman" w:eastAsia="굴림" w:hAnsi="Times New Roman" w:cs="Times New Roman"/>
          <w:color w:val="000000" w:themeColor="text1"/>
        </w:rPr>
      </w:pPr>
      <w:r w:rsidRPr="00677754">
        <w:rPr>
          <w:rFonts w:ascii="Times New Roman" w:eastAsia="굴림" w:hAnsi="Times New Roman" w:cs="Times New Roman"/>
          <w:color w:val="000000" w:themeColor="text1"/>
        </w:rPr>
        <w:t xml:space="preserve">Contributes knowledge, opinions, and skills without prompting. </w:t>
      </w:r>
    </w:p>
    <w:p w14:paraId="645473FF" w14:textId="77777777" w:rsidR="00A65634" w:rsidRPr="00677754" w:rsidRDefault="00A65634" w:rsidP="00A65634">
      <w:pPr>
        <w:widowControl/>
        <w:numPr>
          <w:ilvl w:val="0"/>
          <w:numId w:val="22"/>
        </w:numPr>
        <w:wordWrap/>
        <w:autoSpaceDE/>
        <w:autoSpaceDN/>
        <w:spacing w:before="100" w:beforeAutospacing="1" w:after="100" w:afterAutospacing="1" w:line="240" w:lineRule="auto"/>
        <w:jc w:val="left"/>
        <w:rPr>
          <w:rFonts w:ascii="Times New Roman" w:eastAsia="굴림" w:hAnsi="Times New Roman" w:cs="Times New Roman"/>
          <w:color w:val="000000" w:themeColor="text1"/>
        </w:rPr>
      </w:pPr>
      <w:r w:rsidRPr="00677754">
        <w:rPr>
          <w:rFonts w:ascii="Times New Roman" w:eastAsia="굴림" w:hAnsi="Times New Roman" w:cs="Times New Roman"/>
          <w:color w:val="000000" w:themeColor="text1"/>
        </w:rPr>
        <w:t xml:space="preserve">Shows sensitivity to the feelings of others. </w:t>
      </w:r>
    </w:p>
    <w:p w14:paraId="16F2EDF5" w14:textId="77777777" w:rsidR="00A65634" w:rsidRPr="00677754" w:rsidRDefault="00A65634" w:rsidP="00A65634">
      <w:pPr>
        <w:widowControl/>
        <w:numPr>
          <w:ilvl w:val="0"/>
          <w:numId w:val="22"/>
        </w:numPr>
        <w:wordWrap/>
        <w:autoSpaceDE/>
        <w:autoSpaceDN/>
        <w:spacing w:before="100" w:beforeAutospacing="1" w:after="100" w:afterAutospacing="1" w:line="240" w:lineRule="auto"/>
        <w:jc w:val="left"/>
        <w:rPr>
          <w:rFonts w:ascii="Times New Roman" w:eastAsia="굴림" w:hAnsi="Times New Roman" w:cs="Times New Roman"/>
          <w:color w:val="000000" w:themeColor="text1"/>
        </w:rPr>
      </w:pPr>
      <w:r w:rsidRPr="00677754">
        <w:rPr>
          <w:rFonts w:ascii="Times New Roman" w:eastAsia="굴림" w:hAnsi="Times New Roman" w:cs="Times New Roman"/>
          <w:color w:val="000000" w:themeColor="text1"/>
        </w:rPr>
        <w:t xml:space="preserve">Willingly participates in needed changes. </w:t>
      </w:r>
    </w:p>
    <w:p w14:paraId="009F8E33" w14:textId="77777777" w:rsidR="00A65634" w:rsidRPr="00677754" w:rsidRDefault="00A65634" w:rsidP="00A65634">
      <w:pPr>
        <w:spacing w:before="100" w:beforeAutospacing="1" w:after="100" w:afterAutospacing="1"/>
        <w:rPr>
          <w:rFonts w:ascii="Times New Roman" w:eastAsia="굴림" w:hAnsi="Times New Roman" w:cs="Times New Roman"/>
          <w:color w:val="000000" w:themeColor="text1"/>
        </w:rPr>
      </w:pPr>
      <w:r w:rsidRPr="0088313E">
        <w:rPr>
          <w:rFonts w:ascii="Times New Roman" w:eastAsia="굴림" w:hAnsi="Times New Roman" w:cs="Times New Roman" w:hint="eastAsia"/>
          <w:color w:val="000000" w:themeColor="text1"/>
        </w:rPr>
        <w:t>B</w:t>
      </w:r>
      <w:r w:rsidRPr="00677754">
        <w:rPr>
          <w:rFonts w:ascii="Times New Roman" w:eastAsia="굴림" w:hAnsi="Times New Roman" w:cs="Times New Roman"/>
          <w:color w:val="000000" w:themeColor="text1"/>
        </w:rPr>
        <w:t xml:space="preserve"> - Satisfactory Understanding</w:t>
      </w:r>
    </w:p>
    <w:p w14:paraId="041EE4DE" w14:textId="77777777" w:rsidR="00A65634" w:rsidRPr="00677754" w:rsidRDefault="00A65634" w:rsidP="00A65634">
      <w:pPr>
        <w:widowControl/>
        <w:numPr>
          <w:ilvl w:val="0"/>
          <w:numId w:val="23"/>
        </w:numPr>
        <w:wordWrap/>
        <w:autoSpaceDE/>
        <w:autoSpaceDN/>
        <w:spacing w:before="100" w:beforeAutospacing="1" w:after="100" w:afterAutospacing="1" w:line="240" w:lineRule="auto"/>
        <w:jc w:val="left"/>
        <w:rPr>
          <w:rFonts w:ascii="Times New Roman" w:eastAsia="굴림" w:hAnsi="Times New Roman" w:cs="Times New Roman"/>
          <w:color w:val="000000" w:themeColor="text1"/>
        </w:rPr>
      </w:pPr>
      <w:r w:rsidRPr="00677754">
        <w:rPr>
          <w:rFonts w:ascii="Times New Roman" w:eastAsia="굴림" w:hAnsi="Times New Roman" w:cs="Times New Roman"/>
          <w:color w:val="000000" w:themeColor="text1"/>
        </w:rPr>
        <w:t xml:space="preserve">Works toward group goals with occasional prompting. </w:t>
      </w:r>
    </w:p>
    <w:p w14:paraId="303EBDD1" w14:textId="77777777" w:rsidR="00A65634" w:rsidRPr="00677754" w:rsidRDefault="00A65634" w:rsidP="00A65634">
      <w:pPr>
        <w:widowControl/>
        <w:numPr>
          <w:ilvl w:val="0"/>
          <w:numId w:val="23"/>
        </w:numPr>
        <w:wordWrap/>
        <w:autoSpaceDE/>
        <w:autoSpaceDN/>
        <w:spacing w:before="100" w:beforeAutospacing="1" w:after="100" w:afterAutospacing="1" w:line="240" w:lineRule="auto"/>
        <w:jc w:val="left"/>
        <w:rPr>
          <w:rFonts w:ascii="Times New Roman" w:eastAsia="굴림" w:hAnsi="Times New Roman" w:cs="Times New Roman"/>
          <w:color w:val="000000" w:themeColor="text1"/>
        </w:rPr>
      </w:pPr>
      <w:r w:rsidRPr="00677754">
        <w:rPr>
          <w:rFonts w:ascii="Times New Roman" w:eastAsia="굴림" w:hAnsi="Times New Roman" w:cs="Times New Roman"/>
          <w:color w:val="000000" w:themeColor="text1"/>
        </w:rPr>
        <w:t xml:space="preserve">Contributes to the group with occasional prompting. </w:t>
      </w:r>
    </w:p>
    <w:p w14:paraId="7204BD7E" w14:textId="77777777" w:rsidR="00A65634" w:rsidRPr="00677754" w:rsidRDefault="00A65634" w:rsidP="00A65634">
      <w:pPr>
        <w:widowControl/>
        <w:numPr>
          <w:ilvl w:val="0"/>
          <w:numId w:val="23"/>
        </w:numPr>
        <w:wordWrap/>
        <w:autoSpaceDE/>
        <w:autoSpaceDN/>
        <w:spacing w:before="100" w:beforeAutospacing="1" w:after="100" w:afterAutospacing="1" w:line="240" w:lineRule="auto"/>
        <w:jc w:val="left"/>
        <w:rPr>
          <w:rFonts w:ascii="Times New Roman" w:eastAsia="굴림" w:hAnsi="Times New Roman" w:cs="Times New Roman"/>
          <w:color w:val="000000" w:themeColor="text1"/>
        </w:rPr>
      </w:pPr>
      <w:r w:rsidRPr="00677754">
        <w:rPr>
          <w:rFonts w:ascii="Times New Roman" w:eastAsia="굴림" w:hAnsi="Times New Roman" w:cs="Times New Roman"/>
          <w:color w:val="000000" w:themeColor="text1"/>
        </w:rPr>
        <w:t xml:space="preserve">Shows sensitivity to the feelings of others. </w:t>
      </w:r>
    </w:p>
    <w:p w14:paraId="3AE67F06" w14:textId="77777777" w:rsidR="00A65634" w:rsidRPr="00677754" w:rsidRDefault="00A65634" w:rsidP="00A65634">
      <w:pPr>
        <w:widowControl/>
        <w:numPr>
          <w:ilvl w:val="0"/>
          <w:numId w:val="23"/>
        </w:numPr>
        <w:wordWrap/>
        <w:autoSpaceDE/>
        <w:autoSpaceDN/>
        <w:spacing w:before="100" w:beforeAutospacing="1" w:after="100" w:afterAutospacing="1" w:line="240" w:lineRule="auto"/>
        <w:jc w:val="left"/>
        <w:rPr>
          <w:rFonts w:ascii="Times New Roman" w:eastAsia="굴림" w:hAnsi="Times New Roman" w:cs="Times New Roman"/>
          <w:color w:val="000000" w:themeColor="text1"/>
        </w:rPr>
      </w:pPr>
      <w:r w:rsidRPr="00677754">
        <w:rPr>
          <w:rFonts w:ascii="Times New Roman" w:eastAsia="굴림" w:hAnsi="Times New Roman" w:cs="Times New Roman"/>
          <w:color w:val="000000" w:themeColor="text1"/>
        </w:rPr>
        <w:t xml:space="preserve">Participates in needed changes, with occasional prompting. </w:t>
      </w:r>
    </w:p>
    <w:p w14:paraId="37A3EF28" w14:textId="77777777" w:rsidR="00A65634" w:rsidRPr="00677754" w:rsidRDefault="00A65634" w:rsidP="00A65634">
      <w:pPr>
        <w:spacing w:before="100" w:beforeAutospacing="1" w:after="100" w:afterAutospacing="1"/>
        <w:rPr>
          <w:rFonts w:ascii="Times New Roman" w:eastAsia="굴림" w:hAnsi="Times New Roman" w:cs="Times New Roman"/>
          <w:color w:val="000000" w:themeColor="text1"/>
        </w:rPr>
      </w:pPr>
      <w:r w:rsidRPr="0088313E">
        <w:rPr>
          <w:rFonts w:ascii="Times New Roman" w:eastAsia="굴림" w:hAnsi="Times New Roman" w:cs="Times New Roman" w:hint="eastAsia"/>
          <w:color w:val="000000" w:themeColor="text1"/>
        </w:rPr>
        <w:t>C</w:t>
      </w:r>
      <w:r w:rsidRPr="00677754">
        <w:rPr>
          <w:rFonts w:ascii="Times New Roman" w:eastAsia="굴림" w:hAnsi="Times New Roman" w:cs="Times New Roman"/>
          <w:color w:val="000000" w:themeColor="text1"/>
        </w:rPr>
        <w:t xml:space="preserve"> - Needs Improvement</w:t>
      </w:r>
    </w:p>
    <w:p w14:paraId="271AB38A" w14:textId="77777777" w:rsidR="00A65634" w:rsidRPr="00677754" w:rsidRDefault="00A65634" w:rsidP="00A65634">
      <w:pPr>
        <w:widowControl/>
        <w:numPr>
          <w:ilvl w:val="0"/>
          <w:numId w:val="24"/>
        </w:numPr>
        <w:wordWrap/>
        <w:autoSpaceDE/>
        <w:autoSpaceDN/>
        <w:spacing w:before="100" w:beforeAutospacing="1" w:after="100" w:afterAutospacing="1" w:line="240" w:lineRule="auto"/>
        <w:jc w:val="left"/>
        <w:rPr>
          <w:rFonts w:ascii="Times New Roman" w:eastAsia="굴림" w:hAnsi="Times New Roman" w:cs="Times New Roman"/>
          <w:color w:val="000000" w:themeColor="text1"/>
        </w:rPr>
      </w:pPr>
      <w:r w:rsidRPr="00677754">
        <w:rPr>
          <w:rFonts w:ascii="Times New Roman" w:eastAsia="굴림" w:hAnsi="Times New Roman" w:cs="Times New Roman"/>
          <w:color w:val="000000" w:themeColor="text1"/>
        </w:rPr>
        <w:t xml:space="preserve">Works toward group goals only when prompted. </w:t>
      </w:r>
    </w:p>
    <w:p w14:paraId="46667F16" w14:textId="77777777" w:rsidR="00A65634" w:rsidRPr="00677754" w:rsidRDefault="00A65634" w:rsidP="00A65634">
      <w:pPr>
        <w:widowControl/>
        <w:numPr>
          <w:ilvl w:val="0"/>
          <w:numId w:val="24"/>
        </w:numPr>
        <w:wordWrap/>
        <w:autoSpaceDE/>
        <w:autoSpaceDN/>
        <w:spacing w:before="100" w:beforeAutospacing="1" w:after="100" w:afterAutospacing="1" w:line="240" w:lineRule="auto"/>
        <w:jc w:val="left"/>
        <w:rPr>
          <w:rFonts w:ascii="Times New Roman" w:eastAsia="굴림" w:hAnsi="Times New Roman" w:cs="Times New Roman"/>
          <w:color w:val="000000" w:themeColor="text1"/>
        </w:rPr>
      </w:pPr>
      <w:r w:rsidRPr="00677754">
        <w:rPr>
          <w:rFonts w:ascii="Times New Roman" w:eastAsia="굴림" w:hAnsi="Times New Roman" w:cs="Times New Roman"/>
          <w:color w:val="000000" w:themeColor="text1"/>
        </w:rPr>
        <w:t xml:space="preserve">Contributes to the group only when prompted. </w:t>
      </w:r>
    </w:p>
    <w:p w14:paraId="6526538B" w14:textId="77777777" w:rsidR="00A65634" w:rsidRPr="00677754" w:rsidRDefault="00A65634" w:rsidP="00A65634">
      <w:pPr>
        <w:widowControl/>
        <w:numPr>
          <w:ilvl w:val="0"/>
          <w:numId w:val="24"/>
        </w:numPr>
        <w:wordWrap/>
        <w:autoSpaceDE/>
        <w:autoSpaceDN/>
        <w:spacing w:before="100" w:beforeAutospacing="1" w:after="100" w:afterAutospacing="1" w:line="240" w:lineRule="auto"/>
        <w:jc w:val="left"/>
        <w:rPr>
          <w:rFonts w:ascii="Times New Roman" w:eastAsia="굴림" w:hAnsi="Times New Roman" w:cs="Times New Roman"/>
          <w:color w:val="000000" w:themeColor="text1"/>
        </w:rPr>
      </w:pPr>
      <w:r w:rsidRPr="00677754">
        <w:rPr>
          <w:rFonts w:ascii="Times New Roman" w:eastAsia="굴림" w:hAnsi="Times New Roman" w:cs="Times New Roman"/>
          <w:color w:val="000000" w:themeColor="text1"/>
        </w:rPr>
        <w:t xml:space="preserve">Needs occasional reminders to be sensitive to the feelings of others. </w:t>
      </w:r>
    </w:p>
    <w:p w14:paraId="0A5FF290" w14:textId="77777777" w:rsidR="00A65634" w:rsidRPr="0088313E" w:rsidRDefault="00A65634" w:rsidP="00A65634">
      <w:pPr>
        <w:widowControl/>
        <w:numPr>
          <w:ilvl w:val="0"/>
          <w:numId w:val="24"/>
        </w:numPr>
        <w:wordWrap/>
        <w:autoSpaceDE/>
        <w:autoSpaceDN/>
        <w:spacing w:before="100" w:beforeAutospacing="1" w:after="100" w:afterAutospacing="1" w:line="240" w:lineRule="auto"/>
        <w:jc w:val="left"/>
        <w:rPr>
          <w:rFonts w:ascii="Times New Roman" w:eastAsia="굴림" w:hAnsi="Times New Roman" w:cs="Times New Roman"/>
          <w:color w:val="000000" w:themeColor="text1"/>
        </w:rPr>
      </w:pPr>
      <w:r w:rsidRPr="00677754">
        <w:rPr>
          <w:rFonts w:ascii="Times New Roman" w:eastAsia="굴림" w:hAnsi="Times New Roman" w:cs="Times New Roman"/>
          <w:color w:val="000000" w:themeColor="text1"/>
        </w:rPr>
        <w:t xml:space="preserve">Participates in needed changes when prompted and encouraged. </w:t>
      </w:r>
    </w:p>
    <w:p w14:paraId="1DE9237B" w14:textId="77777777" w:rsidR="00A65634" w:rsidRPr="0088313E" w:rsidRDefault="00A65634" w:rsidP="00A65634">
      <w:pPr>
        <w:spacing w:before="100" w:beforeAutospacing="1" w:after="100" w:afterAutospacing="1"/>
        <w:rPr>
          <w:rFonts w:ascii="Times New Roman" w:eastAsia="굴림" w:hAnsi="Times New Roman" w:cs="Times New Roman"/>
          <w:color w:val="000000" w:themeColor="text1"/>
        </w:rPr>
      </w:pPr>
    </w:p>
    <w:p w14:paraId="1402DCC2" w14:textId="77777777" w:rsidR="00A65634" w:rsidRPr="0088313E" w:rsidRDefault="00A65634" w:rsidP="00A65634">
      <w:pPr>
        <w:spacing w:before="100" w:beforeAutospacing="1" w:after="100" w:afterAutospacing="1"/>
        <w:rPr>
          <w:rFonts w:ascii="Times New Roman" w:eastAsia="굴림" w:hAnsi="Times New Roman" w:cs="Times New Roman"/>
          <w:color w:val="000000" w:themeColor="text1"/>
        </w:rPr>
      </w:pPr>
      <w:r w:rsidRPr="0088313E">
        <w:rPr>
          <w:rFonts w:ascii="Times New Roman" w:eastAsia="굴림" w:hAnsi="Times New Roman" w:cs="Times New Roman"/>
          <w:b/>
          <w:color w:val="000000" w:themeColor="text1"/>
        </w:rPr>
        <w:t>Collaboration rubric</w:t>
      </w:r>
      <w:r w:rsidRPr="0088313E">
        <w:rPr>
          <w:rFonts w:ascii="Times New Roman" w:eastAsia="굴림" w:hAnsi="Times New Roman" w:cs="Times New Roman"/>
          <w:color w:val="000000" w:themeColor="text1"/>
        </w:rPr>
        <w:t xml:space="preserve"> is adapted from &lt;Teacher Planet&gt; community</w:t>
      </w:r>
    </w:p>
    <w:p w14:paraId="4CDBC55C" w14:textId="77777777" w:rsidR="00A65634" w:rsidRPr="0088313E" w:rsidRDefault="00A65634" w:rsidP="00A65634">
      <w:pPr>
        <w:pStyle w:val="Default"/>
        <w:rPr>
          <w:color w:val="000000" w:themeColor="text1"/>
          <w:sz w:val="23"/>
          <w:szCs w:val="23"/>
          <w:lang w:eastAsia="ko-KR"/>
        </w:rPr>
      </w:pPr>
    </w:p>
    <w:p w14:paraId="262F2DD2" w14:textId="77777777" w:rsidR="00A65634" w:rsidRPr="00DB0DDC" w:rsidRDefault="00A65634" w:rsidP="00A65634">
      <w:pPr>
        <w:widowControl/>
        <w:wordWrap/>
        <w:autoSpaceDE/>
        <w:autoSpaceDN/>
        <w:jc w:val="left"/>
        <w:rPr>
          <w:rFonts w:ascii="Times New Roman" w:hAnsi="Times New Roman" w:cs="Times New Roman"/>
        </w:rPr>
      </w:pPr>
    </w:p>
    <w:p w14:paraId="7AFD8B21" w14:textId="77777777" w:rsidR="00A65634" w:rsidRDefault="00A65634" w:rsidP="00A65634">
      <w:pPr>
        <w:widowControl/>
        <w:wordWrap/>
        <w:autoSpaceDE/>
        <w:autoSpaceDN/>
        <w:jc w:val="left"/>
        <w:rPr>
          <w:sz w:val="16"/>
          <w:szCs w:val="16"/>
        </w:rPr>
      </w:pPr>
      <w:r>
        <w:rPr>
          <w:sz w:val="16"/>
          <w:szCs w:val="16"/>
        </w:rPr>
        <w:br w:type="page"/>
      </w:r>
    </w:p>
    <w:p w14:paraId="6BCF79E1" w14:textId="77777777" w:rsidR="00A65634" w:rsidRPr="00EF1449" w:rsidRDefault="00A65634" w:rsidP="00A65634">
      <w:pPr>
        <w:rPr>
          <w:b/>
          <w:szCs w:val="20"/>
        </w:rPr>
      </w:pPr>
      <w:r>
        <w:rPr>
          <w:noProof/>
          <w:szCs w:val="20"/>
        </w:rPr>
        <w:lastRenderedPageBreak/>
        <mc:AlternateContent>
          <mc:Choice Requires="wps">
            <w:drawing>
              <wp:anchor distT="0" distB="0" distL="114300" distR="114300" simplePos="0" relativeHeight="251659264" behindDoc="0" locked="0" layoutInCell="1" allowOverlap="1" wp14:anchorId="0CBD1992" wp14:editId="4D8ABE92">
                <wp:simplePos x="0" y="0"/>
                <wp:positionH relativeFrom="column">
                  <wp:posOffset>55245</wp:posOffset>
                </wp:positionH>
                <wp:positionV relativeFrom="paragraph">
                  <wp:posOffset>118745</wp:posOffset>
                </wp:positionV>
                <wp:extent cx="1847215" cy="411480"/>
                <wp:effectExtent l="36195" t="33020" r="40640" b="3175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215" cy="411480"/>
                        </a:xfrm>
                        <a:prstGeom prst="rect">
                          <a:avLst/>
                        </a:prstGeom>
                        <a:solidFill>
                          <a:schemeClr val="lt1">
                            <a:lumMod val="100000"/>
                            <a:lumOff val="0"/>
                          </a:schemeClr>
                        </a:solidFill>
                        <a:ln w="63500" cmpd="thickThin">
                          <a:solidFill>
                            <a:schemeClr val="accent6">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0412CFC" w14:textId="77777777" w:rsidR="00A65634" w:rsidRPr="00FA5A5D" w:rsidRDefault="00A65634" w:rsidP="00A65634">
                            <w:pPr>
                              <w:rPr>
                                <w:rFonts w:ascii="HY헤드라인M" w:eastAsia="HY헤드라인M"/>
                                <w:b/>
                                <w:sz w:val="28"/>
                                <w:szCs w:val="28"/>
                              </w:rPr>
                            </w:pPr>
                            <w:r w:rsidRPr="00FA5A5D">
                              <w:rPr>
                                <w:rFonts w:ascii="HY헤드라인M" w:eastAsia="HY헤드라인M" w:hint="eastAsia"/>
                                <w:b/>
                                <w:sz w:val="28"/>
                                <w:szCs w:val="28"/>
                              </w:rPr>
                              <w:t>천문대 사용 규칙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0CBD1992" id="_x0000_t202" coordsize="21600,21600" o:spt="202" path="m,l,21600r21600,l21600,xe">
                <v:stroke joinstyle="miter"/>
                <v:path gradientshapeok="t" o:connecttype="rect"/>
              </v:shapetype>
              <v:shape id="Text Box 2" o:spid="_x0000_s1026" type="#_x0000_t202" style="position:absolute;left:0;text-align:left;margin-left:4.35pt;margin-top:9.35pt;width:145.45pt;height:3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" fillcolor="white [3201]" strokecolor="#70ad47 [3209]" strokeweight="5pt">
                <v:stroke linestyle="thickThin"/>
                <v:shadow color="#868686"/>
                <v:textbox>
                  <w:txbxContent>
                    <w:p w14:paraId="60412CFC" w14:textId="77777777" w:rsidR="00A65634" w:rsidRPr="00FA5A5D" w:rsidRDefault="00A65634" w:rsidP="00A65634">
                      <w:pPr>
                        <w:rPr>
                          <w:rFonts w:ascii="HY헤드라인M" w:eastAsia="HY헤드라인M"/>
                          <w:b/>
                          <w:sz w:val="28"/>
                          <w:szCs w:val="28"/>
                        </w:rPr>
                      </w:pPr>
                      <w:r w:rsidRPr="00FA5A5D">
                        <w:rPr>
                          <w:rFonts w:ascii="HY헤드라인M" w:eastAsia="HY헤드라인M" w:hint="eastAsia"/>
                          <w:b/>
                          <w:sz w:val="28"/>
                          <w:szCs w:val="28"/>
                        </w:rPr>
                        <w:t>천문대 사용 규칙</w:t>
                      </w:r>
                    </w:p>
                  </w:txbxContent>
                </v:textbox>
              </v:shape>
            </w:pict>
          </mc:Fallback>
        </mc:AlternateContent>
      </w:r>
    </w:p>
    <w:p w14:paraId="1183A78D" w14:textId="77777777" w:rsidR="00A65634" w:rsidRPr="00EF1449" w:rsidRDefault="00A65634" w:rsidP="00A65634">
      <w:pPr>
        <w:rPr>
          <w:b/>
          <w:szCs w:val="20"/>
        </w:rPr>
      </w:pPr>
    </w:p>
    <w:p w14:paraId="02BF749D" w14:textId="77777777" w:rsidR="00A65634" w:rsidRPr="00EF1449" w:rsidRDefault="00A65634" w:rsidP="00A65634">
      <w:pPr>
        <w:pStyle w:val="aa"/>
        <w:rPr>
          <w:rFonts w:ascii="HY중고딕" w:eastAsia="HY중고딕"/>
          <w:szCs w:val="20"/>
        </w:rPr>
      </w:pPr>
    </w:p>
    <w:p w14:paraId="05E95AD8" w14:textId="77777777" w:rsidR="00A65634" w:rsidRPr="00EF1449" w:rsidRDefault="00A65634" w:rsidP="00A65634">
      <w:pPr>
        <w:pStyle w:val="aa"/>
        <w:numPr>
          <w:ilvl w:val="0"/>
          <w:numId w:val="26"/>
        </w:numPr>
        <w:spacing w:line="276" w:lineRule="auto"/>
        <w:ind w:leftChars="0"/>
        <w:rPr>
          <w:rFonts w:ascii="HY중고딕" w:eastAsia="HY중고딕"/>
          <w:szCs w:val="20"/>
        </w:rPr>
      </w:pPr>
      <w:r w:rsidRPr="00EF1449">
        <w:rPr>
          <w:rFonts w:ascii="HY중고딕" w:eastAsia="HY중고딕" w:hint="eastAsia"/>
          <w:szCs w:val="20"/>
        </w:rPr>
        <w:t>관측</w:t>
      </w:r>
    </w:p>
    <w:p w14:paraId="644EBF99" w14:textId="77777777" w:rsidR="00A65634" w:rsidRPr="00EF1449" w:rsidRDefault="00A65634" w:rsidP="00A65634">
      <w:pPr>
        <w:pStyle w:val="aa"/>
        <w:spacing w:line="360" w:lineRule="auto"/>
        <w:ind w:leftChars="500" w:left="1000"/>
        <w:rPr>
          <w:rFonts w:ascii="HY중고딕" w:eastAsia="HY중고딕"/>
          <w:szCs w:val="20"/>
        </w:rPr>
      </w:pPr>
      <w:r w:rsidRPr="00EF1449">
        <w:rPr>
          <w:rFonts w:ascii="HY중고딕" w:eastAsia="HY중고딕" w:hint="eastAsia"/>
          <w:szCs w:val="20"/>
        </w:rPr>
        <w:t>천문대 안전규칙에 따라 행동한다.</w:t>
      </w:r>
    </w:p>
    <w:p w14:paraId="3C194B15" w14:textId="77777777" w:rsidR="00A65634" w:rsidRPr="00EF1449" w:rsidRDefault="00A65634" w:rsidP="00A65634">
      <w:pPr>
        <w:pStyle w:val="aa"/>
        <w:numPr>
          <w:ilvl w:val="0"/>
          <w:numId w:val="26"/>
        </w:numPr>
        <w:spacing w:line="276" w:lineRule="auto"/>
        <w:ind w:leftChars="0"/>
        <w:rPr>
          <w:rFonts w:ascii="HY중고딕" w:eastAsia="HY중고딕"/>
          <w:szCs w:val="20"/>
        </w:rPr>
      </w:pPr>
      <w:r w:rsidRPr="00EF1449">
        <w:rPr>
          <w:rFonts w:ascii="HY중고딕" w:eastAsia="HY중고딕" w:hint="eastAsia"/>
          <w:szCs w:val="20"/>
        </w:rPr>
        <w:t>관측후 정리</w:t>
      </w:r>
    </w:p>
    <w:p w14:paraId="31622E82" w14:textId="77777777" w:rsidR="00A65634" w:rsidRDefault="00A65634" w:rsidP="00A65634">
      <w:pPr>
        <w:pStyle w:val="aa"/>
        <w:numPr>
          <w:ilvl w:val="1"/>
          <w:numId w:val="26"/>
        </w:numPr>
        <w:spacing w:line="276" w:lineRule="auto"/>
        <w:ind w:leftChars="0"/>
        <w:rPr>
          <w:rFonts w:ascii="HY중고딕" w:eastAsia="HY중고딕"/>
          <w:szCs w:val="20"/>
        </w:rPr>
      </w:pPr>
      <w:r>
        <w:rPr>
          <w:rFonts w:ascii="HY중고딕" w:eastAsia="HY중고딕" w:hint="eastAsia"/>
          <w:szCs w:val="20"/>
        </w:rPr>
        <w:t xml:space="preserve">모든 </w:t>
      </w:r>
      <w:r w:rsidRPr="00EF1449">
        <w:rPr>
          <w:rFonts w:ascii="HY중고딕" w:eastAsia="HY중고딕" w:hint="eastAsia"/>
          <w:szCs w:val="20"/>
        </w:rPr>
        <w:t>마운트 전원 꺼짐 확인</w:t>
      </w:r>
    </w:p>
    <w:p w14:paraId="1E9F0ED0" w14:textId="77777777" w:rsidR="00A65634" w:rsidRPr="00EF1449" w:rsidRDefault="00A65634" w:rsidP="00A65634">
      <w:pPr>
        <w:ind w:left="1200"/>
        <w:rPr>
          <w:rFonts w:ascii="HY중고딕" w:eastAsia="HY중고딕"/>
          <w:szCs w:val="20"/>
        </w:rPr>
      </w:pPr>
      <w:r>
        <w:rPr>
          <w:rFonts w:ascii="HY중고딕" w:eastAsia="HY중고딕" w:hint="eastAsia"/>
          <w:szCs w:val="20"/>
        </w:rPr>
        <w:t>이유: 전원 켜 있을 경우 별이 진 후에도 별을 추적하고자 마운트 기어 시스템에 무리가 감</w:t>
      </w:r>
    </w:p>
    <w:p w14:paraId="57081661" w14:textId="77777777" w:rsidR="00A65634" w:rsidRPr="00EF1449" w:rsidRDefault="00A65634" w:rsidP="00A65634">
      <w:pPr>
        <w:pStyle w:val="aa"/>
        <w:numPr>
          <w:ilvl w:val="1"/>
          <w:numId w:val="26"/>
        </w:numPr>
        <w:spacing w:line="276" w:lineRule="auto"/>
        <w:ind w:leftChars="0"/>
        <w:rPr>
          <w:rFonts w:ascii="HY중고딕" w:eastAsia="HY중고딕"/>
          <w:szCs w:val="20"/>
        </w:rPr>
      </w:pPr>
      <w:r w:rsidRPr="00EF1449">
        <w:rPr>
          <w:rFonts w:ascii="HY중고딕" w:eastAsia="HY중고딕" w:hint="eastAsia"/>
          <w:b/>
          <w:szCs w:val="20"/>
        </w:rPr>
        <w:t>관측일지</w:t>
      </w:r>
      <w:r w:rsidRPr="00EF1449">
        <w:rPr>
          <w:rFonts w:ascii="HY중고딕" w:eastAsia="HY중고딕" w:hint="eastAsia"/>
          <w:szCs w:val="20"/>
        </w:rPr>
        <w:t xml:space="preserve"> 작성</w:t>
      </w:r>
      <w:r>
        <w:rPr>
          <w:rFonts w:ascii="HY중고딕" w:eastAsia="HY중고딕" w:hint="eastAsia"/>
          <w:szCs w:val="20"/>
        </w:rPr>
        <w:t xml:space="preserve"> </w:t>
      </w:r>
    </w:p>
    <w:p w14:paraId="6C4F78C1" w14:textId="77777777" w:rsidR="00A65634" w:rsidRPr="00EF1449" w:rsidRDefault="00A65634" w:rsidP="00A65634">
      <w:pPr>
        <w:pStyle w:val="aa"/>
        <w:rPr>
          <w:b/>
          <w:szCs w:val="20"/>
        </w:rPr>
      </w:pPr>
    </w:p>
    <w:p w14:paraId="3FD86512" w14:textId="77777777" w:rsidR="00A65634" w:rsidRPr="00EF1449" w:rsidRDefault="00A65634" w:rsidP="00A65634">
      <w:pPr>
        <w:pStyle w:val="aa"/>
        <w:rPr>
          <w:b/>
          <w:szCs w:val="20"/>
        </w:rPr>
      </w:pPr>
      <w:r>
        <w:rPr>
          <w:b/>
          <w:noProof/>
          <w:szCs w:val="20"/>
        </w:rPr>
        <mc:AlternateContent>
          <mc:Choice Requires="wps">
            <w:drawing>
              <wp:anchor distT="0" distB="0" distL="114300" distR="114300" simplePos="0" relativeHeight="251660288" behindDoc="0" locked="0" layoutInCell="1" allowOverlap="1" wp14:anchorId="5EBDBA48" wp14:editId="2FA054CB">
                <wp:simplePos x="0" y="0"/>
                <wp:positionH relativeFrom="column">
                  <wp:posOffset>0</wp:posOffset>
                </wp:positionH>
                <wp:positionV relativeFrom="paragraph">
                  <wp:posOffset>65405</wp:posOffset>
                </wp:positionV>
                <wp:extent cx="1847215" cy="411480"/>
                <wp:effectExtent l="38100" t="33655" r="38735" b="4064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215" cy="411480"/>
                        </a:xfrm>
                        <a:prstGeom prst="rect">
                          <a:avLst/>
                        </a:prstGeom>
                        <a:solidFill>
                          <a:schemeClr val="lt1">
                            <a:lumMod val="100000"/>
                            <a:lumOff val="0"/>
                          </a:schemeClr>
                        </a:solidFill>
                        <a:ln w="63500" cmpd="thickThin">
                          <a:solidFill>
                            <a:schemeClr val="accent6">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9708338" w14:textId="77777777" w:rsidR="00A65634" w:rsidRPr="00FA5A5D" w:rsidRDefault="00A65634" w:rsidP="00A65634">
                            <w:pPr>
                              <w:jc w:val="center"/>
                              <w:rPr>
                                <w:rFonts w:ascii="HY헤드라인M" w:eastAsia="HY헤드라인M"/>
                                <w:b/>
                                <w:sz w:val="28"/>
                                <w:szCs w:val="28"/>
                              </w:rPr>
                            </w:pPr>
                            <w:r>
                              <w:rPr>
                                <w:rFonts w:ascii="HY헤드라인M" w:eastAsia="HY헤드라인M" w:hint="eastAsia"/>
                                <w:b/>
                                <w:sz w:val="28"/>
                                <w:szCs w:val="28"/>
                              </w:rPr>
                              <w:t>천문대 안전 규칙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EBDBA48" id="Text Box 3" o:spid="_x0000_s1027" type="#_x0000_t202" style="position:absolute;left:0;text-align:left;margin-left:0;margin-top:5.15pt;width:145.45pt;height:3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" fillcolor="white [3201]" strokecolor="#70ad47 [3209]" strokeweight="5pt">
                <v:stroke linestyle="thickThin"/>
                <v:shadow color="#868686"/>
                <v:textbox>
                  <w:txbxContent>
                    <w:p w14:paraId="09708338" w14:textId="77777777" w:rsidR="00A65634" w:rsidRPr="00FA5A5D" w:rsidRDefault="00A65634" w:rsidP="00A65634">
                      <w:pPr>
                        <w:jc w:val="center"/>
                        <w:rPr>
                          <w:rFonts w:ascii="HY헤드라인M" w:eastAsia="HY헤드라인M"/>
                          <w:b/>
                          <w:sz w:val="28"/>
                          <w:szCs w:val="28"/>
                        </w:rPr>
                      </w:pPr>
                      <w:r>
                        <w:rPr>
                          <w:rFonts w:ascii="HY헤드라인M" w:eastAsia="HY헤드라인M" w:hint="eastAsia"/>
                          <w:b/>
                          <w:sz w:val="28"/>
                          <w:szCs w:val="28"/>
                        </w:rPr>
                        <w:t>천문대 안전 규칙</w:t>
                      </w:r>
                    </w:p>
                  </w:txbxContent>
                </v:textbox>
              </v:shape>
            </w:pict>
          </mc:Fallback>
        </mc:AlternateContent>
      </w:r>
    </w:p>
    <w:p w14:paraId="6BAA3F2D" w14:textId="77777777" w:rsidR="00A65634" w:rsidRPr="00EF1449" w:rsidRDefault="00A65634" w:rsidP="00A65634">
      <w:pPr>
        <w:rPr>
          <w:b/>
          <w:szCs w:val="20"/>
        </w:rPr>
      </w:pPr>
    </w:p>
    <w:p w14:paraId="7D4680CE" w14:textId="77777777" w:rsidR="00A65634" w:rsidRPr="00EF1449" w:rsidRDefault="00A65634" w:rsidP="00A65634">
      <w:pPr>
        <w:pStyle w:val="aa"/>
        <w:rPr>
          <w:rFonts w:ascii="HY중고딕" w:eastAsia="HY중고딕"/>
          <w:szCs w:val="20"/>
        </w:rPr>
      </w:pPr>
    </w:p>
    <w:p w14:paraId="14C84890" w14:textId="77777777" w:rsidR="00A65634" w:rsidRPr="00EF1449" w:rsidRDefault="00A65634" w:rsidP="00A65634">
      <w:pPr>
        <w:pStyle w:val="aa"/>
        <w:numPr>
          <w:ilvl w:val="0"/>
          <w:numId w:val="27"/>
        </w:numPr>
        <w:spacing w:line="276" w:lineRule="auto"/>
        <w:ind w:leftChars="0"/>
        <w:rPr>
          <w:rFonts w:ascii="HY중고딕" w:eastAsia="HY중고딕"/>
          <w:szCs w:val="20"/>
        </w:rPr>
      </w:pPr>
      <w:r w:rsidRPr="00EF1449">
        <w:rPr>
          <w:rFonts w:ascii="HY중고딕" w:eastAsia="HY중고딕" w:hint="eastAsia"/>
          <w:szCs w:val="20"/>
        </w:rPr>
        <w:t>천문대에서는 항상 사용자 자신이 “책임”이 있다고 생각하고 관측을 수행한다.</w:t>
      </w:r>
      <w:r>
        <w:rPr>
          <w:rFonts w:ascii="HY중고딕" w:eastAsia="HY중고딕" w:hint="eastAsia"/>
          <w:szCs w:val="20"/>
        </w:rPr>
        <w:t xml:space="preserve"> (이 천문대는 선배들이 활발히 사용하였으며 아꼈고, 후배들에게도 그런 천문대를 물려주길 바라는 마음이다.) </w:t>
      </w:r>
    </w:p>
    <w:p w14:paraId="62947B2D" w14:textId="77777777" w:rsidR="00A65634" w:rsidRPr="00EF1449" w:rsidRDefault="00A65634" w:rsidP="00A65634">
      <w:pPr>
        <w:pStyle w:val="aa"/>
        <w:numPr>
          <w:ilvl w:val="0"/>
          <w:numId w:val="27"/>
        </w:numPr>
        <w:spacing w:line="276" w:lineRule="auto"/>
        <w:ind w:leftChars="0"/>
        <w:rPr>
          <w:rFonts w:ascii="HY중고딕" w:eastAsia="HY중고딕"/>
          <w:szCs w:val="20"/>
        </w:rPr>
      </w:pPr>
      <w:r w:rsidRPr="00EF1449">
        <w:rPr>
          <w:rFonts w:ascii="HY중고딕" w:eastAsia="HY중고딕" w:hint="eastAsia"/>
          <w:szCs w:val="20"/>
        </w:rPr>
        <w:t>천문대에 들어왔을 때, 교원 (혹은 조교)</w:t>
      </w:r>
      <w:r>
        <w:rPr>
          <w:rFonts w:ascii="HY중고딕" w:eastAsia="HY중고딕"/>
          <w:szCs w:val="20"/>
        </w:rPr>
        <w:t>으</w:t>
      </w:r>
      <w:r w:rsidRPr="00EF1449">
        <w:rPr>
          <w:rFonts w:ascii="HY중고딕" w:eastAsia="HY중고딕" w:hint="eastAsia"/>
          <w:szCs w:val="20"/>
        </w:rPr>
        <w:t>로부터 지시를 받은 후에 사용 가능하다. 그 이전에는 절대 아무것도 만지지 않는다.</w:t>
      </w:r>
    </w:p>
    <w:p w14:paraId="75465665" w14:textId="77777777" w:rsidR="00A65634" w:rsidRPr="00EF1449" w:rsidRDefault="00A65634" w:rsidP="00A65634">
      <w:pPr>
        <w:pStyle w:val="aa"/>
        <w:numPr>
          <w:ilvl w:val="0"/>
          <w:numId w:val="27"/>
        </w:numPr>
        <w:spacing w:line="276" w:lineRule="auto"/>
        <w:ind w:leftChars="0"/>
        <w:rPr>
          <w:rFonts w:ascii="HY중고딕" w:eastAsia="HY중고딕"/>
          <w:szCs w:val="20"/>
        </w:rPr>
      </w:pPr>
      <w:r w:rsidRPr="00EF1449">
        <w:rPr>
          <w:rFonts w:ascii="HY중고딕" w:eastAsia="HY중고딕" w:hint="eastAsia"/>
          <w:szCs w:val="20"/>
        </w:rPr>
        <w:t>망원경을 고정하고 있는 마운트 혹은 삼각대, 망원경의 방향/위치를 잘 파악하여 부딪히거나 넘어지지 않도록 주의한다.</w:t>
      </w:r>
    </w:p>
    <w:p w14:paraId="266D53DC" w14:textId="77777777" w:rsidR="00A65634" w:rsidRPr="00EF1449" w:rsidRDefault="00A65634" w:rsidP="00A65634">
      <w:pPr>
        <w:pStyle w:val="aa"/>
        <w:numPr>
          <w:ilvl w:val="0"/>
          <w:numId w:val="27"/>
        </w:numPr>
        <w:spacing w:line="276" w:lineRule="auto"/>
        <w:ind w:leftChars="0"/>
        <w:rPr>
          <w:rFonts w:ascii="HY중고딕" w:eastAsia="HY중고딕"/>
          <w:szCs w:val="20"/>
        </w:rPr>
      </w:pPr>
      <w:r w:rsidRPr="00EF1449">
        <w:rPr>
          <w:rFonts w:ascii="HY중고딕" w:eastAsia="HY중고딕" w:hint="eastAsia"/>
          <w:szCs w:val="20"/>
        </w:rPr>
        <w:t>망원경이 있는 영역 (슬라이딩 돔 영역과 원형 돔 영역</w:t>
      </w:r>
      <w:r>
        <w:rPr>
          <w:rFonts w:ascii="HY중고딕" w:eastAsia="HY중고딕" w:hint="eastAsia"/>
          <w:szCs w:val="20"/>
        </w:rPr>
        <w:t>)</w:t>
      </w:r>
      <w:r w:rsidRPr="00EF1449">
        <w:rPr>
          <w:rFonts w:ascii="HY중고딕" w:eastAsia="HY중고딕" w:hint="eastAsia"/>
          <w:szCs w:val="20"/>
        </w:rPr>
        <w:t>에서는 음식을 먹거나, 음료를 마시거나</w:t>
      </w:r>
      <w:r>
        <w:rPr>
          <w:rFonts w:ascii="HY중고딕" w:eastAsia="HY중고딕" w:hint="eastAsia"/>
          <w:szCs w:val="20"/>
        </w:rPr>
        <w:t>,</w:t>
      </w:r>
      <w:r w:rsidRPr="00EF1449">
        <w:rPr>
          <w:rFonts w:ascii="HY중고딕" w:eastAsia="HY중고딕" w:hint="eastAsia"/>
          <w:szCs w:val="20"/>
        </w:rPr>
        <w:t xml:space="preserve"> 야단법석을 떨지 않는다. (어두</w:t>
      </w:r>
      <w:r>
        <w:rPr>
          <w:rFonts w:ascii="HY중고딕" w:eastAsia="HY중고딕"/>
          <w:szCs w:val="20"/>
        </w:rPr>
        <w:t>워서</w:t>
      </w:r>
      <w:r>
        <w:rPr>
          <w:rFonts w:ascii="HY중고딕" w:eastAsia="HY중고딕" w:hint="eastAsia"/>
          <w:szCs w:val="20"/>
        </w:rPr>
        <w:t xml:space="preserve"> </w:t>
      </w:r>
      <w:r w:rsidRPr="00EF1449">
        <w:rPr>
          <w:rFonts w:ascii="HY중고딕" w:eastAsia="HY중고딕" w:hint="eastAsia"/>
          <w:szCs w:val="20"/>
        </w:rPr>
        <w:t>물체의 위치 파악이 어려우므로 쏟거나 다른 친구에게 피해가 될 수 있으므로 이것은 피하도록 한다</w:t>
      </w:r>
      <w:r>
        <w:rPr>
          <w:rFonts w:ascii="HY중고딕" w:eastAsia="HY중고딕" w:hint="eastAsia"/>
          <w:szCs w:val="20"/>
        </w:rPr>
        <w:t>.</w:t>
      </w:r>
      <w:r w:rsidRPr="00EF1449">
        <w:rPr>
          <w:rFonts w:ascii="HY중고딕" w:eastAsia="HY중고딕" w:hint="eastAsia"/>
          <w:szCs w:val="20"/>
        </w:rPr>
        <w:t>)</w:t>
      </w:r>
    </w:p>
    <w:p w14:paraId="4B36D971" w14:textId="77777777" w:rsidR="00A65634" w:rsidRPr="00EF1449" w:rsidRDefault="00A65634" w:rsidP="00A65634">
      <w:pPr>
        <w:pStyle w:val="aa"/>
        <w:numPr>
          <w:ilvl w:val="0"/>
          <w:numId w:val="27"/>
        </w:numPr>
        <w:spacing w:line="276" w:lineRule="auto"/>
        <w:ind w:leftChars="0"/>
        <w:rPr>
          <w:rFonts w:ascii="HY중고딕" w:eastAsia="HY중고딕"/>
          <w:szCs w:val="20"/>
        </w:rPr>
      </w:pPr>
      <w:r w:rsidRPr="00EF1449">
        <w:rPr>
          <w:rFonts w:ascii="HY중고딕" w:eastAsia="HY중고딕" w:hint="eastAsia"/>
          <w:szCs w:val="20"/>
        </w:rPr>
        <w:t>만약 안전하지 않은 상황이 발견되면 즉시 담당교원 혹은 조교선생님께 알린다.</w:t>
      </w:r>
    </w:p>
    <w:p w14:paraId="12409893" w14:textId="77777777" w:rsidR="00A65634" w:rsidRPr="00EF1449" w:rsidRDefault="00A65634" w:rsidP="00A65634">
      <w:pPr>
        <w:pStyle w:val="aa"/>
        <w:numPr>
          <w:ilvl w:val="0"/>
          <w:numId w:val="27"/>
        </w:numPr>
        <w:spacing w:line="276" w:lineRule="auto"/>
        <w:ind w:leftChars="0"/>
        <w:rPr>
          <w:rFonts w:ascii="HY중고딕" w:eastAsia="HY중고딕"/>
          <w:szCs w:val="20"/>
        </w:rPr>
      </w:pPr>
      <w:r>
        <w:rPr>
          <w:rFonts w:ascii="HY중고딕" w:eastAsia="HY중고딕" w:hint="eastAsia"/>
          <w:szCs w:val="20"/>
        </w:rPr>
        <w:t>슬리</w:t>
      </w:r>
      <w:r w:rsidRPr="00EF1449">
        <w:rPr>
          <w:rFonts w:ascii="HY중고딕" w:eastAsia="HY중고딕" w:hint="eastAsia"/>
          <w:szCs w:val="20"/>
        </w:rPr>
        <w:t>퍼 착용은 천문대 입실을 금지한다. 예외 없음.</w:t>
      </w:r>
    </w:p>
    <w:p w14:paraId="5329EEAE" w14:textId="77777777" w:rsidR="00A65634" w:rsidRPr="00EF1449" w:rsidRDefault="00A65634" w:rsidP="00A65634">
      <w:pPr>
        <w:pStyle w:val="aa"/>
        <w:numPr>
          <w:ilvl w:val="0"/>
          <w:numId w:val="27"/>
        </w:numPr>
        <w:spacing w:line="276" w:lineRule="auto"/>
        <w:ind w:leftChars="0"/>
        <w:rPr>
          <w:rFonts w:ascii="HY중고딕" w:eastAsia="HY중고딕"/>
          <w:szCs w:val="20"/>
        </w:rPr>
      </w:pPr>
      <w:r w:rsidRPr="00EF1449">
        <w:rPr>
          <w:rFonts w:ascii="HY중고딕" w:eastAsia="HY중고딕" w:hint="eastAsia"/>
          <w:szCs w:val="20"/>
        </w:rPr>
        <w:t xml:space="preserve">낮에는 </w:t>
      </w:r>
      <w:r w:rsidRPr="00EF1449">
        <w:rPr>
          <w:rFonts w:ascii="HY중고딕" w:eastAsia="HY중고딕" w:hint="eastAsia"/>
          <w:b/>
          <w:color w:val="FF0000"/>
          <w:szCs w:val="20"/>
        </w:rPr>
        <w:t>절대</w:t>
      </w:r>
      <w:r w:rsidRPr="00EF1449">
        <w:rPr>
          <w:rFonts w:ascii="HY중고딕" w:eastAsia="HY중고딕" w:hint="eastAsia"/>
          <w:szCs w:val="20"/>
        </w:rPr>
        <w:t xml:space="preserve"> 망원경으로 태양을 관측하지 않는다. 태양 필터</w:t>
      </w:r>
      <w:r>
        <w:rPr>
          <w:rFonts w:ascii="HY중고딕" w:eastAsia="HY중고딕" w:hint="eastAsia"/>
          <w:szCs w:val="20"/>
        </w:rPr>
        <w:t>를</w:t>
      </w:r>
      <w:r w:rsidRPr="00EF1449">
        <w:rPr>
          <w:rFonts w:ascii="HY중고딕" w:eastAsia="HY중고딕" w:hint="eastAsia"/>
          <w:szCs w:val="20"/>
        </w:rPr>
        <w:t xml:space="preserve"> 장착</w:t>
      </w:r>
      <w:r>
        <w:rPr>
          <w:rFonts w:ascii="HY중고딕" w:eastAsia="HY중고딕" w:hint="eastAsia"/>
          <w:szCs w:val="20"/>
        </w:rPr>
        <w:t xml:space="preserve">한 </w:t>
      </w:r>
      <w:r w:rsidRPr="00EF1449">
        <w:rPr>
          <w:rFonts w:ascii="HY중고딕" w:eastAsia="HY중고딕" w:hint="eastAsia"/>
          <w:szCs w:val="20"/>
        </w:rPr>
        <w:t>후에만 관측 가능하다</w:t>
      </w:r>
    </w:p>
    <w:p w14:paraId="0AB67AA8" w14:textId="77777777" w:rsidR="00A65634" w:rsidRDefault="00A65634" w:rsidP="00A65634">
      <w:pPr>
        <w:rPr>
          <w:rFonts w:ascii="HY중고딕" w:eastAsia="HY중고딕"/>
          <w:szCs w:val="20"/>
        </w:rPr>
      </w:pPr>
    </w:p>
    <w:sectPr w:rsidR="00A65634">
      <w:pgSz w:w="11906" w:h="16838"/>
      <w:pgMar w:top="567" w:right="720" w:bottom="284" w:left="72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741A58" w14:textId="77777777" w:rsidR="00AA7A27" w:rsidRDefault="00AA7A27" w:rsidP="0083076C">
      <w:pPr>
        <w:spacing w:after="0" w:line="240" w:lineRule="auto"/>
      </w:pPr>
      <w:r>
        <w:separator/>
      </w:r>
    </w:p>
  </w:endnote>
  <w:endnote w:type="continuationSeparator" w:id="0">
    <w:p w14:paraId="31F30129" w14:textId="77777777" w:rsidR="00AA7A27" w:rsidRDefault="00AA7A27" w:rsidP="00830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2030600000101010101"/>
    <w:charset w:val="00"/>
    <w:family w:val="auto"/>
    <w:pitch w:val="default"/>
    <w:sig w:usb0="FFFFFFFF" w:usb1="FFFFFFFF" w:usb2="00FFFFFF" w:usb3="00000001" w:csb0="863F01FF" w:csb1="0000FFFF"/>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07F" w:csb1="00000000"/>
  </w:font>
  <w:font w:name="함초롬돋움">
    <w:panose1 w:val="020B0604000101010101"/>
    <w:charset w:val="81"/>
    <w:family w:val="modern"/>
    <w:pitch w:val="variable"/>
    <w:sig w:usb0="F7002EFF" w:usb1="19DFFFFF" w:usb2="001BFDD7" w:usb3="00000000" w:csb0="001F007F" w:csb1="00000000"/>
  </w:font>
  <w:font w:name="Garamond">
    <w:altName w:val="Garamond"/>
    <w:panose1 w:val="02020404030301010803"/>
    <w:charset w:val="00"/>
    <w:family w:val="roman"/>
    <w:pitch w:val="variable"/>
    <w:sig w:usb0="00000287" w:usb1="00000000" w:usb2="00000000" w:usb3="00000000" w:csb0="0000009F" w:csb1="00000000"/>
  </w:font>
  <w:font w:name="ÇÔÃÊ·Òµ¸¿ò">
    <w:altName w:val="Calibri"/>
    <w:charset w:val="00"/>
    <w:family w:val="auto"/>
    <w:pitch w:val="default"/>
    <w:sig w:usb0="00000003" w:usb1="00000000" w:usb2="00000000" w:usb3="00000000" w:csb0="00000001" w:csb1="00000000"/>
  </w:font>
  <w:font w:name="Helvetica">
    <w:panose1 w:val="020B0604020202020204"/>
    <w:charset w:val="00"/>
    <w:family w:val="auto"/>
    <w:pitch w:val="default"/>
    <w:sig w:usb0="00000001" w:usb1="00000001" w:usb2="00000001" w:usb3="00000001" w:csb0="00000093" w:csb1="00000001"/>
  </w:font>
  <w:font w:name="*Minion Pro-1833-Identity-H">
    <w:altName w:val="Cambria"/>
    <w:charset w:val="00"/>
    <w:family w:val="roman"/>
    <w:pitch w:val="default"/>
  </w:font>
  <w:font w:name="한컴산뜻돋움">
    <w:altName w:val="맑은 고딕"/>
    <w:charset w:val="81"/>
    <w:family w:val="auto"/>
    <w:pitch w:val="variable"/>
    <w:sig w:usb0="800002A7" w:usb1="39D7FCFB" w:usb2="00000014" w:usb3="00000000" w:csb0="00080001" w:csb1="00000000"/>
  </w:font>
  <w:font w:name="HY헤드라인M">
    <w:panose1 w:val="02030600000101010101"/>
    <w:charset w:val="81"/>
    <w:family w:val="roman"/>
    <w:pitch w:val="variable"/>
    <w:sig w:usb0="900002A7" w:usb1="09D77CF9" w:usb2="00000010" w:usb3="00000000" w:csb0="00080000" w:csb1="00000000"/>
  </w:font>
  <w:font w:name="HY중고딕">
    <w:panose1 w:val="02030600000101010101"/>
    <w:charset w:val="81"/>
    <w:family w:val="roman"/>
    <w:pitch w:val="variable"/>
    <w:sig w:usb0="900002A7" w:usb1="29D77CF9" w:usb2="00000010" w:usb3="00000000" w:csb0="0008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3D1386" w14:textId="77777777" w:rsidR="00AA7A27" w:rsidRDefault="00AA7A27" w:rsidP="0083076C">
      <w:pPr>
        <w:spacing w:after="0" w:line="240" w:lineRule="auto"/>
      </w:pPr>
      <w:r>
        <w:separator/>
      </w:r>
    </w:p>
  </w:footnote>
  <w:footnote w:type="continuationSeparator" w:id="0">
    <w:p w14:paraId="073D8BDC" w14:textId="77777777" w:rsidR="00AA7A27" w:rsidRDefault="00AA7A27" w:rsidP="008307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0000000"/>
    <w:multiLevelType w:val="hybridMultilevel"/>
    <w:tmpl w:val="DC24D91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B25ACEA6">
      <w:start w:val="1"/>
      <w:numFmt w:val="upperLetter"/>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9" w:tentative="1">
      <w:start w:val="1"/>
      <w:numFmt w:val="lowerLetter"/>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9" w:tentative="1">
      <w:start w:val="1"/>
      <w:numFmt w:val="lowerLetter"/>
      <w:lvlText w:val="%9."/>
      <w:lvlJc w:val="right"/>
      <w:pPr>
        <w:ind w:left="6480" w:hanging="180"/>
      </w:pPr>
    </w:lvl>
  </w:abstractNum>
  <w:abstractNum w:abstractNumId="1" w15:restartNumberingAfterBreak="0">
    <w:nsid w:val="00000001"/>
    <w:multiLevelType w:val="hybridMultilevel"/>
    <w:tmpl w:val="FFFFFFFF"/>
    <w:lvl w:ilvl="0" w:tplc="00002710">
      <w:start w:val="1"/>
      <w:numFmt w:val="bullet"/>
      <w:suff w:val="space"/>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5B3C4F"/>
    <w:multiLevelType w:val="hybridMultilevel"/>
    <w:tmpl w:val="D586306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42521E0"/>
    <w:multiLevelType w:val="multilevel"/>
    <w:tmpl w:val="A9B2AE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42FD3"/>
    <w:multiLevelType w:val="multilevel"/>
    <w:tmpl w:val="BEE6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96224"/>
    <w:multiLevelType w:val="multilevel"/>
    <w:tmpl w:val="9A042CAC"/>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1EF129B"/>
    <w:multiLevelType w:val="hybridMultilevel"/>
    <w:tmpl w:val="15A008D6"/>
    <w:lvl w:ilvl="0" w:tplc="4DC288F0">
      <w:start w:val="1"/>
      <w:numFmt w:val="bullet"/>
      <w:suff w:val="space"/>
      <w:lvlText w:val=""/>
      <w:lvlJc w:val="left"/>
    </w:lvl>
    <w:lvl w:ilvl="1" w:tplc="DBFA94A2">
      <w:numFmt w:val="decimal"/>
      <w:lvlText w:val=""/>
      <w:lvlJc w:val="left"/>
    </w:lvl>
    <w:lvl w:ilvl="2" w:tplc="A592455E">
      <w:numFmt w:val="decimal"/>
      <w:lvlText w:val=""/>
      <w:lvlJc w:val="left"/>
    </w:lvl>
    <w:lvl w:ilvl="3" w:tplc="B4D629D4">
      <w:numFmt w:val="decimal"/>
      <w:lvlText w:val=""/>
      <w:lvlJc w:val="left"/>
    </w:lvl>
    <w:lvl w:ilvl="4" w:tplc="FE6E8A3C">
      <w:numFmt w:val="decimal"/>
      <w:lvlText w:val=""/>
      <w:lvlJc w:val="left"/>
    </w:lvl>
    <w:lvl w:ilvl="5" w:tplc="9FC241A0">
      <w:numFmt w:val="decimal"/>
      <w:lvlText w:val=""/>
      <w:lvlJc w:val="left"/>
    </w:lvl>
    <w:lvl w:ilvl="6" w:tplc="0D76B95E">
      <w:numFmt w:val="decimal"/>
      <w:lvlText w:val=""/>
      <w:lvlJc w:val="left"/>
    </w:lvl>
    <w:lvl w:ilvl="7" w:tplc="FCFCDD00">
      <w:numFmt w:val="decimal"/>
      <w:lvlText w:val=""/>
      <w:lvlJc w:val="left"/>
    </w:lvl>
    <w:lvl w:ilvl="8" w:tplc="0BCCD810">
      <w:numFmt w:val="decimal"/>
      <w:lvlText w:val=""/>
      <w:lvlJc w:val="left"/>
    </w:lvl>
  </w:abstractNum>
  <w:abstractNum w:abstractNumId="7" w15:restartNumberingAfterBreak="0">
    <w:nsid w:val="268C7BAD"/>
    <w:multiLevelType w:val="multilevel"/>
    <w:tmpl w:val="D0C2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06C07"/>
    <w:multiLevelType w:val="hybridMultilevel"/>
    <w:tmpl w:val="A99E9AD8"/>
    <w:lvl w:ilvl="0" w:tplc="1F3C8B2C">
      <w:start w:val="1"/>
      <w:numFmt w:val="decimal"/>
      <w:lvlText w:val="%1."/>
      <w:lvlJc w:val="left"/>
      <w:pPr>
        <w:ind w:left="786" w:hanging="360"/>
      </w:pPr>
      <w:rPr>
        <w:rFonts w:hint="default"/>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9" w15:restartNumberingAfterBreak="0">
    <w:nsid w:val="291836B9"/>
    <w:multiLevelType w:val="hybridMultilevel"/>
    <w:tmpl w:val="51720C7C"/>
    <w:lvl w:ilvl="0" w:tplc="307433E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B2C67CE"/>
    <w:multiLevelType w:val="hybridMultilevel"/>
    <w:tmpl w:val="FD1241F6"/>
    <w:lvl w:ilvl="0" w:tplc="5BE4B78C">
      <w:start w:val="1"/>
      <w:numFmt w:val="decimal"/>
      <w:lvlText w:val="%1."/>
      <w:lvlJc w:val="left"/>
      <w:pPr>
        <w:ind w:left="786" w:hanging="360"/>
      </w:pPr>
      <w:rPr>
        <w:rFonts w:hint="default"/>
      </w:rPr>
    </w:lvl>
    <w:lvl w:ilvl="1" w:tplc="04090019">
      <w:start w:val="1"/>
      <w:numFmt w:val="upperLetter"/>
      <w:lvlText w:val="%2."/>
      <w:lvlJc w:val="left"/>
      <w:pPr>
        <w:ind w:left="1226" w:hanging="400"/>
      </w:pPr>
    </w:lvl>
    <w:lvl w:ilvl="2" w:tplc="0409001B">
      <w:start w:val="1"/>
      <w:numFmt w:val="lowerRoman"/>
      <w:lvlText w:val="%3."/>
      <w:lvlJc w:val="right"/>
      <w:pPr>
        <w:ind w:left="1626" w:hanging="400"/>
      </w:pPr>
    </w:lvl>
    <w:lvl w:ilvl="3" w:tplc="0409000F">
      <w:start w:val="1"/>
      <w:numFmt w:val="decimal"/>
      <w:lvlText w:val="%4."/>
      <w:lvlJc w:val="left"/>
      <w:pPr>
        <w:ind w:left="2026" w:hanging="400"/>
      </w:pPr>
    </w:lvl>
    <w:lvl w:ilvl="4" w:tplc="04090019">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1" w15:restartNumberingAfterBreak="0">
    <w:nsid w:val="2BB215B5"/>
    <w:multiLevelType w:val="hybridMultilevel"/>
    <w:tmpl w:val="DDC21F30"/>
    <w:lvl w:ilvl="0" w:tplc="2194A210">
      <w:start w:val="1"/>
      <w:numFmt w:val="decimal"/>
      <w:lvlText w:val="%1."/>
      <w:lvlJc w:val="left"/>
      <w:pPr>
        <w:ind w:left="760" w:hanging="360"/>
      </w:pPr>
      <w:rPr>
        <w:rFonts w:ascii="Times New Roman" w:hAnsi="Times New Roman" w:hint="default"/>
        <w:b/>
        <w:color w:val="000000"/>
        <w:sz w:val="28"/>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2FD6508D"/>
    <w:multiLevelType w:val="hybridMultilevel"/>
    <w:tmpl w:val="9C5C1CA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2FA69AF"/>
    <w:multiLevelType w:val="hybridMultilevel"/>
    <w:tmpl w:val="61764176"/>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342A7F71"/>
    <w:multiLevelType w:val="hybridMultilevel"/>
    <w:tmpl w:val="C4E86F86"/>
    <w:lvl w:ilvl="0" w:tplc="0409000F">
      <w:start w:val="1"/>
      <w:numFmt w:val="decimal"/>
      <w:lvlText w:val="%1."/>
      <w:lvlJc w:val="left"/>
      <w:pPr>
        <w:ind w:left="1660" w:hanging="400"/>
      </w:pPr>
    </w:lvl>
    <w:lvl w:ilvl="1" w:tplc="04090019" w:tentative="1">
      <w:start w:val="1"/>
      <w:numFmt w:val="upperLetter"/>
      <w:lvlText w:val="%2."/>
      <w:lvlJc w:val="left"/>
      <w:pPr>
        <w:ind w:left="2060" w:hanging="400"/>
      </w:pPr>
    </w:lvl>
    <w:lvl w:ilvl="2" w:tplc="0409001B" w:tentative="1">
      <w:start w:val="1"/>
      <w:numFmt w:val="lowerRoman"/>
      <w:lvlText w:val="%3."/>
      <w:lvlJc w:val="right"/>
      <w:pPr>
        <w:ind w:left="2460" w:hanging="400"/>
      </w:pPr>
    </w:lvl>
    <w:lvl w:ilvl="3" w:tplc="0409000F" w:tentative="1">
      <w:start w:val="1"/>
      <w:numFmt w:val="decimal"/>
      <w:lvlText w:val="%4."/>
      <w:lvlJc w:val="left"/>
      <w:pPr>
        <w:ind w:left="2860" w:hanging="400"/>
      </w:pPr>
    </w:lvl>
    <w:lvl w:ilvl="4" w:tplc="04090019" w:tentative="1">
      <w:start w:val="1"/>
      <w:numFmt w:val="upperLetter"/>
      <w:lvlText w:val="%5."/>
      <w:lvlJc w:val="left"/>
      <w:pPr>
        <w:ind w:left="3260" w:hanging="400"/>
      </w:pPr>
    </w:lvl>
    <w:lvl w:ilvl="5" w:tplc="0409001B" w:tentative="1">
      <w:start w:val="1"/>
      <w:numFmt w:val="lowerRoman"/>
      <w:lvlText w:val="%6."/>
      <w:lvlJc w:val="right"/>
      <w:pPr>
        <w:ind w:left="3660" w:hanging="400"/>
      </w:pPr>
    </w:lvl>
    <w:lvl w:ilvl="6" w:tplc="0409000F" w:tentative="1">
      <w:start w:val="1"/>
      <w:numFmt w:val="decimal"/>
      <w:lvlText w:val="%7."/>
      <w:lvlJc w:val="left"/>
      <w:pPr>
        <w:ind w:left="4060" w:hanging="400"/>
      </w:pPr>
    </w:lvl>
    <w:lvl w:ilvl="7" w:tplc="04090019" w:tentative="1">
      <w:start w:val="1"/>
      <w:numFmt w:val="upperLetter"/>
      <w:lvlText w:val="%8."/>
      <w:lvlJc w:val="left"/>
      <w:pPr>
        <w:ind w:left="4460" w:hanging="400"/>
      </w:pPr>
    </w:lvl>
    <w:lvl w:ilvl="8" w:tplc="0409001B" w:tentative="1">
      <w:start w:val="1"/>
      <w:numFmt w:val="lowerRoman"/>
      <w:lvlText w:val="%9."/>
      <w:lvlJc w:val="right"/>
      <w:pPr>
        <w:ind w:left="4860" w:hanging="400"/>
      </w:pPr>
    </w:lvl>
  </w:abstractNum>
  <w:abstractNum w:abstractNumId="15" w15:restartNumberingAfterBreak="0">
    <w:nsid w:val="3436414A"/>
    <w:multiLevelType w:val="hybridMultilevel"/>
    <w:tmpl w:val="ED6E2074"/>
    <w:lvl w:ilvl="0" w:tplc="0409000F">
      <w:start w:val="1"/>
      <w:numFmt w:val="decimal"/>
      <w:lvlText w:val="%1."/>
      <w:lvlJc w:val="left"/>
      <w:pPr>
        <w:ind w:left="900" w:hanging="400"/>
      </w:pPr>
    </w:lvl>
    <w:lvl w:ilvl="1" w:tplc="04090019" w:tentative="1">
      <w:start w:val="1"/>
      <w:numFmt w:val="upperLetter"/>
      <w:lvlText w:val="%2."/>
      <w:lvlJc w:val="left"/>
      <w:pPr>
        <w:ind w:left="1300" w:hanging="400"/>
      </w:pPr>
    </w:lvl>
    <w:lvl w:ilvl="2" w:tplc="0409001B" w:tentative="1">
      <w:start w:val="1"/>
      <w:numFmt w:val="lowerRoman"/>
      <w:lvlText w:val="%3."/>
      <w:lvlJc w:val="right"/>
      <w:pPr>
        <w:ind w:left="1700" w:hanging="400"/>
      </w:pPr>
    </w:lvl>
    <w:lvl w:ilvl="3" w:tplc="0409000F" w:tentative="1">
      <w:start w:val="1"/>
      <w:numFmt w:val="decimal"/>
      <w:lvlText w:val="%4."/>
      <w:lvlJc w:val="left"/>
      <w:pPr>
        <w:ind w:left="2100" w:hanging="400"/>
      </w:pPr>
    </w:lvl>
    <w:lvl w:ilvl="4" w:tplc="04090019" w:tentative="1">
      <w:start w:val="1"/>
      <w:numFmt w:val="upperLetter"/>
      <w:lvlText w:val="%5."/>
      <w:lvlJc w:val="left"/>
      <w:pPr>
        <w:ind w:left="2500" w:hanging="400"/>
      </w:pPr>
    </w:lvl>
    <w:lvl w:ilvl="5" w:tplc="0409001B" w:tentative="1">
      <w:start w:val="1"/>
      <w:numFmt w:val="lowerRoman"/>
      <w:lvlText w:val="%6."/>
      <w:lvlJc w:val="right"/>
      <w:pPr>
        <w:ind w:left="2900" w:hanging="400"/>
      </w:pPr>
    </w:lvl>
    <w:lvl w:ilvl="6" w:tplc="0409000F" w:tentative="1">
      <w:start w:val="1"/>
      <w:numFmt w:val="decimal"/>
      <w:lvlText w:val="%7."/>
      <w:lvlJc w:val="left"/>
      <w:pPr>
        <w:ind w:left="3300" w:hanging="400"/>
      </w:pPr>
    </w:lvl>
    <w:lvl w:ilvl="7" w:tplc="04090019" w:tentative="1">
      <w:start w:val="1"/>
      <w:numFmt w:val="upperLetter"/>
      <w:lvlText w:val="%8."/>
      <w:lvlJc w:val="left"/>
      <w:pPr>
        <w:ind w:left="3700" w:hanging="400"/>
      </w:pPr>
    </w:lvl>
    <w:lvl w:ilvl="8" w:tplc="0409001B" w:tentative="1">
      <w:start w:val="1"/>
      <w:numFmt w:val="lowerRoman"/>
      <w:lvlText w:val="%9."/>
      <w:lvlJc w:val="right"/>
      <w:pPr>
        <w:ind w:left="4100" w:hanging="400"/>
      </w:pPr>
    </w:lvl>
  </w:abstractNum>
  <w:abstractNum w:abstractNumId="16" w15:restartNumberingAfterBreak="0">
    <w:nsid w:val="364D6937"/>
    <w:multiLevelType w:val="multilevel"/>
    <w:tmpl w:val="55AE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E918F0"/>
    <w:multiLevelType w:val="multilevel"/>
    <w:tmpl w:val="C9241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F3F2C"/>
    <w:multiLevelType w:val="hybridMultilevel"/>
    <w:tmpl w:val="478C288E"/>
    <w:lvl w:ilvl="0" w:tplc="0548DC34">
      <w:start w:val="1"/>
      <w:numFmt w:val="bullet"/>
      <w:lvlText w:val=""/>
      <w:lvlJc w:val="left"/>
      <w:pPr>
        <w:ind w:left="760" w:hanging="360"/>
      </w:pPr>
      <w:rPr>
        <w:rFonts w:ascii="Wingdings" w:eastAsiaTheme="minorEastAsia"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3EDB2455"/>
    <w:multiLevelType w:val="hybridMultilevel"/>
    <w:tmpl w:val="F0D229B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6306740"/>
    <w:multiLevelType w:val="hybridMultilevel"/>
    <w:tmpl w:val="10D87976"/>
    <w:lvl w:ilvl="0" w:tplc="729AE7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471E155C"/>
    <w:multiLevelType w:val="hybridMultilevel"/>
    <w:tmpl w:val="51941510"/>
    <w:lvl w:ilvl="0" w:tplc="0409000F">
      <w:start w:val="1"/>
      <w:numFmt w:val="decimal"/>
      <w:lvlText w:val="%1."/>
      <w:lvlJc w:val="left"/>
      <w:pPr>
        <w:ind w:left="2926" w:hanging="400"/>
      </w:pPr>
    </w:lvl>
    <w:lvl w:ilvl="1" w:tplc="04090019" w:tentative="1">
      <w:start w:val="1"/>
      <w:numFmt w:val="upperLetter"/>
      <w:lvlText w:val="%2."/>
      <w:lvlJc w:val="left"/>
      <w:pPr>
        <w:ind w:left="3326" w:hanging="400"/>
      </w:pPr>
    </w:lvl>
    <w:lvl w:ilvl="2" w:tplc="0409001B" w:tentative="1">
      <w:start w:val="1"/>
      <w:numFmt w:val="lowerRoman"/>
      <w:lvlText w:val="%3."/>
      <w:lvlJc w:val="right"/>
      <w:pPr>
        <w:ind w:left="3726" w:hanging="400"/>
      </w:pPr>
    </w:lvl>
    <w:lvl w:ilvl="3" w:tplc="0409000F" w:tentative="1">
      <w:start w:val="1"/>
      <w:numFmt w:val="decimal"/>
      <w:lvlText w:val="%4."/>
      <w:lvlJc w:val="left"/>
      <w:pPr>
        <w:ind w:left="4126" w:hanging="400"/>
      </w:pPr>
    </w:lvl>
    <w:lvl w:ilvl="4" w:tplc="04090019" w:tentative="1">
      <w:start w:val="1"/>
      <w:numFmt w:val="upperLetter"/>
      <w:lvlText w:val="%5."/>
      <w:lvlJc w:val="left"/>
      <w:pPr>
        <w:ind w:left="4526" w:hanging="400"/>
      </w:pPr>
    </w:lvl>
    <w:lvl w:ilvl="5" w:tplc="0409001B" w:tentative="1">
      <w:start w:val="1"/>
      <w:numFmt w:val="lowerRoman"/>
      <w:lvlText w:val="%6."/>
      <w:lvlJc w:val="right"/>
      <w:pPr>
        <w:ind w:left="4926" w:hanging="400"/>
      </w:pPr>
    </w:lvl>
    <w:lvl w:ilvl="6" w:tplc="0409000F" w:tentative="1">
      <w:start w:val="1"/>
      <w:numFmt w:val="decimal"/>
      <w:lvlText w:val="%7."/>
      <w:lvlJc w:val="left"/>
      <w:pPr>
        <w:ind w:left="5326" w:hanging="400"/>
      </w:pPr>
    </w:lvl>
    <w:lvl w:ilvl="7" w:tplc="04090019" w:tentative="1">
      <w:start w:val="1"/>
      <w:numFmt w:val="upperLetter"/>
      <w:lvlText w:val="%8."/>
      <w:lvlJc w:val="left"/>
      <w:pPr>
        <w:ind w:left="5726" w:hanging="400"/>
      </w:pPr>
    </w:lvl>
    <w:lvl w:ilvl="8" w:tplc="0409001B" w:tentative="1">
      <w:start w:val="1"/>
      <w:numFmt w:val="lowerRoman"/>
      <w:lvlText w:val="%9."/>
      <w:lvlJc w:val="right"/>
      <w:pPr>
        <w:ind w:left="6126" w:hanging="400"/>
      </w:pPr>
    </w:lvl>
  </w:abstractNum>
  <w:abstractNum w:abstractNumId="22" w15:restartNumberingAfterBreak="0">
    <w:nsid w:val="47467F43"/>
    <w:multiLevelType w:val="multilevel"/>
    <w:tmpl w:val="24346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24124"/>
    <w:multiLevelType w:val="hybridMultilevel"/>
    <w:tmpl w:val="E74012DC"/>
    <w:lvl w:ilvl="0" w:tplc="5DEEE5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4ABF451C"/>
    <w:multiLevelType w:val="hybridMultilevel"/>
    <w:tmpl w:val="B4BE524C"/>
    <w:lvl w:ilvl="0" w:tplc="E9D070A0">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4ACF26EF"/>
    <w:multiLevelType w:val="hybridMultilevel"/>
    <w:tmpl w:val="CDFA6AD2"/>
    <w:lvl w:ilvl="0" w:tplc="109A3B8A">
      <w:start w:val="1"/>
      <w:numFmt w:val="decimal"/>
      <w:lvlText w:val="%1."/>
      <w:lvlJc w:val="left"/>
      <w:pPr>
        <w:ind w:left="800" w:hanging="400"/>
      </w:pPr>
      <w:rPr>
        <w:rFont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4D0176C9"/>
    <w:multiLevelType w:val="multilevel"/>
    <w:tmpl w:val="A7E2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662D3"/>
    <w:multiLevelType w:val="multilevel"/>
    <w:tmpl w:val="2D14CE16"/>
    <w:lvl w:ilvl="0">
      <w:start w:val="1"/>
      <w:numFmt w:val="decimal"/>
      <w:suff w:val="space"/>
      <w:lvlText w:val="w"/>
      <w:lvlJc w:val="left"/>
      <w:rPr>
        <w:rFonts w:ascii="Wingdings" w:eastAsia="한컴바탕" w:hAnsi="Wingdings"/>
        <w:color w:val="000000"/>
        <w:sz w:val="2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8" w15:restartNumberingAfterBreak="0">
    <w:nsid w:val="55515581"/>
    <w:multiLevelType w:val="hybridMultilevel"/>
    <w:tmpl w:val="EF8C6D4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15:restartNumberingAfterBreak="0">
    <w:nsid w:val="57063A0D"/>
    <w:multiLevelType w:val="hybridMultilevel"/>
    <w:tmpl w:val="17A69290"/>
    <w:lvl w:ilvl="0" w:tplc="405ED0C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5B0D3F44"/>
    <w:multiLevelType w:val="hybridMultilevel"/>
    <w:tmpl w:val="5D52AD9A"/>
    <w:lvl w:ilvl="0" w:tplc="512EA682">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AB040B9"/>
    <w:multiLevelType w:val="hybridMultilevel"/>
    <w:tmpl w:val="52062CE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760E45D4"/>
    <w:multiLevelType w:val="hybridMultilevel"/>
    <w:tmpl w:val="173E2454"/>
    <w:lvl w:ilvl="0" w:tplc="E9D070A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7864620C"/>
    <w:multiLevelType w:val="hybridMultilevel"/>
    <w:tmpl w:val="78C8EE96"/>
    <w:lvl w:ilvl="0" w:tplc="9744959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4" w15:restartNumberingAfterBreak="0">
    <w:nsid w:val="7A4F6A72"/>
    <w:multiLevelType w:val="multilevel"/>
    <w:tmpl w:val="AB0C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BF1080"/>
    <w:multiLevelType w:val="hybridMultilevel"/>
    <w:tmpl w:val="2BB883FC"/>
    <w:lvl w:ilvl="0" w:tplc="DA9ADAD4">
      <w:start w:val="3"/>
      <w:numFmt w:val="bullet"/>
      <w:lvlText w:val=""/>
      <w:lvlJc w:val="left"/>
      <w:pPr>
        <w:ind w:left="760" w:hanging="360"/>
      </w:pPr>
      <w:rPr>
        <w:rFonts w:ascii="Wingdings" w:eastAsiaTheme="minorEastAsia"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6"/>
  </w:num>
  <w:num w:numId="2">
    <w:abstractNumId w:val="27"/>
  </w:num>
  <w:num w:numId="3">
    <w:abstractNumId w:val="5"/>
  </w:num>
  <w:num w:numId="4">
    <w:abstractNumId w:val="8"/>
  </w:num>
  <w:num w:numId="5">
    <w:abstractNumId w:val="31"/>
  </w:num>
  <w:num w:numId="6">
    <w:abstractNumId w:val="23"/>
  </w:num>
  <w:num w:numId="7">
    <w:abstractNumId w:val="20"/>
  </w:num>
  <w:num w:numId="8">
    <w:abstractNumId w:val="10"/>
  </w:num>
  <w:num w:numId="9">
    <w:abstractNumId w:val="29"/>
  </w:num>
  <w:num w:numId="10">
    <w:abstractNumId w:val="15"/>
  </w:num>
  <w:num w:numId="11">
    <w:abstractNumId w:val="19"/>
  </w:num>
  <w:num w:numId="12">
    <w:abstractNumId w:val="21"/>
  </w:num>
  <w:num w:numId="13">
    <w:abstractNumId w:val="2"/>
  </w:num>
  <w:num w:numId="14">
    <w:abstractNumId w:val="14"/>
  </w:num>
  <w:num w:numId="15">
    <w:abstractNumId w:val="13"/>
  </w:num>
  <w:num w:numId="16">
    <w:abstractNumId w:val="18"/>
  </w:num>
  <w:num w:numId="17">
    <w:abstractNumId w:val="9"/>
  </w:num>
  <w:num w:numId="18">
    <w:abstractNumId w:val="33"/>
  </w:num>
  <w:num w:numId="19">
    <w:abstractNumId w:val="11"/>
  </w:num>
  <w:num w:numId="20">
    <w:abstractNumId w:val="35"/>
  </w:num>
  <w:num w:numId="21">
    <w:abstractNumId w:val="34"/>
  </w:num>
  <w:num w:numId="22">
    <w:abstractNumId w:val="7"/>
  </w:num>
  <w:num w:numId="23">
    <w:abstractNumId w:val="3"/>
  </w:num>
  <w:num w:numId="24">
    <w:abstractNumId w:val="16"/>
  </w:num>
  <w:num w:numId="25">
    <w:abstractNumId w:val="30"/>
  </w:num>
  <w:num w:numId="26">
    <w:abstractNumId w:val="24"/>
  </w:num>
  <w:num w:numId="27">
    <w:abstractNumId w:val="25"/>
  </w:num>
  <w:num w:numId="28">
    <w:abstractNumId w:val="4"/>
  </w:num>
  <w:num w:numId="29">
    <w:abstractNumId w:val="17"/>
  </w:num>
  <w:num w:numId="30">
    <w:abstractNumId w:val="26"/>
  </w:num>
  <w:num w:numId="31">
    <w:abstractNumId w:val="22"/>
  </w:num>
  <w:num w:numId="32">
    <w:abstractNumId w:val="12"/>
  </w:num>
  <w:num w:numId="33">
    <w:abstractNumId w:val="28"/>
  </w:num>
  <w:num w:numId="34">
    <w:abstractNumId w:val="32"/>
  </w:num>
  <w:num w:numId="35">
    <w:abstractNumId w:val="0"/>
  </w:num>
  <w:num w:numId="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removePersonalInformation/>
  <w:bordersDoNotSurroundHeader/>
  <w:bordersDoNotSurroundFooter/>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78B"/>
    <w:rsid w:val="00010E16"/>
    <w:rsid w:val="00042660"/>
    <w:rsid w:val="0005349F"/>
    <w:rsid w:val="00076C06"/>
    <w:rsid w:val="00137FA8"/>
    <w:rsid w:val="00161496"/>
    <w:rsid w:val="00161C6E"/>
    <w:rsid w:val="001D2EDE"/>
    <w:rsid w:val="001E11CB"/>
    <w:rsid w:val="00210197"/>
    <w:rsid w:val="002619E6"/>
    <w:rsid w:val="00322BEF"/>
    <w:rsid w:val="0033553C"/>
    <w:rsid w:val="00342C0F"/>
    <w:rsid w:val="003A38CB"/>
    <w:rsid w:val="00475333"/>
    <w:rsid w:val="00484695"/>
    <w:rsid w:val="00586700"/>
    <w:rsid w:val="00596B8B"/>
    <w:rsid w:val="006469B6"/>
    <w:rsid w:val="007077E5"/>
    <w:rsid w:val="00737336"/>
    <w:rsid w:val="00816003"/>
    <w:rsid w:val="0083076C"/>
    <w:rsid w:val="00A65634"/>
    <w:rsid w:val="00A72345"/>
    <w:rsid w:val="00A851F3"/>
    <w:rsid w:val="00A9355B"/>
    <w:rsid w:val="00AA7A27"/>
    <w:rsid w:val="00AB02DE"/>
    <w:rsid w:val="00B3603B"/>
    <w:rsid w:val="00BD0B14"/>
    <w:rsid w:val="00C8171F"/>
    <w:rsid w:val="00C86F24"/>
    <w:rsid w:val="00D117FC"/>
    <w:rsid w:val="00D56BC1"/>
    <w:rsid w:val="00D92C0B"/>
    <w:rsid w:val="00E10A69"/>
    <w:rsid w:val="00EB5E53"/>
    <w:rsid w:val="00EC6D79"/>
    <w:rsid w:val="00EC6E73"/>
    <w:rsid w:val="00EF278B"/>
    <w:rsid w:val="00F8147D"/>
    <w:rsid w:val="00FD50BA"/>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D00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0">
    <w:name w:val="Normal"/>
    <w:qFormat/>
    <w:rsid w:val="00A65634"/>
    <w:pPr>
      <w:widowControl w:val="0"/>
      <w:wordWrap w:val="0"/>
      <w:autoSpaceDE w:val="0"/>
      <w:autoSpaceDN w:val="0"/>
    </w:pPr>
  </w:style>
  <w:style w:type="paragraph" w:styleId="2">
    <w:name w:val="heading 2"/>
    <w:basedOn w:val="a0"/>
    <w:link w:val="2Char"/>
    <w:uiPriority w:val="9"/>
    <w:qFormat/>
    <w:rsid w:val="00A65634"/>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바탕글"/>
    <w:basedOn w:val="a0"/>
    <w:pPr>
      <w:spacing w:after="0" w:line="384" w:lineRule="auto"/>
      <w:textAlignment w:val="baseline"/>
    </w:pPr>
    <w:rPr>
      <w:rFonts w:ascii="함초롬바탕" w:eastAsia="굴림" w:hAnsi="굴림" w:cs="굴림"/>
      <w:color w:val="000000"/>
      <w:kern w:val="0"/>
      <w:szCs w:val="20"/>
    </w:rPr>
  </w:style>
  <w:style w:type="paragraph" w:styleId="a5">
    <w:name w:val="Body Text"/>
    <w:basedOn w:val="a0"/>
    <w:link w:val="Char"/>
    <w:uiPriority w:val="99"/>
    <w:unhideWhenUsed/>
    <w:pPr>
      <w:spacing w:after="0" w:line="384" w:lineRule="auto"/>
      <w:ind w:left="300"/>
      <w:textAlignment w:val="baseline"/>
    </w:pPr>
    <w:rPr>
      <w:rFonts w:ascii="함초롬바탕" w:eastAsia="굴림" w:hAnsi="굴림" w:cs="굴림"/>
      <w:color w:val="000000"/>
      <w:kern w:val="0"/>
      <w:szCs w:val="20"/>
    </w:rPr>
  </w:style>
  <w:style w:type="character" w:customStyle="1" w:styleId="Char">
    <w:name w:val="본문 Char"/>
    <w:basedOn w:val="a1"/>
    <w:link w:val="a5"/>
    <w:uiPriority w:val="99"/>
    <w:rPr>
      <w:rFonts w:ascii="함초롬바탕" w:eastAsia="굴림" w:hAnsi="굴림" w:cs="굴림"/>
      <w:color w:val="000000"/>
      <w:kern w:val="0"/>
      <w:szCs w:val="20"/>
    </w:rPr>
  </w:style>
  <w:style w:type="paragraph" w:customStyle="1" w:styleId="a">
    <w:name w:val="개조식서술"/>
    <w:basedOn w:val="a0"/>
    <w:pPr>
      <w:numPr>
        <w:numId w:val="3"/>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360" w:lineRule="auto"/>
      <w:ind w:left="200"/>
      <w:textAlignment w:val="baseline"/>
    </w:pPr>
    <w:rPr>
      <w:rFonts w:ascii="함초롬돋움" w:eastAsia="굴림" w:hAnsi="굴림" w:cs="굴림"/>
      <w:color w:val="000000"/>
      <w:kern w:val="0"/>
      <w:szCs w:val="20"/>
    </w:rPr>
  </w:style>
  <w:style w:type="paragraph" w:styleId="a6">
    <w:name w:val="Balloon Text"/>
    <w:basedOn w:val="a0"/>
    <w:link w:val="Char0"/>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1"/>
    <w:link w:val="a6"/>
    <w:uiPriority w:val="99"/>
    <w:semiHidden/>
    <w:rPr>
      <w:rFonts w:asciiTheme="majorHAnsi" w:eastAsiaTheme="majorEastAsia" w:hAnsiTheme="majorHAnsi" w:cstheme="majorBidi"/>
      <w:sz w:val="18"/>
      <w:szCs w:val="18"/>
    </w:rPr>
  </w:style>
  <w:style w:type="paragraph" w:customStyle="1" w:styleId="1">
    <w:name w:val="바탕글1"/>
    <w:uiPriority w:val="2"/>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384" w:lineRule="auto"/>
      <w:textAlignment w:val="baseline"/>
    </w:pPr>
    <w:rPr>
      <w:rFonts w:ascii="함초롬바탕" w:eastAsia="굴림"/>
      <w:color w:val="000000"/>
    </w:rPr>
  </w:style>
  <w:style w:type="paragraph" w:styleId="a7">
    <w:name w:val="header"/>
    <w:basedOn w:val="a0"/>
    <w:link w:val="Char1"/>
    <w:uiPriority w:val="99"/>
    <w:unhideWhenUsed/>
    <w:rsid w:val="0083076C"/>
    <w:pPr>
      <w:tabs>
        <w:tab w:val="center" w:pos="4513"/>
        <w:tab w:val="right" w:pos="9026"/>
      </w:tabs>
      <w:snapToGrid w:val="0"/>
    </w:pPr>
  </w:style>
  <w:style w:type="character" w:customStyle="1" w:styleId="Char1">
    <w:name w:val="머리글 Char"/>
    <w:basedOn w:val="a1"/>
    <w:link w:val="a7"/>
    <w:uiPriority w:val="99"/>
    <w:rsid w:val="0083076C"/>
  </w:style>
  <w:style w:type="paragraph" w:styleId="a8">
    <w:name w:val="footer"/>
    <w:basedOn w:val="a0"/>
    <w:link w:val="Char2"/>
    <w:uiPriority w:val="99"/>
    <w:unhideWhenUsed/>
    <w:rsid w:val="0083076C"/>
    <w:pPr>
      <w:tabs>
        <w:tab w:val="center" w:pos="4513"/>
        <w:tab w:val="right" w:pos="9026"/>
      </w:tabs>
      <w:snapToGrid w:val="0"/>
    </w:pPr>
  </w:style>
  <w:style w:type="character" w:customStyle="1" w:styleId="Char2">
    <w:name w:val="바닥글 Char"/>
    <w:basedOn w:val="a1"/>
    <w:link w:val="a8"/>
    <w:uiPriority w:val="99"/>
    <w:rsid w:val="0083076C"/>
  </w:style>
  <w:style w:type="character" w:styleId="a9">
    <w:name w:val="Hyperlink"/>
    <w:basedOn w:val="a1"/>
    <w:uiPriority w:val="99"/>
    <w:unhideWhenUsed/>
    <w:rsid w:val="002619E6"/>
    <w:rPr>
      <w:color w:val="0563C1" w:themeColor="hyperlink"/>
      <w:u w:val="single"/>
    </w:rPr>
  </w:style>
  <w:style w:type="paragraph" w:styleId="aa">
    <w:name w:val="List Paragraph"/>
    <w:basedOn w:val="a0"/>
    <w:uiPriority w:val="34"/>
    <w:qFormat/>
    <w:rsid w:val="00322BEF"/>
    <w:pPr>
      <w:spacing w:after="0" w:line="240" w:lineRule="auto"/>
      <w:ind w:leftChars="400" w:left="800"/>
    </w:pPr>
  </w:style>
  <w:style w:type="table" w:styleId="ab">
    <w:name w:val="Table Grid"/>
    <w:basedOn w:val="a2"/>
    <w:uiPriority w:val="59"/>
    <w:rsid w:val="00A65634"/>
    <w:pPr>
      <w:spacing w:after="0" w:line="240" w:lineRule="auto"/>
      <w:jc w:val="left"/>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A65634"/>
    <w:pPr>
      <w:widowControl w:val="0"/>
      <w:autoSpaceDE w:val="0"/>
      <w:autoSpaceDN w:val="0"/>
      <w:adjustRightInd w:val="0"/>
      <w:spacing w:after="0" w:line="240" w:lineRule="auto"/>
      <w:jc w:val="left"/>
    </w:pPr>
    <w:rPr>
      <w:rFonts w:ascii="Garamond" w:hAnsi="Garamond" w:cs="Garamond"/>
      <w:color w:val="000000"/>
      <w:kern w:val="0"/>
      <w:sz w:val="24"/>
      <w:szCs w:val="24"/>
      <w:lang w:eastAsia="en-US"/>
    </w:rPr>
  </w:style>
  <w:style w:type="character" w:customStyle="1" w:styleId="2Char">
    <w:name w:val="제목 2 Char"/>
    <w:basedOn w:val="a1"/>
    <w:link w:val="2"/>
    <w:uiPriority w:val="9"/>
    <w:rsid w:val="00A65634"/>
    <w:rPr>
      <w:rFonts w:ascii="굴림" w:eastAsia="굴림" w:hAnsi="굴림" w:cs="굴림"/>
      <w:b/>
      <w:bCs/>
      <w:kern w:val="0"/>
      <w:sz w:val="36"/>
      <w:szCs w:val="36"/>
    </w:rPr>
  </w:style>
  <w:style w:type="paragraph" w:styleId="ac">
    <w:name w:val="Normal (Web)"/>
    <w:basedOn w:val="a0"/>
    <w:uiPriority w:val="99"/>
    <w:semiHidden/>
    <w:unhideWhenUsed/>
    <w:rsid w:val="00A65634"/>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d">
    <w:name w:val="Strong"/>
    <w:basedOn w:val="a1"/>
    <w:uiPriority w:val="22"/>
    <w:qFormat/>
    <w:rsid w:val="00A65634"/>
    <w:rPr>
      <w:b/>
      <w:bCs/>
    </w:rPr>
  </w:style>
  <w:style w:type="character" w:styleId="ae">
    <w:name w:val="Emphasis"/>
    <w:basedOn w:val="a1"/>
    <w:uiPriority w:val="20"/>
    <w:qFormat/>
    <w:rsid w:val="00A65634"/>
    <w:rPr>
      <w:i/>
      <w:iCs/>
    </w:rPr>
  </w:style>
  <w:style w:type="paragraph" w:customStyle="1" w:styleId="10">
    <w:name w:val="표준1"/>
    <w:basedOn w:val="a0"/>
    <w:rsid w:val="00B3603B"/>
    <w:pPr>
      <w:wordWrap/>
      <w:spacing w:after="200" w:line="276" w:lineRule="auto"/>
      <w:jc w:val="left"/>
      <w:textAlignment w:val="baseline"/>
    </w:pPr>
    <w:rPr>
      <w:rFonts w:ascii="맑은 고딕" w:eastAsia="굴림" w:hAnsi="굴림" w:cs="굴림"/>
      <w:color w:val="000000"/>
      <w:kern w:val="0"/>
      <w:sz w:val="22"/>
    </w:rPr>
  </w:style>
  <w:style w:type="paragraph" w:customStyle="1" w:styleId="FFFFB9FFFFD9FFFFC5FFFFC1FFFFB1FFFFDB">
    <w:name w:val="FFFFB9FFFFD9FFFFC5FFFFC1FFFFB1FFFFDB"/>
    <w:rsid w:val="00B3603B"/>
    <w:pPr>
      <w:widowControl w:val="0"/>
      <w:wordWrap w:val="0"/>
      <w:autoSpaceDE w:val="0"/>
      <w:autoSpaceDN w:val="0"/>
      <w:adjustRightInd w:val="0"/>
      <w:spacing w:after="0" w:line="384" w:lineRule="auto"/>
      <w:textAlignment w:val="baseline"/>
    </w:pPr>
    <w:rPr>
      <w:rFonts w:ascii="ÇÔÃÊ·Òµ¸¿ò" w:eastAsia="Times New Roman" w:hAnsi="ÇÔÃÊ·Òµ¸¿ò" w:cs="ÇÔÃÊ·Òµ¸¿ò"/>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693188">
      <w:bodyDiv w:val="1"/>
      <w:marLeft w:val="0"/>
      <w:marRight w:val="0"/>
      <w:marTop w:val="0"/>
      <w:marBottom w:val="0"/>
      <w:divBdr>
        <w:top w:val="none" w:sz="0" w:space="0" w:color="auto"/>
        <w:left w:val="none" w:sz="0" w:space="0" w:color="auto"/>
        <w:bottom w:val="none" w:sz="0" w:space="0" w:color="auto"/>
        <w:right w:val="none" w:sz="0" w:space="0" w:color="auto"/>
      </w:divBdr>
    </w:div>
    <w:div w:id="340164113">
      <w:bodyDiv w:val="1"/>
      <w:marLeft w:val="0"/>
      <w:marRight w:val="0"/>
      <w:marTop w:val="0"/>
      <w:marBottom w:val="0"/>
      <w:divBdr>
        <w:top w:val="none" w:sz="0" w:space="0" w:color="auto"/>
        <w:left w:val="none" w:sz="0" w:space="0" w:color="auto"/>
        <w:bottom w:val="none" w:sz="0" w:space="0" w:color="auto"/>
        <w:right w:val="none" w:sz="0" w:space="0" w:color="auto"/>
      </w:divBdr>
    </w:div>
    <w:div w:id="863708358">
      <w:bodyDiv w:val="1"/>
      <w:marLeft w:val="0"/>
      <w:marRight w:val="0"/>
      <w:marTop w:val="0"/>
      <w:marBottom w:val="0"/>
      <w:divBdr>
        <w:top w:val="none" w:sz="0" w:space="0" w:color="auto"/>
        <w:left w:val="none" w:sz="0" w:space="0" w:color="auto"/>
        <w:bottom w:val="none" w:sz="0" w:space="0" w:color="auto"/>
        <w:right w:val="none" w:sz="0" w:space="0" w:color="auto"/>
      </w:divBdr>
      <w:divsChild>
        <w:div w:id="1661497942">
          <w:marLeft w:val="0"/>
          <w:marRight w:val="0"/>
          <w:marTop w:val="0"/>
          <w:marBottom w:val="0"/>
          <w:divBdr>
            <w:top w:val="none" w:sz="0" w:space="0" w:color="auto"/>
            <w:left w:val="none" w:sz="0" w:space="0" w:color="auto"/>
            <w:bottom w:val="none" w:sz="0" w:space="0" w:color="auto"/>
            <w:right w:val="none" w:sz="0" w:space="0" w:color="auto"/>
          </w:divBdr>
          <w:divsChild>
            <w:div w:id="1814252822">
              <w:marLeft w:val="0"/>
              <w:marRight w:val="0"/>
              <w:marTop w:val="0"/>
              <w:marBottom w:val="0"/>
              <w:divBdr>
                <w:top w:val="none" w:sz="0" w:space="0" w:color="auto"/>
                <w:left w:val="none" w:sz="0" w:space="0" w:color="auto"/>
                <w:bottom w:val="none" w:sz="0" w:space="0" w:color="auto"/>
                <w:right w:val="none" w:sz="0" w:space="0" w:color="auto"/>
              </w:divBdr>
              <w:divsChild>
                <w:div w:id="1605116713">
                  <w:marLeft w:val="0"/>
                  <w:marRight w:val="0"/>
                  <w:marTop w:val="0"/>
                  <w:marBottom w:val="0"/>
                  <w:divBdr>
                    <w:top w:val="single" w:sz="6" w:space="0" w:color="C4C7C5"/>
                    <w:left w:val="single" w:sz="6" w:space="0" w:color="C4C7C5"/>
                    <w:bottom w:val="single" w:sz="6" w:space="0" w:color="C4C7C5"/>
                    <w:right w:val="single" w:sz="6" w:space="0" w:color="C4C7C5"/>
                  </w:divBdr>
                  <w:divsChild>
                    <w:div w:id="1127510136">
                      <w:marLeft w:val="0"/>
                      <w:marRight w:val="0"/>
                      <w:marTop w:val="0"/>
                      <w:marBottom w:val="0"/>
                      <w:divBdr>
                        <w:top w:val="none" w:sz="0" w:space="0" w:color="auto"/>
                        <w:left w:val="none" w:sz="0" w:space="0" w:color="auto"/>
                        <w:bottom w:val="none" w:sz="0" w:space="0" w:color="auto"/>
                        <w:right w:val="none" w:sz="0" w:space="0" w:color="auto"/>
                      </w:divBdr>
                      <w:divsChild>
                        <w:div w:id="1109817388">
                          <w:marLeft w:val="0"/>
                          <w:marRight w:val="0"/>
                          <w:marTop w:val="0"/>
                          <w:marBottom w:val="0"/>
                          <w:divBdr>
                            <w:top w:val="none" w:sz="0" w:space="0" w:color="auto"/>
                            <w:left w:val="none" w:sz="0" w:space="0" w:color="auto"/>
                            <w:bottom w:val="none" w:sz="0" w:space="0" w:color="auto"/>
                            <w:right w:val="none" w:sz="0" w:space="0" w:color="auto"/>
                          </w:divBdr>
                        </w:div>
                        <w:div w:id="1380588354">
                          <w:marLeft w:val="0"/>
                          <w:marRight w:val="0"/>
                          <w:marTop w:val="0"/>
                          <w:marBottom w:val="0"/>
                          <w:divBdr>
                            <w:top w:val="none" w:sz="0" w:space="0" w:color="auto"/>
                            <w:left w:val="none" w:sz="0" w:space="0" w:color="auto"/>
                            <w:bottom w:val="none" w:sz="0" w:space="0" w:color="auto"/>
                            <w:right w:val="none" w:sz="0" w:space="0" w:color="auto"/>
                          </w:divBdr>
                          <w:divsChild>
                            <w:div w:id="128936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449716">
      <w:bodyDiv w:val="1"/>
      <w:marLeft w:val="0"/>
      <w:marRight w:val="0"/>
      <w:marTop w:val="0"/>
      <w:marBottom w:val="0"/>
      <w:divBdr>
        <w:top w:val="none" w:sz="0" w:space="0" w:color="auto"/>
        <w:left w:val="none" w:sz="0" w:space="0" w:color="auto"/>
        <w:bottom w:val="none" w:sz="0" w:space="0" w:color="auto"/>
        <w:right w:val="none" w:sz="0" w:space="0" w:color="auto"/>
      </w:divBdr>
      <w:divsChild>
        <w:div w:id="363751568">
          <w:marLeft w:val="0"/>
          <w:marRight w:val="0"/>
          <w:marTop w:val="0"/>
          <w:marBottom w:val="0"/>
          <w:divBdr>
            <w:top w:val="none" w:sz="0" w:space="0" w:color="auto"/>
            <w:left w:val="none" w:sz="0" w:space="0" w:color="auto"/>
            <w:bottom w:val="none" w:sz="0" w:space="0" w:color="auto"/>
            <w:right w:val="none" w:sz="0" w:space="0" w:color="auto"/>
          </w:divBdr>
          <w:divsChild>
            <w:div w:id="1829513960">
              <w:marLeft w:val="0"/>
              <w:marRight w:val="0"/>
              <w:marTop w:val="0"/>
              <w:marBottom w:val="0"/>
              <w:divBdr>
                <w:top w:val="none" w:sz="0" w:space="0" w:color="auto"/>
                <w:left w:val="none" w:sz="0" w:space="0" w:color="auto"/>
                <w:bottom w:val="none" w:sz="0" w:space="0" w:color="auto"/>
                <w:right w:val="none" w:sz="0" w:space="0" w:color="auto"/>
              </w:divBdr>
              <w:divsChild>
                <w:div w:id="1947343746">
                  <w:marLeft w:val="0"/>
                  <w:marRight w:val="0"/>
                  <w:marTop w:val="0"/>
                  <w:marBottom w:val="0"/>
                  <w:divBdr>
                    <w:top w:val="single" w:sz="6" w:space="0" w:color="C4C7C5"/>
                    <w:left w:val="single" w:sz="6" w:space="0" w:color="C4C7C5"/>
                    <w:bottom w:val="single" w:sz="6" w:space="0" w:color="C4C7C5"/>
                    <w:right w:val="single" w:sz="6" w:space="0" w:color="C4C7C5"/>
                  </w:divBdr>
                  <w:divsChild>
                    <w:div w:id="1263418772">
                      <w:marLeft w:val="0"/>
                      <w:marRight w:val="0"/>
                      <w:marTop w:val="0"/>
                      <w:marBottom w:val="0"/>
                      <w:divBdr>
                        <w:top w:val="none" w:sz="0" w:space="0" w:color="auto"/>
                        <w:left w:val="none" w:sz="0" w:space="0" w:color="auto"/>
                        <w:bottom w:val="none" w:sz="0" w:space="0" w:color="auto"/>
                        <w:right w:val="none" w:sz="0" w:space="0" w:color="auto"/>
                      </w:divBdr>
                      <w:divsChild>
                        <w:div w:id="412556762">
                          <w:marLeft w:val="0"/>
                          <w:marRight w:val="0"/>
                          <w:marTop w:val="0"/>
                          <w:marBottom w:val="0"/>
                          <w:divBdr>
                            <w:top w:val="none" w:sz="0" w:space="0" w:color="auto"/>
                            <w:left w:val="none" w:sz="0" w:space="0" w:color="auto"/>
                            <w:bottom w:val="none" w:sz="0" w:space="0" w:color="auto"/>
                            <w:right w:val="none" w:sz="0" w:space="0" w:color="auto"/>
                          </w:divBdr>
                        </w:div>
                        <w:div w:id="853960520">
                          <w:marLeft w:val="0"/>
                          <w:marRight w:val="0"/>
                          <w:marTop w:val="0"/>
                          <w:marBottom w:val="0"/>
                          <w:divBdr>
                            <w:top w:val="none" w:sz="0" w:space="0" w:color="auto"/>
                            <w:left w:val="none" w:sz="0" w:space="0" w:color="auto"/>
                            <w:bottom w:val="none" w:sz="0" w:space="0" w:color="auto"/>
                            <w:right w:val="none" w:sz="0" w:space="0" w:color="auto"/>
                          </w:divBdr>
                          <w:divsChild>
                            <w:div w:id="84725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1921</Words>
  <Characters>10956</Characters>
  <Application>Microsoft Office Word</Application>
  <DocSecurity>0</DocSecurity>
  <Lines>91</Lines>
  <Paragraphs>25</Paragraphs>
  <ScaleCrop>false</ScaleCrop>
  <HeadingPairs>
    <vt:vector size="2" baseType="variant">
      <vt:variant>
        <vt:lpstr>제목</vt:lpstr>
      </vt:variant>
      <vt:variant>
        <vt:i4>1</vt:i4>
      </vt:variant>
    </vt:vector>
  </HeadingPairs>
  <TitlesOfParts>
    <vt:vector size="1" baseType="lpstr">
      <vt:lpstr>Syllabus</vt:lpstr>
    </vt:vector>
  </TitlesOfParts>
  <LinksUpToDate>false</LinksUpToDate>
  <CharactersWithSpaces>12852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
  <dc:creator/>
  <cp:keywords/>
  <dc:description/>
  <cp:lastModifiedBy/>
  <cp:revision>1</cp:revision>
  <dcterms:created xsi:type="dcterms:W3CDTF">2026-02-02T00:07:00Z</dcterms:created>
  <dcterms:modified xsi:type="dcterms:W3CDTF">2026-03-02T09:31:00Z</dcterms:modified>
  <cp:version>1200.0100.01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56df6c58-de9f-4006-a1f1-a83f9d430186</vt:lpwstr>
  </property>
</Properties>
</file>