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jc w:val="center"/>
        <w:spacing w:after="0" w:line="276" w:lineRule="auto"/>
        <w:textAlignment w:val="baseline"/>
        <w:rPr>
          <w:rFonts w:eastAsiaTheme="minorHAnsi" w:cs="굴림"/>
          <w:color w:val="000000"/>
          <w:szCs w:val="20"/>
          <w:kern w:val="0"/>
        </w:rPr>
      </w:pPr>
      <w:bookmarkStart w:id="1" w:name="_top"/>
      <w:bookmarkEnd w:id="1"/>
      <w:r>
        <w:rPr>
          <w:rFonts w:eastAsiaTheme="minorHAnsi" w:cs="함초롬바탕"/>
          <w:b/>
          <w:bCs/>
          <w:color w:val="000000"/>
          <w:sz w:val="40"/>
          <w:szCs w:val="40"/>
          <w:kern w:val="0"/>
        </w:rPr>
        <w:t>Syllabus</w:t>
      </w:r>
    </w:p>
    <w:p>
      <w:pPr>
        <w:spacing w:after="0" w:line="276" w:lineRule="auto"/>
        <w:textAlignment w:val="baseline"/>
        <w:rPr>
          <w:rFonts w:eastAsiaTheme="minorHAnsi" w:cs="굴림"/>
          <w:color w:val="000000"/>
          <w:szCs w:val="20"/>
          <w:kern w:val="0"/>
        </w:rPr>
      </w:pPr>
      <w:r>
        <w:rPr>
          <w:rFonts w:eastAsiaTheme="minorHAnsi" w:cs="굴림"/>
          <w:b/>
          <w:bCs/>
          <w:color w:val="000000"/>
          <w:sz w:val="24"/>
          <w:szCs w:val="24"/>
          <w:kern w:val="0"/>
        </w:rPr>
        <w:t>Spring semester 2026</w:t>
      </w:r>
    </w:p>
    <w:tbl>
      <w:tblPr>
        <w:tblOverlap w:val="never"/>
        <w:tblW w:w="10475" w:type="dxa"/>
        <w:tblLook w:val="04A0" w:firstRow="1" w:lastRow="0" w:firstColumn="1" w:lastColumn="0" w:noHBand="0" w:noVBand="1"/>
        <w:tblCellMar>
          <w:top w:w="15" w:type="dxa"/>
          <w:left w:w="15" w:type="dxa"/>
          <w:bottom w:w="15" w:type="dxa"/>
          <w:right w:w="15" w:type="dxa"/>
        </w:tblCellMar>
      </w:tblPr>
      <w:tblGrid>
        <w:gridCol w:w="1042"/>
        <w:gridCol w:w="1495"/>
        <w:gridCol w:w="353"/>
        <w:gridCol w:w="639"/>
        <w:gridCol w:w="664"/>
        <w:gridCol w:w="328"/>
        <w:gridCol w:w="1315"/>
        <w:gridCol w:w="963"/>
        <w:gridCol w:w="793"/>
        <w:gridCol w:w="1044"/>
        <w:gridCol w:w="1839"/>
      </w:tblGrid>
      <w:tr>
        <w:trPr>
          <w:trHeight w:val="426" w:hRule="atLeast"/>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pStyle w:val="a4"/>
              <w:wordWrap/>
              <w:jc w:val="center"/>
              <w:rPr>
                <w:rFonts w:asciiTheme="majorHAnsi" w:eastAsiaTheme="majorHAnsi" w:hAnsiTheme="majorHAnsi"/>
                <w:b/>
                <w:bCs/>
              </w:rPr>
            </w:pPr>
            <w:r>
              <w:rPr>
                <w:rFonts w:asciiTheme="majorHAnsi" w:eastAsiaTheme="majorHAnsi" w:hAnsiTheme="majorHAnsi" w:cs="함초롬돋움"/>
                <w:b/>
                <w:bCs/>
              </w:rPr>
              <w:t>Differential Equations</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spacing w:after="0" w:line="276" w:lineRule="auto"/>
              <w:textAlignment w:val="baseline"/>
              <w:rPr>
                <w:rFonts w:eastAsiaTheme="minorHAnsi" w:cs="굴림"/>
                <w:b/>
                <w:color w:val="000000"/>
                <w:szCs w:val="20"/>
                <w:kern w:val="0"/>
              </w:rPr>
            </w:pPr>
            <w:r>
              <w:rPr>
                <w:rFonts w:eastAsiaTheme="minorHAnsi" w:cs="굴림"/>
                <w:b/>
                <w:color w:val="000000"/>
                <w:szCs w:val="20"/>
                <w:kern w:val="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E</w:t>
            </w:r>
            <w:r>
              <w:rPr>
                <w:rFonts w:eastAsiaTheme="minorHAnsi" w:cs="굴림"/>
                <w:b/>
                <w:color w:val="000000"/>
                <w:szCs w:val="20"/>
                <w:kern w:val="0"/>
              </w:rPr>
              <w:t>MC3113</w:t>
            </w: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bCs/>
                <w:color w:val="FF0000"/>
                <w:szCs w:val="20"/>
                <w:kern w:val="0"/>
              </w:rPr>
            </w:pPr>
            <w:r>
              <w:rPr>
                <w:rFonts w:eastAsiaTheme="minorHAnsi" w:cs="굴림"/>
                <w:b/>
                <w:bCs/>
                <w:color w:val="FF0000"/>
                <w:szCs w:val="20"/>
                <w:kern w:val="0"/>
              </w:rPr>
              <w:t>3</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w:t>
            </w:r>
            <w:r>
              <w:rPr>
                <w:rFonts w:eastAsiaTheme="minorHAnsi" w:cs="굴림"/>
                <w:b/>
                <w:color w:val="000000"/>
                <w:szCs w:val="20"/>
                <w:kern w:val="0"/>
              </w:rPr>
              <w:t>3511</w:t>
            </w:r>
          </w:p>
        </w:tc>
      </w:tr>
      <w:tr>
        <w:trPr>
          <w:trHeight w:val="379" w:hRule="atLeast"/>
        </w:trPr>
        <w:tc>
          <w:tcPr>
            <w:tcW w:w="0" w:type="auto"/>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0" w:type="auto"/>
            <w:gridSpan w:val="2"/>
            <w:vMerge w:val="continue"/>
            <w:tcBorders>
              <w:top w:val="single" w:sz="12" w:space="0" w:color="000000"/>
              <w:left w:val="single" w:sz="2" w:space="0" w:color="000000"/>
              <w:bottom w:val="single" w:sz="12" w:space="0" w:color="000000"/>
              <w:right w:val="single" w:sz="1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A</w:t>
            </w:r>
            <w:r>
              <w:rPr>
                <w:rFonts w:eastAsiaTheme="minorHAnsi" w:cs="굴림"/>
                <w:b/>
                <w:color w:val="000000"/>
                <w:szCs w:val="20"/>
                <w:kern w:val="0"/>
              </w:rPr>
              <w:t>dvanced</w:t>
            </w:r>
          </w:p>
          <w:p>
            <w:pPr>
              <w:wordWrap/>
              <w:jc w:val="center"/>
              <w:spacing w:after="0" w:line="276" w:lineRule="auto"/>
              <w:textAlignment w:val="baseline"/>
              <w:rPr>
                <w:rFonts w:eastAsiaTheme="minorHAnsi" w:cs="굴림"/>
                <w:b/>
                <w:color w:val="000000"/>
                <w:szCs w:val="20"/>
                <w:kern w:val="0"/>
              </w:rPr>
            </w:pPr>
            <w:r>
              <w:rPr>
                <w:lang w:eastAsia="ko-KR"/>
                <w:rFonts w:eastAsiaTheme="minorHAnsi" w:cs="굴림"/>
                <w:b/>
                <w:color w:val="000000"/>
                <w:szCs w:val="20"/>
                <w:kern w:val="0"/>
                <w:rtl w:val="off"/>
              </w:rPr>
              <w:t>Elective</w:t>
            </w: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4</w:t>
            </w:r>
          </w:p>
        </w:tc>
        <w:tc>
          <w:tcPr>
            <w:tcW w:w="0" w:type="auto"/>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839" w:type="dxa"/>
            <w:vMerge w:val="continue"/>
            <w:tcBorders>
              <w:top w:val="single" w:sz="12" w:space="0" w:color="000000"/>
              <w:left w:val="single" w:sz="2" w:space="0" w:color="000000"/>
              <w:bottom w:val="single" w:sz="12" w:space="0" w:color="000000"/>
              <w:right w:val="single" w:sz="1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r>
      <w:tr>
        <w:trPr>
          <w:trHeight w:val="426" w:hRule="atLeast"/>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 xml:space="preserve">Office </w:t>
            </w:r>
            <w:r>
              <w:rPr>
                <w:rFonts w:eastAsiaTheme="minorHAnsi" w:cs="함초롬돋움"/>
                <w:b/>
                <w:bCs/>
                <w:color w:val="000000"/>
                <w:szCs w:val="20"/>
                <w:kern w:val="0"/>
              </w:rPr>
              <w:t>H</w:t>
            </w:r>
            <w:r>
              <w:rPr>
                <w:rFonts w:eastAsiaTheme="minorHAnsi" w:cs="함초롬돋움"/>
                <w:b/>
                <w:bCs/>
                <w:color w:val="000000"/>
                <w:szCs w:val="20"/>
                <w:kern w:val="0"/>
              </w:rPr>
              <w:t>our</w:t>
            </w:r>
            <w:r>
              <w:rPr>
                <w:rFonts w:eastAsiaTheme="minorHAnsi" w:cs="함초롬돋움"/>
                <w:b/>
                <w:bCs/>
                <w:color w:val="000000"/>
                <w:szCs w:val="20"/>
                <w:kern w:val="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함초롬돋움"/>
                <w:b/>
                <w:bCs/>
                <w:color w:val="000000"/>
                <w:szCs w:val="20"/>
                <w:kern w:val="0"/>
              </w:rPr>
              <w:t>E-mail</w:t>
            </w:r>
          </w:p>
        </w:tc>
      </w:tr>
      <w:tr>
        <w:trPr>
          <w:trHeight w:val="425" w:hRule="atLeast"/>
        </w:trPr>
        <w:tc>
          <w:tcPr>
            <w:tcW w:w="0" w:type="auto"/>
            <w:vMerge w:val="continue"/>
            <w:tcBorders>
              <w:top w:val="single" w:sz="12" w:space="0" w:color="000000"/>
              <w:left w:val="single" w:sz="12" w:space="0" w:color="000000"/>
              <w:bottom w:val="single" w:sz="12" w:space="0" w:color="000000"/>
              <w:right w:val="single" w:sz="2" w:space="0" w:color="000000"/>
            </w:tcBorders>
            <w:vAlign w:val="center"/>
            <w:hideMark/>
          </w:tcPr>
          <w:p>
            <w:pPr>
              <w:autoSpaceDE/>
              <w:autoSpaceDN/>
              <w:widowControl/>
              <w:wordWrap/>
              <w:jc w:val="left"/>
              <w:spacing w:after="0" w:line="276" w:lineRule="auto"/>
              <w:rPr>
                <w:rFonts w:eastAsiaTheme="minorHAnsi" w:cs="굴림"/>
                <w:b/>
                <w:color w:val="000000"/>
                <w:szCs w:val="20"/>
                <w:kern w:val="0"/>
              </w:rPr>
            </w:pPr>
          </w:p>
        </w:tc>
        <w:tc>
          <w:tcPr>
            <w:tcW w:w="149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w:t>
            </w:r>
            <w:r>
              <w:rPr>
                <w:rFonts w:eastAsiaTheme="minorHAnsi" w:cs="굴림"/>
                <w:b/>
                <w:color w:val="000000"/>
                <w:szCs w:val="20"/>
                <w:kern w:val="0"/>
              </w:rPr>
              <w:t>yojin</w:t>
            </w:r>
            <w:r>
              <w:rPr>
                <w:rFonts w:eastAsiaTheme="minorHAnsi" w:cs="굴림"/>
                <w:b/>
                <w:color w:val="000000"/>
                <w:szCs w:val="20"/>
                <w:kern w:val="0"/>
              </w:rPr>
              <w:t xml:space="preserve"> Kim</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1</w:t>
            </w:r>
          </w:p>
        </w:tc>
        <w:tc>
          <w:tcPr>
            <w:tcW w:w="992"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w:t>
            </w:r>
            <w:r>
              <w:rPr>
                <w:rFonts w:eastAsiaTheme="minorHAnsi" w:cs="굴림"/>
                <w:b/>
                <w:color w:val="000000"/>
                <w:szCs w:val="20"/>
                <w:kern w:val="0"/>
              </w:rPr>
              <w:t>3502</w:t>
            </w:r>
          </w:p>
        </w:tc>
        <w:tc>
          <w:tcPr>
            <w:tcW w:w="1315" w:type="dxa"/>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M</w:t>
            </w:r>
            <w:r>
              <w:rPr>
                <w:rFonts w:eastAsiaTheme="minorHAnsi" w:cs="굴림"/>
                <w:b/>
                <w:color w:val="000000"/>
                <w:szCs w:val="20"/>
                <w:kern w:val="0"/>
              </w:rPr>
              <w:t>on 2,6,7</w:t>
            </w:r>
          </w:p>
        </w:tc>
        <w:tc>
          <w:tcPr>
            <w:tcW w:w="1756" w:type="dxa"/>
            <w:gridSpan w:val="2"/>
            <w:tcBorders>
              <w:top w:val="single" w:sz="12" w:space="0" w:color="000000"/>
              <w:left w:val="single" w:sz="2" w:space="0" w:color="000000"/>
              <w:bottom w:val="single" w:sz="12" w:space="0" w:color="auto"/>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0</w:t>
            </w:r>
            <w:r>
              <w:rPr>
                <w:rFonts w:eastAsiaTheme="minorHAnsi" w:cs="굴림"/>
                <w:b/>
                <w:color w:val="000000"/>
                <w:szCs w:val="20"/>
                <w:kern w:val="0"/>
              </w:rPr>
              <w:t>51-606-2385</w:t>
            </w:r>
          </w:p>
        </w:tc>
        <w:tc>
          <w:tcPr>
            <w:tcW w:w="2883" w:type="dxa"/>
            <w:gridSpan w:val="2"/>
            <w:tcBorders>
              <w:top w:val="single" w:sz="12" w:space="0" w:color="000000"/>
              <w:left w:val="single" w:sz="2" w:space="0" w:color="000000"/>
              <w:bottom w:val="single" w:sz="12" w:space="0" w:color="auto"/>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b/>
                <w:color w:val="000000"/>
                <w:szCs w:val="20"/>
                <w:kern w:val="0"/>
              </w:rPr>
            </w:pPr>
            <w:r>
              <w:rPr>
                <w:rFonts w:eastAsiaTheme="minorHAnsi" w:cs="굴림"/>
                <w:b/>
                <w:color w:val="000000"/>
                <w:szCs w:val="20"/>
                <w:kern w:val="0"/>
              </w:rPr>
              <w:t>h</w:t>
            </w:r>
            <w:r>
              <w:rPr>
                <w:rFonts w:eastAsiaTheme="minorHAnsi" w:cs="굴림"/>
                <w:b/>
                <w:color w:val="000000"/>
                <w:szCs w:val="20"/>
                <w:kern w:val="0"/>
              </w:rPr>
              <w:t>yojinkim@ksa.kaist.ac.kr</w:t>
            </w:r>
          </w:p>
        </w:tc>
      </w:tr>
    </w:tbl>
    <w:p>
      <w:pPr>
        <w:spacing w:after="0" w:line="276" w:lineRule="auto"/>
        <w:textAlignment w:val="baseline"/>
        <w:rPr>
          <w:rFonts w:eastAsiaTheme="minorHAnsi" w:cs="굴림"/>
          <w:b/>
          <w:bCs/>
          <w:color w:val="000000"/>
          <w:sz w:val="18"/>
          <w:szCs w:val="18"/>
          <w:kern w:val="0"/>
        </w:rPr>
      </w:pPr>
      <w:r>
        <w:rPr>
          <w:rFonts w:eastAsiaTheme="minorHAnsi" w:cs="굴림"/>
          <w:b/>
          <w:bCs/>
          <w:color w:val="000000"/>
          <w:sz w:val="18"/>
          <w:szCs w:val="18"/>
          <w:kern w:val="0"/>
        </w:rPr>
        <w:t>*</w:t>
      </w:r>
      <w:r>
        <w:rPr>
          <w:rFonts w:eastAsiaTheme="minorHAnsi" w:cs="굴림"/>
          <w:b/>
          <w:bCs/>
          <w:color w:val="000000"/>
          <w:sz w:val="18"/>
          <w:szCs w:val="18"/>
          <w:kern w:val="0"/>
        </w:rPr>
        <w:t>Office Hour: Time for students to ask questions and discuss lecture or lab topics with teachers for deeper understanding.</w:t>
      </w:r>
    </w:p>
    <w:p>
      <w:pPr>
        <w:spacing w:after="0" w:line="276" w:lineRule="auto"/>
        <w:textAlignment w:val="baseline"/>
        <w:rPr>
          <w:rFonts w:eastAsiaTheme="minorHAnsi" w:cs="굴림"/>
          <w:b/>
          <w:bCs/>
          <w:color w:val="000000"/>
          <w:sz w:val="10"/>
          <w:szCs w:val="1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1. </w:t>
      </w:r>
      <w:r>
        <w:rPr>
          <w:rFonts w:eastAsiaTheme="minorHAnsi" w:cs="함초롬바탕"/>
          <w:b/>
          <w:bCs/>
          <w:color w:val="000000"/>
          <w:sz w:val="22"/>
          <w:kern w:val="0"/>
        </w:rPr>
        <w:t>Course Description</w:t>
      </w:r>
      <w:del w:id="2" w:author="만든 이" w:date="2023-04-26T15:39:00Z">
        <w:r>
          <w:rPr>
            <w:rFonts w:eastAsiaTheme="minorHAnsi" w:cs="함초롬바탕"/>
            <w:b/>
            <w:bCs/>
            <w:color w:val="000000"/>
            <w:sz w:val="22"/>
            <w:kern w:val="0"/>
          </w:rPr>
          <w:delText>s</w:delText>
        </w:r>
      </w:del>
    </w:p>
    <w:tbl>
      <w:tblPr>
        <w:tblOverlap w:val="never"/>
        <w:tblW w:w="10487" w:type="dxa"/>
        <w:tblLook w:val="04A0" w:firstRow="1" w:lastRow="0" w:firstColumn="1" w:lastColumn="0" w:noHBand="0" w:noVBand="1"/>
        <w:tblCellMar>
          <w:top w:w="15" w:type="dxa"/>
          <w:left w:w="15" w:type="dxa"/>
          <w:bottom w:w="15" w:type="dxa"/>
          <w:right w:w="15" w:type="dxa"/>
        </w:tblCellMar>
      </w:tblPr>
      <w:tblGrid>
        <w:gridCol w:w="10487"/>
      </w:tblGrid>
      <w:tr>
        <w:trPr>
          <w:trHeight w:val="1400" w:hRule="atLeast"/>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spacing w:after="0" w:line="276" w:lineRule="auto"/>
              <w:textAlignment w:val="baseline"/>
              <w:rPr>
                <w:rFonts w:eastAsiaTheme="minorHAnsi" w:cs="굴림"/>
                <w:b/>
                <w:bCs/>
                <w:color w:val="000000"/>
                <w:szCs w:val="20"/>
                <w:kern w:val="0"/>
                <w:spacing w:val="-20"/>
              </w:rPr>
            </w:pPr>
            <w:r>
              <w:rPr>
                <w:rFonts w:eastAsiaTheme="minorHAnsi" w:cs="굴림"/>
                <w:b/>
                <w:bCs/>
                <w:color w:val="000000"/>
                <w:szCs w:val="20"/>
                <w:kern w:val="0"/>
                <w:spacing w:val="-20"/>
              </w:rPr>
              <w:t>Course Description</w:t>
            </w:r>
          </w:p>
          <w:p>
            <w:pPr>
              <w:spacing w:after="0" w:line="276" w:lineRule="auto"/>
              <w:textAlignment w:val="baseline"/>
              <w:rPr>
                <w:rFonts w:eastAsiaTheme="minorHAnsi" w:cs="굴림"/>
                <w:color w:val="000000"/>
                <w:szCs w:val="20"/>
                <w:kern w:val="0"/>
                <w:spacing w:val="-20"/>
              </w:rPr>
            </w:pPr>
            <w:r>
              <w:rPr>
                <w:rFonts w:eastAsiaTheme="minorHAnsi" w:cs="굴림"/>
                <w:color w:val="000000"/>
                <w:szCs w:val="20"/>
                <w:kern w:val="0"/>
                <w:spacing w:val="-20"/>
              </w:rPr>
              <w:t>This course introduces the theory and techniques of ordinary and partial differential equations. Topics covered include first-order differential equations, higher-order linear differential equations, series solutions, Laplace transforms, systems of differential equations, and an introduction to partial differential equations.</w:t>
            </w:r>
          </w:p>
          <w:p>
            <w:pPr>
              <w:spacing w:after="0" w:line="276" w:lineRule="auto"/>
              <w:textAlignment w:val="baseline"/>
              <w:rPr>
                <w:rFonts w:eastAsiaTheme="minorHAnsi" w:cs="굴림"/>
                <w:color w:val="000000"/>
                <w:szCs w:val="20"/>
                <w:kern w:val="0"/>
                <w:spacing w:val="-20"/>
              </w:rPr>
            </w:pPr>
          </w:p>
          <w:p>
            <w:pPr>
              <w:spacing w:after="0" w:line="276" w:lineRule="auto"/>
              <w:textAlignment w:val="baseline"/>
              <w:rPr>
                <w:rFonts w:eastAsiaTheme="minorHAnsi" w:cs="굴림"/>
                <w:b/>
                <w:bCs/>
                <w:color w:val="000000"/>
                <w:szCs w:val="20"/>
                <w:kern w:val="0"/>
                <w:spacing w:val="-20"/>
              </w:rPr>
            </w:pPr>
            <w:r>
              <w:rPr>
                <w:rFonts w:eastAsiaTheme="minorHAnsi" w:cs="굴림"/>
                <w:b/>
                <w:bCs/>
                <w:color w:val="000000"/>
                <w:szCs w:val="20"/>
                <w:kern w:val="0"/>
                <w:spacing w:val="-20"/>
              </w:rPr>
              <w:t>Course Objectives</w:t>
            </w:r>
          </w:p>
          <w:p>
            <w:pPr>
              <w:spacing w:after="0" w:line="276" w:lineRule="auto"/>
              <w:textAlignment w:val="baseline"/>
              <w:rPr>
                <w:rFonts w:eastAsiaTheme="minorHAnsi" w:cs="굴림"/>
                <w:color w:val="000000"/>
                <w:szCs w:val="20"/>
                <w:kern w:val="0"/>
                <w:spacing w:val="-20"/>
              </w:rPr>
            </w:pPr>
            <w:r>
              <w:rPr>
                <w:rFonts w:eastAsiaTheme="minorHAnsi" w:cs="굴림"/>
                <w:color w:val="000000"/>
                <w:szCs w:val="20"/>
                <w:kern w:val="0"/>
                <w:spacing w:val="-20"/>
              </w:rPr>
              <w:t>●</w:t>
            </w:r>
            <w:r>
              <w:rPr>
                <w:rFonts w:eastAsiaTheme="minorHAnsi" w:cs="굴림"/>
                <w:color w:val="000000"/>
                <w:szCs w:val="20"/>
                <w:kern w:val="0"/>
                <w:spacing w:val="-20"/>
              </w:rPr>
              <w:t xml:space="preserve"> Understand the fundamental concepts and techniques of solving ordinary differential equations. </w:t>
            </w:r>
          </w:p>
          <w:p>
            <w:pPr>
              <w:spacing w:after="0" w:line="276" w:lineRule="auto"/>
              <w:textAlignment w:val="baseline"/>
              <w:rPr>
                <w:rFonts w:eastAsiaTheme="minorHAnsi" w:cs="굴림"/>
                <w:color w:val="000000"/>
                <w:szCs w:val="20"/>
                <w:kern w:val="0"/>
                <w:spacing w:val="-20"/>
              </w:rPr>
            </w:pPr>
            <w:r>
              <w:rPr>
                <w:rFonts w:eastAsiaTheme="minorHAnsi" w:cs="굴림"/>
                <w:color w:val="000000"/>
                <w:szCs w:val="20"/>
                <w:kern w:val="0"/>
                <w:spacing w:val="-20"/>
              </w:rPr>
              <w:t>●</w:t>
            </w:r>
            <w:r>
              <w:rPr>
                <w:rFonts w:eastAsiaTheme="minorHAnsi" w:cs="굴림"/>
                <w:color w:val="000000"/>
                <w:szCs w:val="20"/>
                <w:kern w:val="0"/>
                <w:spacing w:val="-20"/>
              </w:rPr>
              <w:t xml:space="preserve"> Gain proficiency in solving various types of differential equations using analytical and numerical methods. </w:t>
            </w:r>
          </w:p>
          <w:p>
            <w:pPr>
              <w:spacing w:after="0" w:line="276" w:lineRule="auto"/>
              <w:textAlignment w:val="baseline"/>
              <w:rPr>
                <w:rFonts w:eastAsiaTheme="minorHAnsi" w:cs="굴림"/>
                <w:color w:val="000000"/>
                <w:szCs w:val="20"/>
                <w:kern w:val="0"/>
                <w:spacing w:val="-20"/>
              </w:rPr>
            </w:pPr>
            <w:r>
              <w:rPr>
                <w:rFonts w:eastAsiaTheme="minorHAnsi" w:cs="굴림"/>
                <w:color w:val="000000"/>
                <w:szCs w:val="20"/>
                <w:kern w:val="0"/>
                <w:spacing w:val="-20"/>
              </w:rPr>
              <w:t>●</w:t>
            </w:r>
            <w:r>
              <w:rPr>
                <w:rFonts w:eastAsiaTheme="minorHAnsi" w:cs="굴림"/>
                <w:color w:val="000000"/>
                <w:szCs w:val="20"/>
                <w:kern w:val="0"/>
                <w:spacing w:val="-20"/>
              </w:rPr>
              <w:t xml:space="preserve"> Develop an understanding of the applications of differential equations in various fields such as physics, engineering, and biology.</w:t>
            </w:r>
          </w:p>
          <w:p>
            <w:pPr>
              <w:spacing w:after="0" w:line="276" w:lineRule="auto"/>
              <w:textAlignment w:val="baseline"/>
              <w:rPr>
                <w:rFonts w:eastAsiaTheme="minorHAnsi" w:cs="굴림"/>
                <w:color w:val="000000"/>
                <w:szCs w:val="20"/>
                <w:kern w:val="0"/>
                <w:spacing w:val="-20"/>
              </w:rPr>
            </w:pPr>
            <w:r>
              <w:rPr>
                <w:rFonts w:eastAsiaTheme="minorHAnsi" w:cs="굴림"/>
                <w:color w:val="000000"/>
                <w:szCs w:val="20"/>
                <w:kern w:val="0"/>
                <w:spacing w:val="-20"/>
              </w:rPr>
              <w:t>●</w:t>
            </w:r>
            <w:r>
              <w:rPr>
                <w:rFonts w:eastAsiaTheme="minorHAnsi" w:cs="굴림"/>
                <w:color w:val="000000"/>
                <w:szCs w:val="20"/>
                <w:kern w:val="0"/>
                <w:spacing w:val="-20"/>
              </w:rPr>
              <w:t xml:space="preserve"> Be able to analyze and interpret solutions to differential equations in practical contexts.</w:t>
            </w:r>
          </w:p>
        </w:tc>
      </w:tr>
    </w:tbl>
    <w:p>
      <w:pPr>
        <w:spacing w:after="0" w:line="276" w:lineRule="auto"/>
        <w:textAlignment w:val="baseline"/>
        <w:rPr>
          <w:rFonts w:eastAsiaTheme="minorHAnsi" w:cs="굴림"/>
          <w:color w:val="FF0000"/>
          <w:sz w:val="10"/>
          <w:szCs w:val="1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2. Core Target Competencies</w:t>
      </w:r>
    </w:p>
    <w:tbl>
      <w:tblPr>
        <w:tblOverlap w:val="never"/>
        <w:tblW w:w="10487" w:type="dxa"/>
        <w:tblLook w:val="04A0" w:firstRow="1" w:lastRow="0" w:firstColumn="1" w:lastColumn="0" w:noHBand="0" w:noVBand="1"/>
        <w:tblCellMar>
          <w:top w:w="15" w:type="dxa"/>
          <w:left w:w="15" w:type="dxa"/>
          <w:bottom w:w="15" w:type="dxa"/>
          <w:right w:w="15" w:type="dxa"/>
        </w:tblCellMar>
      </w:tblPr>
      <w:tblGrid>
        <w:gridCol w:w="2097"/>
        <w:gridCol w:w="2097"/>
        <w:gridCol w:w="2098"/>
        <w:gridCol w:w="2097"/>
        <w:gridCol w:w="2098"/>
      </w:tblGrid>
      <w:tr>
        <w:trPr>
          <w:trHeight w:val="370" w:hRule="atLeast"/>
        </w:trPr>
        <w:tc>
          <w:tcPr>
            <w:tcW w:w="10487" w:type="dxa"/>
            <w:gridSpan w:val="5"/>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함초롬돋움"/>
                <w:b/>
                <w:bCs/>
                <w:color w:val="000000"/>
                <w:sz w:val="22"/>
                <w:kern w:val="0"/>
              </w:rPr>
              <w:t>Subject Core Competencies</w:t>
            </w:r>
          </w:p>
        </w:tc>
      </w:tr>
      <w:tr>
        <w:trPr>
          <w:trHeight w:val="526" w:hRule="atLeast"/>
        </w:trPr>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ind w:left="18" w:hanging="10"/>
              <w:wordWrap/>
              <w:jc w:val="center"/>
              <w:spacing w:after="0" w:line="276" w:lineRule="auto"/>
              <w:textAlignment w:val="baseline"/>
              <w:rPr>
                <w:rFonts w:eastAsiaTheme="minorHAnsi" w:cs="굴림"/>
                <w:b/>
                <w:bCs/>
                <w:szCs w:val="20"/>
                <w:kern w:val="0"/>
              </w:rPr>
            </w:pPr>
            <w:r>
              <w:rPr>
                <w:rFonts w:eastAsiaTheme="minorHAnsi" w:cs="굴림"/>
                <w:b/>
                <w:bCs/>
                <w:szCs w:val="20"/>
                <w:kern w:val="0"/>
              </w:rPr>
              <w:t>Conceptual Understanding</w:t>
            </w:r>
          </w:p>
        </w:tc>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b/>
                <w:bCs/>
                <w:szCs w:val="20"/>
                <w:kern w:val="0"/>
              </w:rPr>
            </w:pPr>
            <w:r>
              <w:rPr>
                <w:rFonts w:eastAsiaTheme="minorHAnsi" w:cs="굴림"/>
                <w:b/>
                <w:bCs/>
                <w:szCs w:val="20"/>
                <w:kern w:val="0"/>
              </w:rPr>
              <w:t>Computational Accuracy</w:t>
            </w:r>
          </w:p>
        </w:tc>
        <w:tc>
          <w:tcPr>
            <w:tcW w:w="20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b/>
                <w:bCs/>
                <w:szCs w:val="20"/>
                <w:kern w:val="0"/>
              </w:rPr>
            </w:pPr>
            <w:r>
              <w:rPr>
                <w:rFonts w:eastAsiaTheme="minorHAnsi" w:cs="굴림"/>
                <w:b/>
                <w:bCs/>
                <w:szCs w:val="20"/>
                <w:kern w:val="0"/>
              </w:rPr>
              <w:t>Communication</w:t>
            </w:r>
          </w:p>
        </w:tc>
        <w:tc>
          <w:tcPr>
            <w:tcW w:w="209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b/>
                <w:bCs/>
                <w:szCs w:val="20"/>
                <w:kern w:val="0"/>
              </w:rPr>
            </w:pPr>
            <w:r>
              <w:rPr>
                <w:rFonts w:eastAsiaTheme="minorHAnsi" w:cs="굴림"/>
                <w:b/>
                <w:bCs/>
                <w:szCs w:val="20"/>
                <w:kern w:val="0"/>
              </w:rPr>
              <w:t>Reasoning &amp; Thinking Skills</w:t>
            </w:r>
          </w:p>
        </w:tc>
        <w:tc>
          <w:tcPr>
            <w:tcW w:w="20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wordWrap/>
              <w:jc w:val="center"/>
              <w:spacing w:after="0" w:line="276" w:lineRule="auto"/>
              <w:textAlignment w:val="baseline"/>
              <w:rPr>
                <w:rFonts w:eastAsiaTheme="minorHAnsi" w:cs="굴림"/>
                <w:b/>
                <w:bCs/>
                <w:szCs w:val="20"/>
                <w:kern w:val="0"/>
              </w:rPr>
            </w:pPr>
            <w:r>
              <w:rPr>
                <w:rFonts w:eastAsiaTheme="minorHAnsi" w:cs="굴림"/>
                <w:b/>
                <w:bCs/>
                <w:szCs w:val="20"/>
                <w:kern w:val="0"/>
              </w:rPr>
              <w:t>Application</w:t>
            </w:r>
          </w:p>
        </w:tc>
      </w:tr>
      <w:tr>
        <w:trPr>
          <w:trHeight w:val="596" w:hRule="atLeast"/>
        </w:trPr>
        <w:tc>
          <w:tcPr>
            <w:tcW w:w="10487"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pStyle w:val="a4"/>
              <w:wordWrap/>
              <w:jc w:val="left"/>
              <w:spacing w:line="288" w:lineRule="auto"/>
            </w:pPr>
            <w:r>
              <w:rPr>
                <w:rFonts w:eastAsia="함초롬바탕"/>
                <w:b/>
                <w:bCs/>
              </w:rPr>
              <w:t>Conceptual Understanding</w:t>
            </w:r>
            <w:r>
              <w:rPr>
                <w:rFonts w:eastAsia="함초롬바탕"/>
              </w:rPr>
              <w:t>: The ability to accurately understand mathematical definitions, concepts, and properties, and to identify relationships with new concepts based on this understanding.</w:t>
            </w:r>
            <w:r>
              <w:br/>
            </w:r>
            <w:r>
              <w:rPr>
                <w:rFonts w:eastAsia="함초롬바탕"/>
                <w:b/>
                <w:bCs/>
              </w:rPr>
              <w:t>Computational Accuracy</w:t>
            </w:r>
            <w:r>
              <w:rPr>
                <w:rFonts w:eastAsia="함초롬바탕"/>
              </w:rPr>
              <w:t>: The ability to solve problems or compute values accurately and efficiently using mathematical procedures and algorithms.</w:t>
            </w:r>
            <w:r>
              <w:br/>
            </w:r>
            <w:r>
              <w:rPr>
                <w:rFonts w:eastAsia="함초롬바탕"/>
                <w:b/>
                <w:bCs/>
              </w:rPr>
              <w:t>Communication</w:t>
            </w:r>
            <w:r>
              <w:rPr>
                <w:rFonts w:eastAsia="함초롬바탕"/>
              </w:rPr>
              <w:t>: The ability to clearly express mathematical ideas, solution processes, and problem-solving strategies through speech, writing, or visual representations, and to effectively communicate with others.</w:t>
            </w:r>
            <w:r>
              <w:br/>
            </w:r>
            <w:r>
              <w:rPr>
                <w:rFonts w:eastAsia="함초롬바탕"/>
                <w:b/>
                <w:bCs/>
              </w:rPr>
              <w:t>Reasoning &amp; Thinking</w:t>
            </w:r>
            <w:r>
              <w:rPr>
                <w:rFonts w:eastAsia="함초롬바탕"/>
              </w:rPr>
              <w:t>: The ability to logically analyze and evaluate mathematical ideas and solution strategies, make valid inferences, and construct sound arguments in problem-solving contexts.</w:t>
            </w:r>
            <w:r>
              <w:br/>
            </w:r>
            <w:r>
              <w:rPr>
                <w:rFonts w:eastAsia="함초롬바탕"/>
                <w:b/>
                <w:bCs/>
              </w:rPr>
              <w:t>Application</w:t>
            </w:r>
            <w:r>
              <w:rPr>
                <w:rFonts w:eastAsia="함초롬바탕"/>
              </w:rPr>
              <w:t>: The ability to apply mathematical ideas and strategies to new or real-world situations by transferring knowledge and integrating different concepts effectively.</w:t>
            </w:r>
          </w:p>
          <w:p>
            <w:pPr>
              <w:wordWrap/>
              <w:jc w:val="left"/>
              <w:spacing w:after="0" w:line="240" w:lineRule="auto"/>
              <w:textAlignment w:val="baseline"/>
              <w:rPr>
                <w:rFonts w:eastAsiaTheme="minorHAnsi" w:cs="굴림"/>
                <w:color w:val="000000"/>
                <w:sz w:val="12"/>
                <w:szCs w:val="12"/>
                <w:kern w:val="0"/>
              </w:rPr>
            </w:pPr>
          </w:p>
        </w:tc>
      </w:tr>
    </w:tbl>
    <w:p>
      <w:pPr>
        <w:spacing w:after="0" w:line="276" w:lineRule="auto"/>
        <w:textAlignment w:val="baseline"/>
        <w:rPr>
          <w:rFonts w:eastAsiaTheme="minorHAnsi" w:cs="굴림"/>
          <w:color w:val="FF0000"/>
          <w:szCs w:val="20"/>
          <w:kern w:val="0"/>
        </w:rPr>
      </w:pPr>
    </w:p>
    <w:p>
      <w:pPr>
        <w:spacing w:after="0" w:line="240" w:lineRule="auto"/>
        <w:textAlignment w:val="baseline"/>
        <w:rPr>
          <w:rFonts w:eastAsiaTheme="minorHAnsi" w:cs="굴림"/>
          <w:color w:val="000000"/>
          <w:szCs w:val="20"/>
          <w:kern w:val="0"/>
        </w:rPr>
      </w:pPr>
      <w:r>
        <w:rPr>
          <w:rFonts w:eastAsiaTheme="minorHAnsi" w:cs="굴림"/>
          <w:b/>
          <w:bCs/>
          <w:color w:val="000000"/>
          <w:sz w:val="22"/>
          <w:kern w:val="0"/>
        </w:rPr>
        <w:t>3. Textbooks and References</w:t>
      </w:r>
    </w:p>
    <w:p>
      <w:pPr>
        <w:ind w:left="300"/>
        <w:spacing w:after="0" w:line="240" w:lineRule="auto"/>
        <w:textAlignment w:val="baseline"/>
        <w:rPr>
          <w:rFonts w:eastAsiaTheme="minorHAnsi" w:cs="굴림"/>
          <w:color w:val="000000"/>
          <w:szCs w:val="20"/>
          <w:kern w:val="0"/>
        </w:rPr>
      </w:pPr>
      <w:r>
        <w:rPr>
          <w:rFonts w:eastAsiaTheme="minorHAnsi" w:cs="굴림"/>
          <w:color w:val="000000"/>
          <w:szCs w:val="20"/>
          <w:kern w:val="0"/>
        </w:rPr>
        <w:t>Elementary Differential Equations and Boundary Value Problems, (12th edition</w:t>
      </w:r>
      <w:r>
        <w:rPr>
          <w:lang w:eastAsia="ko-KR"/>
          <w:rFonts w:eastAsiaTheme="minorHAnsi" w:cs="굴림"/>
          <w:color w:val="000000"/>
          <w:szCs w:val="20"/>
          <w:kern w:val="0"/>
          <w:rtl w:val="off"/>
        </w:rPr>
        <w:t>,</w:t>
      </w:r>
      <w:r>
        <w:rPr>
          <w:rFonts w:eastAsiaTheme="minorHAnsi" w:cs="굴림"/>
          <w:color w:val="000000"/>
          <w:szCs w:val="20"/>
          <w:kern w:val="0"/>
        </w:rPr>
        <w:t xml:space="preserve"> International </w:t>
      </w:r>
      <w:r>
        <w:rPr>
          <w:rFonts w:eastAsiaTheme="minorHAnsi" w:cs="굴림"/>
          <w:color w:val="000000"/>
          <w:szCs w:val="20"/>
          <w:kern w:val="0"/>
        </w:rPr>
        <w:t>Adaptation</w:t>
      </w:r>
      <w:r>
        <w:rPr>
          <w:lang w:eastAsia="ko-KR"/>
          <w:rFonts w:eastAsiaTheme="minorHAnsi" w:cs="굴림"/>
          <w:color w:val="000000"/>
          <w:szCs w:val="20"/>
          <w:kern w:val="0"/>
          <w:rtl w:val="off"/>
        </w:rPr>
        <w:t>)</w:t>
      </w:r>
      <w:r>
        <w:rPr>
          <w:rFonts w:eastAsiaTheme="minorHAnsi" w:cs="굴림"/>
          <w:color w:val="000000"/>
          <w:szCs w:val="20"/>
          <w:kern w:val="0"/>
        </w:rPr>
        <w:t xml:space="preserve">  WILLIAM</w:t>
      </w:r>
      <w:r>
        <w:rPr>
          <w:rFonts w:eastAsiaTheme="minorHAnsi" w:cs="굴림"/>
          <w:color w:val="000000"/>
          <w:szCs w:val="20"/>
          <w:kern w:val="0"/>
        </w:rPr>
        <w:t xml:space="preserve"> E. BOYCE &amp; RICHARD C. DIPRIMA &amp; DOUGLAS B. MEADE, WILEY &amp; </w:t>
      </w:r>
      <w:r>
        <w:rPr>
          <w:rFonts w:eastAsiaTheme="minorHAnsi" w:cs="굴림"/>
          <w:color w:val="000000"/>
          <w:szCs w:val="20"/>
          <w:kern w:val="0"/>
        </w:rPr>
        <w:t>Sonc</w:t>
      </w:r>
      <w:r>
        <w:rPr>
          <w:rFonts w:eastAsiaTheme="minorHAnsi" w:cs="굴림"/>
          <w:color w:val="000000"/>
          <w:szCs w:val="20"/>
          <w:kern w:val="0"/>
        </w:rPr>
        <w:t xml:space="preserve"> Inc</w:t>
      </w:r>
    </w:p>
    <w:p>
      <w:pPr>
        <w:ind w:left="300"/>
        <w:spacing w:after="0" w:line="240" w:lineRule="auto"/>
        <w:textAlignment w:val="baseline"/>
        <w:rPr>
          <w:rFonts w:eastAsiaTheme="minorHAnsi" w:cs="굴림"/>
          <w:color w:val="000000"/>
          <w:sz w:val="10"/>
          <w:szCs w:val="10"/>
          <w:kern w:val="0"/>
        </w:rPr>
      </w:pPr>
    </w:p>
    <w:p>
      <w:pPr>
        <w:ind w:firstLine="100"/>
        <w:spacing w:after="0" w:line="240" w:lineRule="auto"/>
        <w:textAlignment w:val="baseline"/>
        <w:rPr>
          <w:rFonts w:eastAsiaTheme="minorHAnsi" w:cs="굴림"/>
          <w:b/>
          <w:bCs/>
          <w:color w:val="000000"/>
          <w:sz w:val="22"/>
          <w:kern w:val="0"/>
        </w:rPr>
      </w:pPr>
    </w:p>
    <w:p>
      <w:pPr>
        <w:ind w:firstLine="100"/>
        <w:spacing w:after="0" w:line="240" w:lineRule="auto"/>
        <w:textAlignment w:val="baseline"/>
        <w:rPr>
          <w:rFonts w:eastAsiaTheme="minorHAnsi" w:cs="굴림"/>
          <w:color w:val="000000"/>
          <w:szCs w:val="20"/>
          <w:kern w:val="0"/>
        </w:rPr>
      </w:pPr>
      <w:r>
        <w:rPr>
          <w:rFonts w:eastAsiaTheme="minorHAnsi" w:cs="굴림"/>
          <w:b/>
          <w:bCs/>
          <w:color w:val="000000"/>
          <w:sz w:val="22"/>
          <w:kern w:val="0"/>
        </w:rPr>
        <w:t xml:space="preserve">4. </w:t>
      </w:r>
      <w:r>
        <w:rPr>
          <w:rFonts w:eastAsiaTheme="minorHAnsi" w:cs="함초롬바탕"/>
          <w:b/>
          <w:bCs/>
          <w:color w:val="000000"/>
          <w:sz w:val="22"/>
          <w:kern w:val="0"/>
        </w:rPr>
        <w:t>Class Method</w:t>
      </w:r>
      <w:r>
        <w:rPr>
          <w:rFonts w:eastAsiaTheme="minorHAnsi" w:cs="굴림"/>
          <w:b/>
          <w:bCs/>
          <w:color w:val="000000"/>
          <w:sz w:val="22"/>
          <w:kern w:val="0"/>
        </w:rPr>
        <w:t xml:space="preserve"> </w:t>
      </w:r>
    </w:p>
    <w:p>
      <w:pPr>
        <w:ind w:left="28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40" w:lineRule="auto"/>
        <w:textAlignment w:val="baseline"/>
        <w:rPr>
          <w:rFonts w:eastAsiaTheme="minorHAnsi" w:cs="굴림"/>
          <w:color w:val="000000"/>
          <w:sz w:val="18"/>
          <w:szCs w:val="20"/>
          <w:kern w:val="0"/>
        </w:rPr>
      </w:pPr>
      <w:r>
        <w:rPr>
          <w:rFonts w:eastAsiaTheme="minorHAnsi" w:cs="함초롬바탕"/>
          <w:color w:val="000000"/>
          <w:kern w:val="0"/>
        </w:rPr>
        <w:t xml:space="preserve">A. </w:t>
      </w:r>
      <w:r>
        <w:rPr>
          <w:rFonts w:eastAsiaTheme="minorHAnsi" w:cs="함초롬바탕"/>
          <w:color w:val="000000"/>
          <w:kern w:val="0"/>
        </w:rPr>
        <w:t>Explanation of course content by the instructor</w:t>
      </w:r>
    </w:p>
    <w:p>
      <w:pPr>
        <w:ind w:left="300"/>
        <w:spacing w:after="0" w:line="240" w:lineRule="auto"/>
        <w:textAlignment w:val="baseline"/>
        <w:rPr>
          <w:rFonts w:eastAsiaTheme="minorHAnsi" w:cs="굴림"/>
          <w:color w:val="000000"/>
          <w:szCs w:val="20"/>
          <w:kern w:val="0"/>
        </w:rPr>
      </w:pPr>
      <w:r>
        <w:rPr>
          <w:rFonts w:eastAsiaTheme="minorHAnsi" w:cs="함초롬바탕"/>
          <w:color w:val="000000"/>
          <w:szCs w:val="20"/>
          <w:kern w:val="0"/>
        </w:rPr>
        <w:t>B</w:t>
      </w:r>
      <w:r>
        <w:rPr>
          <w:rFonts w:eastAsiaTheme="minorHAnsi" w:cs="굴림"/>
          <w:color w:val="000000"/>
          <w:szCs w:val="20"/>
          <w:kern w:val="0"/>
        </w:rPr>
        <w:t xml:space="preserve">. </w:t>
      </w:r>
      <w:r>
        <w:rPr>
          <w:rFonts w:eastAsiaTheme="minorHAnsi" w:cs="굴림"/>
          <w:color w:val="000000"/>
          <w:szCs w:val="20"/>
          <w:kern w:val="0"/>
        </w:rPr>
        <w:t>Student presentations and participation in class</w:t>
      </w:r>
    </w:p>
    <w:p>
      <w:pPr>
        <w:ind w:left="300"/>
        <w:spacing w:after="0" w:line="240" w:lineRule="auto"/>
        <w:textAlignment w:val="baseline"/>
        <w:rPr>
          <w:rFonts w:eastAsiaTheme="minorHAnsi" w:cs="굴림"/>
          <w:color w:val="000000"/>
          <w:szCs w:val="20"/>
          <w:kern w:val="0"/>
        </w:rPr>
      </w:pPr>
      <w:r>
        <w:rPr>
          <w:rFonts w:eastAsiaTheme="minorHAnsi" w:cs="함초롬바탕"/>
          <w:color w:val="000000"/>
          <w:szCs w:val="20"/>
          <w:kern w:val="0"/>
        </w:rPr>
        <w:t>C</w:t>
      </w:r>
      <w:r>
        <w:rPr>
          <w:rFonts w:eastAsiaTheme="minorHAnsi" w:cs="굴림"/>
          <w:color w:val="000000"/>
          <w:szCs w:val="20"/>
          <w:kern w:val="0"/>
        </w:rPr>
        <w:t xml:space="preserve">. </w:t>
      </w:r>
      <w:r>
        <w:rPr>
          <w:rFonts w:eastAsiaTheme="minorHAnsi" w:cs="굴림"/>
          <w:color w:val="000000"/>
          <w:szCs w:val="20"/>
          <w:kern w:val="0"/>
        </w:rPr>
        <w:t>Assessment through assignments, quizzes, and exams</w:t>
      </w:r>
    </w:p>
    <w:p>
      <w:pPr>
        <w:ind w:left="300"/>
        <w:spacing w:after="0" w:line="240" w:lineRule="auto"/>
        <w:textAlignment w:val="baseline"/>
        <w:rPr>
          <w:rFonts w:eastAsiaTheme="minorHAnsi" w:cs="함초롬바탕"/>
          <w:b/>
          <w:bCs/>
          <w:color w:val="000000"/>
          <w:szCs w:val="20"/>
          <w:kern w:val="0"/>
        </w:rPr>
      </w:pPr>
    </w:p>
    <w:p>
      <w:pPr>
        <w:spacing w:after="0" w:line="276" w:lineRule="auto"/>
        <w:textAlignment w:val="baseline"/>
        <w:rPr>
          <w:rFonts w:eastAsiaTheme="minorHAnsi" w:cs="굴림"/>
          <w:b/>
          <w:bCs/>
          <w:color w:val="000000"/>
          <w:sz w:val="10"/>
          <w:szCs w:val="1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5. Evaluation</w:t>
      </w:r>
    </w:p>
    <w:p>
      <w:pPr>
        <w:ind w:firstLineChars="150" w:firstLine="300"/>
        <w:spacing w:after="0" w:line="276" w:lineRule="auto"/>
        <w:textAlignment w:val="baseline"/>
        <w:rPr>
          <w:rFonts w:eastAsiaTheme="minorHAnsi" w:cs="굴림"/>
          <w:color w:val="000000"/>
          <w:szCs w:val="20"/>
          <w:kern w:val="0"/>
        </w:rPr>
      </w:pPr>
      <w:r>
        <w:rPr>
          <w:rFonts w:eastAsiaTheme="minorHAnsi" w:cs="함초롬바탕"/>
          <w:color w:val="000000"/>
          <w:szCs w:val="20"/>
          <w:kern w:val="0"/>
        </w:rPr>
        <w:t>A</w:t>
      </w:r>
      <w:r>
        <w:rPr>
          <w:rFonts w:eastAsiaTheme="minorHAnsi" w:cs="굴림"/>
          <w:color w:val="000000"/>
          <w:szCs w:val="20"/>
          <w:kern w:val="0"/>
        </w:rPr>
        <w:t xml:space="preserve">. </w:t>
      </w:r>
      <w:r>
        <w:rPr>
          <w:rFonts w:eastAsiaTheme="minorHAnsi" w:cs="함초롬바탕"/>
          <w:color w:val="000000"/>
          <w:szCs w:val="20"/>
          <w:kern w:val="0"/>
        </w:rPr>
        <w:t>Evaluation Criteria</w:t>
      </w:r>
    </w:p>
    <w:tbl>
      <w:tblPr>
        <w:tblOverlap w:val="never"/>
        <w:tblW w:w="0" w:type="auto"/>
        <w:tblLook w:val="04A0" w:firstRow="1" w:lastRow="0" w:firstColumn="1" w:lastColumn="0" w:noHBand="0" w:noVBand="1"/>
        <w:jc w:val="center"/>
        <w:tblCellMar>
          <w:top w:w="15" w:type="dxa"/>
          <w:left w:w="15" w:type="dxa"/>
          <w:bottom w:w="15" w:type="dxa"/>
          <w:right w:w="15" w:type="dxa"/>
        </w:tblCellMar>
      </w:tblPr>
      <w:tblGrid>
        <w:gridCol w:w="1675"/>
        <w:gridCol w:w="1675"/>
        <w:gridCol w:w="1675"/>
        <w:gridCol w:w="1675"/>
        <w:gridCol w:w="1675"/>
        <w:gridCol w:w="1675"/>
      </w:tblGrid>
      <w:tr>
        <w:trPr>
          <w:jc w:val="center"/>
          <w:trHeight w:val="619" w:hRule="atLeast"/>
        </w:trPr>
        <w:tc>
          <w:tcPr>
            <w:tcW w:w="167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color w:val="000000"/>
                <w:szCs w:val="20"/>
                <w:kern w:val="0"/>
              </w:rPr>
            </w:pPr>
            <w:r>
              <w:rPr>
                <w:rFonts w:eastAsiaTheme="minorHAnsi" w:cs="함초롬돋움"/>
                <w:b/>
                <w:bCs/>
                <w:color w:val="000000"/>
                <w:kern w:val="0"/>
              </w:rPr>
              <w:t>Midterm exam</w:t>
            </w:r>
          </w:p>
        </w:tc>
        <w:tc>
          <w:tcPr>
            <w:tcW w:w="16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color w:val="000000"/>
                <w:szCs w:val="20"/>
                <w:kern w:val="0"/>
              </w:rPr>
            </w:pPr>
            <w:r>
              <w:rPr>
                <w:rFonts w:eastAsiaTheme="minorHAnsi" w:cs="함초롬돋움"/>
                <w:b/>
                <w:bCs/>
                <w:color w:val="000000"/>
                <w:kern w:val="0"/>
              </w:rPr>
              <w:t>Final exam</w:t>
            </w:r>
          </w:p>
        </w:tc>
        <w:tc>
          <w:tcPr>
            <w:tcW w:w="16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b/>
                <w:bCs/>
                <w:color w:val="000000"/>
                <w:szCs w:val="20"/>
                <w:kern w:val="0"/>
              </w:rPr>
            </w:pPr>
            <w:r>
              <w:rPr>
                <w:rFonts w:eastAsiaTheme="minorHAnsi" w:cs="굴림"/>
                <w:b/>
                <w:bCs/>
                <w:color w:val="000000"/>
                <w:szCs w:val="20"/>
                <w:kern w:val="0"/>
              </w:rPr>
              <w:t>Attendance</w:t>
            </w:r>
          </w:p>
        </w:tc>
        <w:tc>
          <w:tcPr>
            <w:tcW w:w="16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color w:val="000000"/>
                <w:szCs w:val="20"/>
                <w:kern w:val="0"/>
              </w:rPr>
            </w:pPr>
            <w:r>
              <w:rPr>
                <w:rFonts w:eastAsiaTheme="minorHAnsi" w:cs="함초롬돋움"/>
                <w:b/>
                <w:bCs/>
                <w:color w:val="000000"/>
                <w:kern w:val="0"/>
              </w:rPr>
              <w:t>Quizzes</w:t>
            </w:r>
          </w:p>
        </w:tc>
        <w:tc>
          <w:tcPr>
            <w:tcW w:w="16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b/>
                <w:color w:val="000000"/>
                <w:szCs w:val="20"/>
                <w:kern w:val="0"/>
              </w:rPr>
            </w:pPr>
            <w:r>
              <w:rPr>
                <w:rFonts w:eastAsiaTheme="minorHAnsi" w:cs="굴림"/>
                <w:b/>
                <w:color w:val="000000"/>
                <w:szCs w:val="20"/>
                <w:kern w:val="0"/>
              </w:rPr>
              <w:t>Participation &amp; Homework</w:t>
            </w:r>
          </w:p>
        </w:tc>
        <w:tc>
          <w:tcPr>
            <w:tcW w:w="1675"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eastAsiaTheme="minorHAnsi" w:cs="굴림"/>
                <w:color w:val="000000"/>
                <w:szCs w:val="20"/>
                <w:kern w:val="0"/>
              </w:rPr>
            </w:pPr>
            <w:r>
              <w:rPr>
                <w:rFonts w:eastAsiaTheme="minorHAnsi" w:cs="함초롬돋움"/>
                <w:b/>
                <w:bCs/>
                <w:color w:val="000000"/>
                <w:kern w:val="0"/>
              </w:rPr>
              <w:t>Sum</w:t>
            </w:r>
          </w:p>
        </w:tc>
      </w:tr>
      <w:tr>
        <w:trPr>
          <w:jc w:val="center"/>
          <w:trHeight w:val="459" w:hRule="atLeast"/>
        </w:trPr>
        <w:tc>
          <w:tcPr>
            <w:tcW w:w="1675"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30</w:t>
            </w:r>
            <w:r>
              <w:rPr>
                <w:rFonts w:eastAsiaTheme="minorHAnsi" w:cs="굴림"/>
                <w:color w:val="000000"/>
                <w:szCs w:val="24"/>
                <w:kern w:val="0"/>
              </w:rPr>
              <w:t>%</w:t>
            </w:r>
          </w:p>
        </w:tc>
        <w:tc>
          <w:tcPr>
            <w:tcW w:w="167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4</w:t>
            </w:r>
            <w:r>
              <w:rPr>
                <w:rFonts w:eastAsiaTheme="minorHAnsi" w:cs="굴림"/>
                <w:color w:val="000000"/>
                <w:szCs w:val="24"/>
                <w:kern w:val="0"/>
              </w:rPr>
              <w:t>0%</w:t>
            </w:r>
          </w:p>
        </w:tc>
        <w:tc>
          <w:tcPr>
            <w:tcW w:w="167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1</w:t>
            </w:r>
            <w:r>
              <w:rPr>
                <w:rFonts w:eastAsiaTheme="minorHAnsi" w:cs="굴림"/>
                <w:color w:val="000000"/>
                <w:szCs w:val="24"/>
                <w:kern w:val="0"/>
              </w:rPr>
              <w:t>0%</w:t>
            </w:r>
          </w:p>
        </w:tc>
        <w:tc>
          <w:tcPr>
            <w:tcW w:w="167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1</w:t>
            </w:r>
            <w:r>
              <w:rPr>
                <w:rFonts w:eastAsiaTheme="minorHAnsi" w:cs="굴림"/>
                <w:color w:val="000000"/>
                <w:szCs w:val="24"/>
                <w:kern w:val="0"/>
              </w:rPr>
              <w:t>0%</w:t>
            </w:r>
          </w:p>
        </w:tc>
        <w:tc>
          <w:tcPr>
            <w:tcW w:w="167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szCs w:val="24"/>
                <w:kern w:val="0"/>
              </w:rPr>
            </w:pPr>
            <w:r>
              <w:rPr>
                <w:rFonts w:eastAsiaTheme="minorHAnsi" w:cs="굴림"/>
                <w:color w:val="000000"/>
                <w:szCs w:val="24"/>
                <w:kern w:val="0"/>
              </w:rPr>
              <w:t>1</w:t>
            </w:r>
            <w:r>
              <w:rPr>
                <w:rFonts w:eastAsiaTheme="minorHAnsi" w:cs="굴림"/>
                <w:color w:val="000000"/>
                <w:szCs w:val="24"/>
                <w:kern w:val="0"/>
              </w:rPr>
              <w:t>0%</w:t>
            </w:r>
          </w:p>
        </w:tc>
        <w:tc>
          <w:tcPr>
            <w:tcW w:w="1675"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pPr>
              <w:wordWrap/>
              <w:jc w:val="center"/>
              <w:spacing w:after="0" w:line="276" w:lineRule="auto"/>
              <w:textAlignment w:val="baseline"/>
              <w:rPr>
                <w:rFonts w:eastAsiaTheme="minorHAnsi" w:cs="굴림"/>
                <w:color w:val="000000"/>
                <w:kern w:val="0"/>
              </w:rPr>
            </w:pPr>
            <w:r>
              <w:rPr>
                <w:rFonts w:eastAsiaTheme="minorHAnsi" w:cs="굴림"/>
                <w:color w:val="000000"/>
                <w:kern w:val="0"/>
              </w:rPr>
              <w:t>1</w:t>
            </w:r>
            <w:r>
              <w:rPr>
                <w:rFonts w:eastAsiaTheme="minorHAnsi" w:cs="굴림"/>
                <w:color w:val="000000"/>
                <w:kern w:val="0"/>
              </w:rPr>
              <w:t>00%</w:t>
            </w:r>
          </w:p>
        </w:tc>
      </w:tr>
    </w:tbl>
    <w:p>
      <w:pPr>
        <w:ind w:left="33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sz w:val="10"/>
          <w:szCs w:val="10"/>
          <w:kern w:val="0"/>
        </w:rPr>
      </w:pPr>
    </w:p>
    <w:p>
      <w:pPr>
        <w:ind w:left="334"/>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B. Evaluation Method</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 xml:space="preserve">(1) </w:t>
      </w:r>
      <w:r>
        <w:rPr>
          <w:rFonts w:eastAsiaTheme="minorHAnsi" w:cs="함초롬바탕"/>
          <w:b/>
          <w:bCs/>
          <w:color w:val="000000"/>
          <w:kern w:val="0"/>
        </w:rPr>
        <w:t>Midterm Exam, Final Exam</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 xml:space="preserve">  - Written exams will be administered during the semester. Covered sections will be informed later.</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lang w:eastAsia="ko-KR"/>
          <w:rFonts w:eastAsiaTheme="minorHAnsi" w:cs="함초롬바탕"/>
          <w:color w:val="000000"/>
          <w:kern w:val="0"/>
          <w:rtl w:val="off"/>
        </w:rPr>
      </w:pP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lang w:eastAsia="ko-KR"/>
          <w:rFonts w:eastAsiaTheme="minorHAnsi" w:cs="함초롬바탕"/>
          <w:b/>
          <w:bCs/>
          <w:color w:val="000000"/>
          <w:kern w:val="0"/>
          <w:rtl w:val="off"/>
        </w:rPr>
      </w:pPr>
      <w:r>
        <w:rPr>
          <w:lang w:eastAsia="ko-KR"/>
          <w:rFonts w:eastAsiaTheme="minorHAnsi" w:cs="함초롬바탕"/>
          <w:color w:val="000000"/>
          <w:kern w:val="0"/>
          <w:rtl w:val="off"/>
        </w:rPr>
        <w:t xml:space="preserve">(2) </w:t>
      </w:r>
      <w:r>
        <w:rPr>
          <w:lang w:eastAsia="ko-KR"/>
          <w:rFonts w:eastAsiaTheme="minorHAnsi" w:cs="함초롬바탕"/>
          <w:b/>
          <w:bCs/>
          <w:color w:val="000000"/>
          <w:kern w:val="0"/>
          <w:rtl w:val="off"/>
        </w:rPr>
        <w:t>Attendance</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lang w:eastAsia="ko-KR"/>
          <w:rFonts w:eastAsiaTheme="minorHAnsi" w:cs="함초롬바탕"/>
          <w:color w:val="000000"/>
          <w:kern w:val="0"/>
          <w:rtl w:val="off"/>
        </w:rPr>
      </w:pPr>
      <w:r>
        <w:rPr>
          <w:lang w:eastAsia="ko-KR"/>
          <w:rFonts w:eastAsiaTheme="minorHAnsi" w:cs="함초롬바탕"/>
          <w:color w:val="000000"/>
          <w:kern w:val="0"/>
          <w:rtl w:val="off"/>
        </w:rPr>
        <w:t xml:space="preserve">  - A penalty of 1 point will be given for tardiness and 3 points for absence.</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함초롬바탕"/>
          <w:color w:val="000000"/>
          <w:kern w:val="0"/>
        </w:rPr>
      </w:pPr>
      <w:r>
        <w:rPr>
          <w:rFonts w:eastAsiaTheme="minorHAnsi" w:cs="함초롬바탕"/>
          <w:color w:val="000000"/>
          <w:kern w:val="0"/>
        </w:rPr>
        <w:t>(</w:t>
      </w:r>
      <w:r>
        <w:rPr>
          <w:lang w:eastAsia="ko-KR"/>
          <w:rFonts w:eastAsiaTheme="minorHAnsi" w:cs="함초롬바탕"/>
          <w:color w:val="000000"/>
          <w:kern w:val="0"/>
          <w:rtl w:val="off"/>
        </w:rPr>
        <w:t>3</w:t>
      </w:r>
      <w:r>
        <w:rPr>
          <w:rFonts w:eastAsiaTheme="minorHAnsi" w:cs="함초롬바탕"/>
          <w:color w:val="000000"/>
          <w:kern w:val="0"/>
        </w:rPr>
        <w:t xml:space="preserve">) </w:t>
      </w:r>
      <w:r>
        <w:rPr>
          <w:rFonts w:eastAsiaTheme="minorHAnsi" w:cs="함초롬바탕"/>
          <w:b/>
          <w:bCs/>
          <w:color w:val="000000"/>
          <w:kern w:val="0"/>
        </w:rPr>
        <w:t>Quizzes</w:t>
      </w:r>
    </w:p>
    <w:p>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 xml:space="preserve">  - There will be two in-class quizzes in this semester.</w:t>
      </w:r>
    </w:p>
    <w:p>
      <w:pPr>
        <w:ind w:left="284" w:firstLineChars="150" w:firstLine="3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 xml:space="preserve"> </w:t>
      </w:r>
    </w:p>
    <w:p>
      <w:pPr>
        <w:ind w:left="200" w:firstLineChars="50" w:firstLine="100"/>
        <w:tabs>
          <w:tab w:val="left"/>
          <w:tab w:val="left" w:pos="800"/>
          <w:tab w:val="left" w:pos="6015"/>
        </w:tabs>
        <w:spacing w:after="0" w:line="276" w:lineRule="auto"/>
        <w:textAlignment w:val="baseline"/>
        <w:rPr>
          <w:rFonts w:eastAsiaTheme="minorHAnsi" w:cs="함초롬바탕"/>
          <w:color w:val="000000"/>
          <w:kern w:val="0"/>
        </w:rPr>
      </w:pPr>
      <w:r>
        <w:rPr>
          <w:rFonts w:eastAsiaTheme="minorHAnsi" w:cs="함초롬바탕"/>
          <w:color w:val="000000"/>
          <w:kern w:val="0"/>
        </w:rPr>
        <w:t>(</w:t>
      </w:r>
      <w:r>
        <w:rPr>
          <w:lang w:eastAsia="ko-KR"/>
          <w:rFonts w:eastAsiaTheme="minorHAnsi" w:cs="함초롬바탕"/>
          <w:color w:val="000000"/>
          <w:kern w:val="0"/>
          <w:rtl w:val="off"/>
        </w:rPr>
        <w:t>4</w:t>
      </w:r>
      <w:r>
        <w:rPr>
          <w:rFonts w:eastAsiaTheme="minorHAnsi" w:cs="함초롬바탕"/>
          <w:color w:val="000000"/>
          <w:kern w:val="0"/>
        </w:rPr>
        <w:t xml:space="preserve">) </w:t>
      </w:r>
      <w:r>
        <w:rPr>
          <w:rFonts w:eastAsiaTheme="minorHAnsi" w:cs="함초롬바탕"/>
          <w:b/>
          <w:bCs/>
          <w:color w:val="000000"/>
          <w:kern w:val="0"/>
        </w:rPr>
        <w:t>Other Activities</w:t>
      </w:r>
      <w:r>
        <w:rPr>
          <w:rFonts w:eastAsiaTheme="minorHAnsi" w:cs="함초롬바탕"/>
          <w:color w:val="000000"/>
          <w:kern w:val="0"/>
        </w:rPr>
        <w:t xml:space="preserve"> </w:t>
      </w:r>
    </w:p>
    <w:p>
      <w:pPr>
        <w:ind w:left="200" w:firstLineChars="50" w:firstLine="100"/>
        <w:tabs>
          <w:tab w:val="left"/>
          <w:tab w:val="left" w:pos="800"/>
          <w:tab w:val="left" w:pos="6015"/>
        </w:tabs>
        <w:spacing w:after="0" w:line="276" w:lineRule="auto"/>
        <w:textAlignment w:val="baseline"/>
        <w:rPr>
          <w:rFonts w:eastAsiaTheme="minorHAnsi" w:cs="함초롬바탕"/>
          <w:color w:val="000000"/>
          <w:kern w:val="0"/>
        </w:rPr>
      </w:pPr>
      <w:r>
        <w:rPr>
          <w:rFonts w:eastAsiaTheme="minorHAnsi" w:cs="함초롬바탕"/>
          <w:color w:val="000000"/>
          <w:kern w:val="0"/>
        </w:rPr>
        <w:t xml:space="preserve">  - Assignments or presentations in class</w:t>
      </w:r>
    </w:p>
    <w:p>
      <w:pPr>
        <w:ind w:left="200" w:firstLineChars="50" w:firstLine="100"/>
        <w:snapToGrid/>
        <w:tabs>
          <w:tab w:val="left"/>
          <w:tab w:val="left" w:pos="800"/>
          <w:tab w:val="left" w:pos="6015"/>
        </w:tabs>
        <w:spacing w:after="0" w:line="276" w:lineRule="auto"/>
        <w:textAlignment w:val="baseline"/>
        <w:rPr>
          <w:rFonts w:eastAsiaTheme="minorHAnsi" w:cs="굴림"/>
          <w:color w:val="000000"/>
          <w:sz w:val="18"/>
          <w:szCs w:val="20"/>
          <w:kern w:val="0"/>
        </w:rPr>
        <w:pPrChange w:id="3" w:author="만든 이" w:date="2024-09-03T12:26:00Z">
          <w:pPr>
            <w:ind w:left="20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pPr>
        </w:pPrChange>
      </w:pPr>
      <w:r>
        <w:rPr>
          <w:rFonts w:eastAsiaTheme="minorHAnsi" w:cs="함초롬바탕"/>
          <w:color w:val="000000"/>
          <w:kern w:val="0"/>
        </w:rPr>
        <w:t xml:space="preserve">  - Subject to change depending on the instructors.</w:t>
      </w:r>
    </w:p>
    <w:p>
      <w:pPr>
        <w:ind w:left="460" w:firstLineChars="50" w:firstLine="100"/>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textAlignment w:val="baseline"/>
        <w:rPr>
          <w:rFonts w:eastAsiaTheme="minorHAnsi" w:cs="굴림"/>
          <w:color w:val="000000"/>
          <w:sz w:val="18"/>
          <w:szCs w:val="20"/>
          <w:kern w:val="0"/>
        </w:rPr>
      </w:pPr>
      <w:r>
        <w:rPr>
          <w:rFonts w:eastAsiaTheme="minorHAnsi" w:cs="함초롬바탕"/>
          <w:color w:val="000000"/>
          <w:kern w:val="0"/>
        </w:rPr>
        <w:t xml:space="preserve"> </w:t>
      </w:r>
    </w:p>
    <w:p>
      <w:pPr>
        <w:spacing w:after="0" w:line="276" w:lineRule="auto"/>
        <w:textAlignment w:val="baseline"/>
        <w:rPr>
          <w:rFonts w:eastAsiaTheme="minorHAnsi" w:cs="함초롬바탕"/>
          <w:color w:val="00000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6. Criteria for Awarding Credits </w:t>
      </w:r>
    </w:p>
    <w:p>
      <w:pPr>
        <w:ind w:left="330" w:hangingChars="150" w:hanging="330"/>
        <w:mirrorIndents/>
        <w:spacing w:after="0" w:line="276" w:lineRule="auto"/>
        <w:textAlignment w:val="baseline"/>
        <w:rPr>
          <w:rFonts w:eastAsiaTheme="minorHAnsi" w:cs="굴림"/>
          <w:color w:val="000000"/>
          <w:szCs w:val="20"/>
          <w:kern w:val="0"/>
        </w:rPr>
      </w:pPr>
      <w:r>
        <w:rPr>
          <w:rFonts w:eastAsiaTheme="minorHAnsi" w:cs="함초롬바탕"/>
          <w:color w:val="000000"/>
          <w:sz w:val="22"/>
          <w:kern w:val="0"/>
        </w:rPr>
        <w:t xml:space="preserve">☞ </w:t>
      </w:r>
      <w:r>
        <w:rPr>
          <w:rFonts w:eastAsiaTheme="minorHAnsi" w:cs="함초롬바탕"/>
          <w:color w:val="000000"/>
          <w:sz w:val="22"/>
          <w:kern w:val="0"/>
        </w:rPr>
        <w:t xml:space="preserve"> </w:t>
      </w:r>
      <w:r>
        <w:rPr>
          <w:rFonts w:eastAsiaTheme="minorHAnsi" w:cs="굴림"/>
          <w:color w:val="000000"/>
          <w:sz w:val="22"/>
          <w:kern w:val="0"/>
        </w:rPr>
        <w:t>The</w:t>
      </w:r>
      <w:r>
        <w:rPr>
          <w:rFonts w:eastAsiaTheme="minorHAnsi" w:cs="굴림"/>
          <w:color w:val="000000"/>
          <w:sz w:val="22"/>
          <w:kern w:val="0"/>
        </w:rPr>
        <w:t xml:space="preserve"> A-F grades will be given based on overall </w:t>
      </w:r>
      <w:r>
        <w:rPr>
          <w:rFonts w:eastAsiaTheme="minorHAnsi" w:cs="굴림"/>
          <w:color w:val="000000"/>
          <w:sz w:val="22"/>
          <w:kern w:val="0"/>
        </w:rPr>
        <w:t>students</w:t>
      </w:r>
      <w:r>
        <w:rPr>
          <w:rFonts w:eastAsiaTheme="minorHAnsi" w:cs="굴림"/>
          <w:color w:val="000000"/>
          <w:sz w:val="22"/>
          <w:kern w:val="0"/>
        </w:rPr>
        <w:t xml:space="preserve"> performance.</w:t>
      </w:r>
    </w:p>
    <w:p>
      <w:pPr>
        <w:ind w:left="466" w:hanging="466"/>
        <w:spacing w:after="0" w:line="276" w:lineRule="auto"/>
        <w:textAlignment w:val="baseline"/>
        <w:rPr>
          <w:rFonts w:eastAsiaTheme="minorHAnsi" w:cs="굴림"/>
          <w:color w:val="000000"/>
          <w:szCs w:val="20"/>
          <w:kern w:val="0"/>
        </w:rPr>
      </w:pPr>
      <w:r>
        <w:rPr>
          <w:rFonts w:eastAsiaTheme="minorHAnsi" w:cs="함초롬바탕"/>
          <w:b/>
          <w:bCs/>
          <w:color w:val="000000"/>
          <w:sz w:val="22"/>
          <w:kern w:val="0"/>
        </w:rPr>
        <w:t>☞</w:t>
      </w:r>
      <w:del w:id="4" w:author="만든 이" w:date="2023-04-26T15:41:00Z">
        <w:r>
          <w:rPr>
            <w:rFonts w:eastAsiaTheme="minorHAnsi" w:cs="함초롬바탕"/>
            <w:b/>
            <w:bCs/>
            <w:color w:val="000000"/>
            <w:sz w:val="22"/>
            <w:kern w:val="0"/>
          </w:rPr>
          <w:delText xml:space="preserve"> </w:delText>
        </w:r>
      </w:del>
      <w:r>
        <w:rPr>
          <w:rFonts w:eastAsiaTheme="minorHAnsi" w:cs="함초롬바탕"/>
          <w:b/>
          <w:bCs/>
          <w:color w:val="000000"/>
          <w:sz w:val="22"/>
          <w:kern w:val="0"/>
        </w:rPr>
        <w:t xml:space="preserve">  Students with excellent academic achievement are recommended for the Academic Excellence</w:t>
      </w:r>
      <w:ins w:id="5" w:author="만든 이" w:date="2023-04-26T15:41:00Z">
        <w:r>
          <w:rPr>
            <w:rFonts w:eastAsiaTheme="minorHAnsi" w:cs="함초롬바탕"/>
            <w:b/>
            <w:bCs/>
            <w:color w:val="000000"/>
            <w:sz w:val="22"/>
            <w:kern w:val="0"/>
          </w:rPr>
          <w:t xml:space="preserve"> </w:t>
        </w:r>
      </w:ins>
      <w:del w:id="6" w:author="만든 이" w:date="2023-04-26T15:41:00Z">
        <w:r>
          <w:rPr>
            <w:rFonts w:eastAsiaTheme="minorHAnsi" w:cs="함초롬바탕"/>
            <w:b/>
            <w:bCs/>
            <w:color w:val="000000"/>
            <w:sz w:val="22"/>
            <w:kern w:val="0"/>
          </w:rPr>
          <w:delText xml:space="preserve"> </w:delText>
        </w:r>
      </w:del>
      <w:r>
        <w:rPr>
          <w:rFonts w:eastAsiaTheme="minorHAnsi" w:cs="함초롬바탕"/>
          <w:b/>
          <w:bCs/>
          <w:color w:val="000000"/>
          <w:sz w:val="22"/>
          <w:kern w:val="0"/>
        </w:rPr>
        <w:t xml:space="preserve">Award and </w:t>
      </w:r>
      <w:ins w:id="7" w:author="만든 이" w:date="2023-04-26T15:49:00Z">
        <w:r>
          <w:rPr>
            <w:rFonts w:eastAsiaTheme="minorHAnsi" w:cs="함초롬바탕"/>
            <w:b/>
            <w:bCs/>
            <w:color w:val="000000"/>
            <w:sz w:val="22"/>
            <w:kern w:val="0"/>
            <w:u w:val="single" w:color="auto"/>
          </w:rPr>
          <w:t>t</w:t>
        </w:r>
      </w:ins>
      <w:ins w:id="8" w:author="만든 이" w:date="2023-04-26T15:41:00Z">
        <w:r>
          <w:rPr>
            <w:rFonts w:eastAsiaTheme="minorHAnsi" w:cs="함초롬바탕"/>
            <w:b/>
            <w:bCs/>
            <w:color w:val="000000"/>
            <w:sz w:val="22"/>
            <w:kern w:val="0"/>
            <w:u w:val="single" w:color="auto"/>
          </w:rPr>
          <w:t xml:space="preserve">he </w:t>
        </w:r>
      </w:ins>
      <w:r>
        <w:rPr>
          <w:rFonts w:eastAsiaTheme="minorHAnsi" w:cs="함초롬바탕"/>
          <w:b/>
          <w:bCs/>
          <w:color w:val="000000"/>
          <w:sz w:val="22"/>
          <w:kern w:val="0"/>
        </w:rPr>
        <w:t xml:space="preserve">Principal’s </w:t>
      </w:r>
      <w:r>
        <w:rPr>
          <w:rFonts w:eastAsiaTheme="minorHAnsi" w:cs="함초롬바탕"/>
          <w:b/>
          <w:bCs/>
          <w:color w:val="000000"/>
          <w:sz w:val="22"/>
          <w:kern w:val="0"/>
        </w:rPr>
        <w:t>Award, and</w:t>
      </w:r>
      <w:r>
        <w:rPr>
          <w:rFonts w:eastAsiaTheme="minorHAnsi" w:cs="함초롬바탕"/>
          <w:b/>
          <w:bCs/>
          <w:color w:val="000000"/>
          <w:sz w:val="22"/>
          <w:kern w:val="0"/>
        </w:rPr>
        <w:t xml:space="preserve"> are recorded according to core competencies in the Subject Details. However, students with poor academic attitude or poor attendance are excluded.</w:t>
      </w:r>
    </w:p>
    <w:p>
      <w:pPr>
        <w:autoSpaceDE/>
        <w:autoSpaceDN/>
        <w:widowControl/>
        <w:wordWrap/>
        <w:rPr>
          <w:rFonts w:eastAsiaTheme="minorHAnsi" w:cs="굴림"/>
          <w:b/>
          <w:bCs/>
          <w:color w:val="000000"/>
          <w:sz w:val="10"/>
          <w:szCs w:val="10"/>
          <w:kern w:val="0"/>
        </w:rPr>
      </w:pPr>
    </w:p>
    <w:tbl>
      <w:tblPr>
        <w:tblOverlap w:val="never"/>
        <w:tblW w:w="1052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0523"/>
      </w:tblGrid>
      <w:tr>
        <w:trPr>
          <w:trHeight w:val="3332" w:hRule="atLeast"/>
        </w:trPr>
        <w:tc>
          <w:tcPr>
            <w:tcW w:w="10523" w:type="dxa"/>
            <w:tcBorders>
              <w:top w:val="single" w:sz="5" w:space="0" w:color="000000"/>
              <w:left w:val="single" w:sz="5" w:space="0" w:color="000000"/>
              <w:bottom w:val="single" w:sz="5" w:space="0" w:color="000000"/>
              <w:right w:val="single" w:sz="5" w:space="0" w:color="000000"/>
            </w:tcBorders>
            <w:vAlign w:val="center"/>
          </w:tcPr>
          <w:p>
            <w:pPr>
              <w:pStyle w:val="a4"/>
              <w:ind w:left="70"/>
              <w:spacing w:line="276" w:lineRule="auto"/>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pPr>
              <w:pStyle w:val="a4"/>
              <w:ind w:left="70"/>
              <w:spacing w:line="276" w:lineRule="auto"/>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 xml:space="preserve">● </w:t>
            </w:r>
            <w:r>
              <w:rPr>
                <w:rFonts w:ascii="맑은 고딕" w:eastAsia="맑은 고딕" w:hAnsi="맑은 고딕" w:cs="맑은 고딕"/>
                <w:b/>
                <w:bCs/>
                <w:color w:val="203A7B"/>
                <w:w w:val="90"/>
                <w:sz w:val="22"/>
                <w:szCs w:val="22"/>
                <w:shd w:val="clear" w:color="000000" w:fill="auto"/>
              </w:rPr>
              <w:t>For Pass/Fail courses, if the instructor determines that a specific evaluation element is insufficient and requires a separate evaluation, a separate evaluation may be conducted.</w:t>
            </w:r>
          </w:p>
          <w:p>
            <w:pPr>
              <w:pStyle w:val="a4"/>
              <w:ind w:left="70"/>
              <w:numPr>
                <w:ilvl w:val="0"/>
                <w:numId w:val="1"/>
              </w:numPr>
              <w:spacing w:line="276" w:lineRule="auto"/>
              <w:rPr>
                <w:rFonts w:ascii="맑은 고딕" w:eastAsia="맑은 고딕" w:hAnsi="맑은 고딕" w:cs="맑은 고딕"/>
                <w:b/>
                <w:bCs/>
                <w:color w:val="203A7B"/>
                <w:sz w:val="6"/>
                <w:szCs w:val="6"/>
                <w:shd w:val="clear" w:color="000000" w:fill="auto"/>
              </w:rPr>
            </w:pPr>
          </w:p>
          <w:p>
            <w:pPr>
              <w:pStyle w:val="a4"/>
              <w:ind w:left="70"/>
              <w:spacing w:line="276" w:lineRule="auto"/>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Calculation of the basis score for awarding credit to </w:t>
            </w:r>
            <w:r>
              <w:rPr>
                <w:rFonts w:ascii="맑은 고딕" w:eastAsia="맑은 고딕" w:hAnsi="맑은 고딕" w:cs="맑은 고딕"/>
                <w:b/>
                <w:bCs/>
                <w:color w:val="203A7B"/>
                <w:w w:val="95"/>
                <w:sz w:val="22"/>
                <w:szCs w:val="22"/>
                <w:shd w:val="clear" w:color="000000" w:fill="auto"/>
              </w:rPr>
              <w:t>absentees :</w:t>
            </w:r>
            <w:r>
              <w:rPr>
                <w:rFonts w:hint="eastAsia"/>
              </w:rPr>
              <w:t xml:space="preserve"> </w:t>
            </w:r>
            <w:r>
              <w:rPr>
                <w:rFonts w:ascii="맑은 고딕" w:eastAsia="맑은 고딕" w:hAnsi="맑은 고딕" w:cs="맑은 고딕"/>
                <w:b/>
                <w:bCs/>
                <w:color w:val="203A7B"/>
                <w:w w:val="95"/>
                <w:sz w:val="22"/>
                <w:szCs w:val="22"/>
                <w:shd w:val="clear" w:color="000000" w:fill="auto"/>
              </w:rPr>
              <w:t>In case of an examination missed due to official leave or medical leave, the score will be calculated by multiplying (the score corresponding to the total percentile score earned by the student on other examinations in the same subject) by (100% for official leave, or 80% for medical leave). </w:t>
            </w:r>
          </w:p>
          <w:p>
            <w:pPr>
              <w:pStyle w:val="a4"/>
              <w:ind w:left="70"/>
              <w:numPr>
                <w:ilvl w:val="0"/>
                <w:numId w:val="1"/>
              </w:numPr>
              <w:spacing w:line="276" w:lineRule="auto"/>
              <w:rPr>
                <w:rFonts w:ascii="맑은 고딕" w:eastAsia="맑은 고딕" w:hAnsi="맑은 고딕" w:cs="맑은 고딕"/>
                <w:b/>
                <w:bCs/>
                <w:color w:val="203A7B"/>
                <w:w w:val="95"/>
                <w:sz w:val="6"/>
                <w:szCs w:val="6"/>
                <w:shd w:val="clear" w:color="000000" w:fill="auto"/>
              </w:rPr>
            </w:pPr>
          </w:p>
          <w:p>
            <w:pPr>
              <w:pStyle w:val="a4"/>
              <w:ind w:left="70"/>
              <w:spacing w:line="276" w:lineRule="auto"/>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xml:space="preserve">● If a basis score cannot be calculated, the grading </w:t>
            </w:r>
            <w:r>
              <w:rPr>
                <w:rFonts w:ascii="맑은 고딕" w:eastAsia="맑은 고딕" w:hAnsi="맑은 고딕" w:cs="맑은 고딕"/>
                <w:b/>
                <w:bCs/>
                <w:color w:val="203A7B"/>
                <w:w w:val="95"/>
                <w:sz w:val="22"/>
                <w:szCs w:val="22"/>
                <w:shd w:val="clear" w:color="000000" w:fill="auto"/>
              </w:rPr>
              <w:t>method :</w:t>
            </w:r>
            <w:r>
              <w:rPr>
                <w:rFonts w:ascii="맑은 고딕" w:eastAsia="맑은 고딕" w:hAnsi="맑은 고딕" w:cs="맑은 고딕"/>
                <w:b/>
                <w:bCs/>
                <w:color w:val="203A7B"/>
                <w:w w:val="95"/>
                <w:sz w:val="22"/>
                <w:szCs w:val="22"/>
                <w:shd w:val="clear" w:color="000000" w:fill="auto"/>
              </w:rPr>
              <w:t xml:space="preserve"> </w:t>
            </w:r>
            <w:r>
              <w:rPr>
                <w:rFonts w:ascii="맑은 고딕" w:eastAsia="맑은 고딕" w:hAnsi="맑은 고딕" w:cs="맑은 고딕"/>
                <w:b/>
                <w:bCs/>
                <w:color w:val="203A7B"/>
                <w:w w:val="95"/>
                <w:sz w:val="22"/>
                <w:szCs w:val="22"/>
                <w:shd w:val="clear" w:color="000000" w:fill="auto"/>
              </w:rPr>
              <w:t>If no reference score is available, a re-evaluation will be conducted.</w:t>
            </w:r>
          </w:p>
          <w:p>
            <w:pPr>
              <w:pStyle w:val="a4"/>
              <w:ind w:left="70"/>
              <w:numPr>
                <w:ilvl w:val="0"/>
                <w:numId w:val="1"/>
              </w:numPr>
              <w:spacing w:line="276" w:lineRule="auto"/>
              <w:rPr>
                <w:rFonts w:ascii="맑은 고딕" w:eastAsia="맑은 고딕" w:hAnsi="맑은 고딕" w:cs="맑은 고딕"/>
                <w:b/>
                <w:bCs/>
                <w:color w:val="203A7B"/>
                <w:sz w:val="6"/>
                <w:szCs w:val="6"/>
                <w:shd w:val="clear" w:color="000000" w:fill="auto"/>
              </w:rPr>
            </w:pPr>
          </w:p>
          <w:p>
            <w:pPr>
              <w:pStyle w:val="a4"/>
              <w:ind w:left="70"/>
              <w:spacing w:line="276" w:lineRule="auto"/>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pPr>
        <w:autoSpaceDE/>
        <w:autoSpaceDN/>
        <w:widowControl/>
        <w:wordWrap/>
        <w:rPr>
          <w:rFonts w:eastAsiaTheme="minorHAnsi" w:cs="굴림"/>
          <w:b/>
          <w:bCs/>
          <w:color w:val="000000"/>
          <w:szCs w:val="20"/>
          <w:kern w:val="0"/>
        </w:rPr>
      </w:pPr>
    </w:p>
    <w:p>
      <w:pPr>
        <w:autoSpaceDE/>
        <w:autoSpaceDN/>
        <w:widowControl/>
        <w:wordWrap/>
        <w:rPr>
          <w:rFonts w:eastAsiaTheme="minorHAnsi" w:cs="굴림"/>
          <w:b/>
          <w:bCs/>
          <w:color w:val="000000"/>
          <w:szCs w:val="20"/>
          <w:kern w:val="0"/>
        </w:rPr>
      </w:pPr>
    </w:p>
    <w:p>
      <w:pPr>
        <w:spacing w:after="0" w:line="276" w:lineRule="auto"/>
        <w:textAlignment w:val="baseline"/>
        <w:rPr>
          <w:rFonts w:eastAsiaTheme="minorHAnsi" w:cs="굴림"/>
          <w:color w:val="000000"/>
          <w:szCs w:val="20"/>
          <w:kern w:val="0"/>
        </w:rPr>
      </w:pPr>
      <w:r>
        <w:rPr>
          <w:rFonts w:eastAsiaTheme="minorHAnsi" w:cs="굴림"/>
          <w:b/>
          <w:bCs/>
          <w:color w:val="000000"/>
          <w:sz w:val="22"/>
          <w:kern w:val="0"/>
        </w:rPr>
        <w:t xml:space="preserve">7. Weekly Plans </w:t>
      </w:r>
    </w:p>
    <w:tbl>
      <w:tblPr>
        <w:tblOverlap w:val="never"/>
        <w:tblW w:w="10462" w:type="dxa"/>
        <w:tblBorders>
          <w:top w:val="none" w:sz="3" w:space="0" w:color="000000"/>
          <w:left w:val="none" w:sz="3" w:space="0" w:color="000000"/>
          <w:bottom w:val="none" w:sz="3" w:space="0" w:color="000000"/>
          <w:right w:val="none" w:sz="3" w:space="0" w:color="000000"/>
        </w:tblBorders>
        <w:tblLook w:val="04A0" w:firstRow="1" w:lastRow="0" w:firstColumn="1" w:lastColumn="0" w:noHBand="0" w:noVBand="1"/>
        <w:shd w:val="clear" w:color="000000" w:fill="FFFFFF"/>
        <w:tblLayout w:type="fixed"/>
        <w:tblCellMar>
          <w:top w:w="15" w:type="dxa"/>
          <w:left w:w="15" w:type="dxa"/>
          <w:bottom w:w="15" w:type="dxa"/>
          <w:right w:w="15" w:type="dxa"/>
        </w:tblCellMar>
      </w:tblPr>
      <w:tblGrid>
        <w:gridCol w:w="1684"/>
        <w:gridCol w:w="6035"/>
        <w:gridCol w:w="2743"/>
      </w:tblGrid>
      <w:tr>
        <w:trPr>
          <w:trHeight w:val="389" w:hRule="atLeast"/>
        </w:trPr>
        <w:tc>
          <w:tcPr>
            <w:tcW w:w="1684"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spacing w:val="-18"/>
              </w:rPr>
              <w:t>Week (period)</w:t>
            </w:r>
          </w:p>
        </w:tc>
        <w:tc>
          <w:tcPr>
            <w:tcW w:w="6035"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Topic and Contents</w:t>
            </w:r>
          </w:p>
        </w:tc>
        <w:tc>
          <w:tcPr>
            <w:tcW w:w="2743" w:type="dxa"/>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wordWrap/>
              <w:jc w:val="center"/>
              <w:spacing w:after="0" w:line="276" w:lineRule="auto"/>
            </w:pPr>
            <w:r>
              <w:rPr>
                <w:b/>
                <w:sz w:val="22"/>
              </w:rPr>
              <w:t>(Notes)</w:t>
            </w: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w:t>
            </w:r>
          </w:p>
          <w:p>
            <w:pPr>
              <w:pStyle w:val="a4"/>
              <w:wordWrap/>
              <w:jc w:val="center"/>
            </w:pPr>
            <w:r>
              <w:rPr>
                <w:rFonts w:ascii="한컴산뜻돋움"/>
                <w:sz w:val="16"/>
                <w:shd w:val="clear" w:color="000000" w:fill="auto"/>
              </w:rPr>
              <w:t>2.23.~3.1.</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 xml:space="preserve">1.1-1.3 Introduction </w:t>
            </w:r>
          </w:p>
          <w:p>
            <w:pPr>
              <w:ind w:firstLine="100"/>
              <w:wordWrap/>
              <w:jc w:val="left"/>
              <w:spacing w:after="0" w:line="276" w:lineRule="auto"/>
              <w:rPr>
                <w:color w:val="000000"/>
              </w:rPr>
            </w:pPr>
            <w:r>
              <w:rPr>
                <w:color w:val="000000"/>
              </w:rPr>
              <w:t>2.1 Linear Differential Equations</w:t>
            </w:r>
          </w:p>
          <w:p>
            <w:pPr>
              <w:ind w:firstLine="100"/>
              <w:wordWrap/>
              <w:jc w:val="left"/>
              <w:spacing w:after="0" w:line="276" w:lineRule="auto"/>
              <w:rPr>
                <w:color w:val="000000"/>
              </w:rPr>
            </w:pPr>
            <w:r>
              <w:rPr>
                <w:color w:val="000000"/>
              </w:rPr>
              <w:t>2.2 Separable Differential Equations</w:t>
            </w:r>
          </w:p>
          <w:p>
            <w:pPr>
              <w:ind w:firstLine="100"/>
              <w:wordWrap/>
              <w:jc w:val="left"/>
              <w:spacing w:after="0" w:line="276" w:lineRule="auto"/>
              <w:rPr>
                <w:color w:val="000000"/>
              </w:rPr>
            </w:pPr>
            <w:r>
              <w:rPr>
                <w:color w:val="000000"/>
              </w:rPr>
              <w:t>2.6 Exact Differential Equations and Integrating Factors</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color w:val="000000"/>
                <w:sz w:val="22"/>
              </w:rPr>
            </w:pP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2</w:t>
            </w:r>
          </w:p>
          <w:p>
            <w:pPr>
              <w:pStyle w:val="a4"/>
              <w:wordWrap/>
              <w:jc w:val="center"/>
            </w:pPr>
            <w:r>
              <w:rPr>
                <w:rFonts w:ascii="한컴산뜻돋움"/>
                <w:sz w:val="16"/>
                <w:shd w:val="clear" w:color="000000" w:fill="auto"/>
              </w:rPr>
              <w:t>3.2.~3.8.</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Chars="50" w:left="100"/>
              <w:wordWrap/>
              <w:jc w:val="left"/>
              <w:spacing w:after="0" w:line="276" w:lineRule="auto"/>
              <w:rPr>
                <w:color w:val="000000"/>
              </w:rPr>
            </w:pPr>
            <w:r>
              <w:rPr>
                <w:color w:val="000000"/>
              </w:rPr>
              <w:t>2.4 Difference Between Linear and Nonlinear Differential</w:t>
            </w:r>
            <w:r>
              <w:rPr>
                <w:color w:val="000000"/>
              </w:rPr>
              <w:t xml:space="preserve"> </w:t>
            </w:r>
            <w:r>
              <w:rPr>
                <w:color w:val="000000"/>
              </w:rPr>
              <w:t>Equations, Bernoulli</w:t>
            </w:r>
            <w:r>
              <w:rPr>
                <w:color w:val="000000"/>
              </w:rPr>
              <w:t xml:space="preserve"> Equations, </w:t>
            </w:r>
            <w:r>
              <w:rPr>
                <w:color w:val="000000"/>
              </w:rPr>
              <w:t>Ricatti</w:t>
            </w:r>
            <w:r>
              <w:rPr>
                <w:color w:val="000000"/>
              </w:rPr>
              <w:t xml:space="preserve"> Equations</w:t>
            </w:r>
          </w:p>
          <w:p>
            <w:pPr>
              <w:ind w:leftChars="50" w:left="100"/>
              <w:wordWrap/>
              <w:jc w:val="left"/>
              <w:spacing w:after="0" w:line="276" w:lineRule="auto"/>
              <w:rPr>
                <w:color w:val="000000"/>
              </w:rPr>
            </w:pPr>
            <w:r>
              <w:rPr>
                <w:color w:val="000000"/>
              </w:rPr>
              <w:t>2.5 Autonomous Differential Equations and Population Dynamics</w:t>
            </w:r>
          </w:p>
          <w:p>
            <w:pPr>
              <w:ind w:firstLine="100"/>
              <w:wordWrap/>
              <w:jc w:val="left"/>
              <w:spacing w:after="0" w:line="276" w:lineRule="auto"/>
              <w:rPr>
                <w:color w:val="000000"/>
              </w:rPr>
            </w:pPr>
            <w:r>
              <w:rPr>
                <w:color w:val="000000"/>
              </w:rPr>
              <w:t>2.8 The Existence and Uniqueness Theorem</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pStyle w:val="a4"/>
              <w:ind w:left="149" w:right="91" w:hanging="23"/>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rPr>
                <w:b/>
                <w:bCs/>
                <w:color w:val="FF0000"/>
              </w:rPr>
            </w:pPr>
            <w:r>
              <w:rPr>
                <w:rFonts w:ascii="한컴산뜻돋움" w:eastAsia="한컴산뜻돋움"/>
                <w:b/>
                <w:bCs/>
                <w:color w:val="FF0000"/>
                <w:sz w:val="22"/>
                <w:shd w:val="clear" w:color="000000" w:fill="auto"/>
              </w:rPr>
              <w:t>3</w:t>
            </w:r>
            <w:r>
              <w:rPr>
                <w:rFonts w:ascii="한컴산뜻돋움" w:eastAsia="한컴산뜻돋움"/>
                <w:b/>
                <w:bCs/>
                <w:color w:val="FF0000"/>
                <w:sz w:val="22"/>
                <w:shd w:val="clear" w:color="000000" w:fill="auto"/>
              </w:rPr>
              <w:t>.2.</w:t>
            </w:r>
          </w:p>
          <w:p>
            <w:pPr>
              <w:ind w:left="172" w:right="92" w:hanging="24"/>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color w:val="000000"/>
                <w:sz w:val="22"/>
              </w:rPr>
            </w:pPr>
            <w:r>
              <w:rPr>
                <w:b/>
                <w:bCs/>
                <w:color w:val="FF0000"/>
              </w:rPr>
              <w:t xml:space="preserve">Substitute </w:t>
            </w:r>
            <w:r>
              <w:rPr>
                <w:b/>
                <w:bCs/>
                <w:color w:val="FF0000"/>
              </w:rPr>
              <w:t>H</w:t>
            </w:r>
            <w:r>
              <w:rPr>
                <w:b/>
                <w:bCs/>
                <w:color w:val="FF0000"/>
              </w:rPr>
              <w:t>oliday</w:t>
            </w: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3</w:t>
            </w:r>
          </w:p>
          <w:p>
            <w:pPr>
              <w:pStyle w:val="a4"/>
              <w:wordWrap/>
              <w:jc w:val="center"/>
            </w:pPr>
            <w:r>
              <w:rPr>
                <w:rFonts w:ascii="한컴산뜻돋움"/>
                <w:sz w:val="16"/>
                <w:shd w:val="clear" w:color="000000" w:fill="auto"/>
              </w:rPr>
              <w:t>3.9.~3.15.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Chars="50" w:left="100"/>
              <w:wordWrap/>
              <w:jc w:val="left"/>
              <w:spacing w:after="0" w:line="276" w:lineRule="auto"/>
              <w:rPr>
                <w:color w:val="000000"/>
                <w:spacing w:val="-10"/>
              </w:rPr>
            </w:pPr>
            <w:r>
              <w:rPr>
                <w:color w:val="000000"/>
                <w:spacing w:val="-10"/>
              </w:rPr>
              <w:t>3.1 Homogeneous Differential Equations with Constant Coefficients</w:t>
            </w:r>
          </w:p>
          <w:p>
            <w:pPr>
              <w:ind w:leftChars="50" w:left="100"/>
              <w:wordWrap/>
              <w:jc w:val="left"/>
              <w:spacing w:after="0" w:line="276" w:lineRule="auto"/>
              <w:rPr>
                <w:color w:val="000000"/>
                <w:spacing w:val="-10"/>
              </w:rPr>
            </w:pPr>
            <w:r>
              <w:rPr>
                <w:color w:val="000000"/>
                <w:spacing w:val="-10"/>
              </w:rPr>
              <w:t>3.2 Solutions of Linear Homogeneous Equations; the Wronskian</w:t>
            </w:r>
          </w:p>
          <w:p>
            <w:pPr>
              <w:ind w:leftChars="50" w:left="100"/>
              <w:wordWrap/>
              <w:jc w:val="left"/>
              <w:spacing w:after="0" w:line="276" w:lineRule="auto"/>
              <w:rPr>
                <w:color w:val="000000"/>
                <w:spacing w:val="-10"/>
              </w:rPr>
            </w:pPr>
            <w:r>
              <w:rPr>
                <w:color w:val="000000"/>
                <w:spacing w:val="-10"/>
              </w:rPr>
              <w:t>3.3 Complex Roots of the Characteristic Equations</w:t>
            </w:r>
          </w:p>
          <w:p>
            <w:pPr>
              <w:ind w:leftChars="50" w:left="100"/>
              <w:wordWrap/>
              <w:jc w:val="left"/>
              <w:spacing w:after="0" w:line="276" w:lineRule="auto"/>
              <w:rPr>
                <w:color w:val="000000"/>
                <w:spacing w:val="-10"/>
              </w:rPr>
            </w:pPr>
            <w:r>
              <w:rPr>
                <w:color w:val="000000"/>
                <w:spacing w:val="-10"/>
              </w:rPr>
              <w:t>3.4 Repeated Roots: Reduction of Order</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color w:val="000000"/>
                <w:sz w:val="22"/>
              </w:rPr>
            </w:pP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4</w:t>
            </w:r>
          </w:p>
          <w:p>
            <w:pPr>
              <w:pStyle w:val="a4"/>
              <w:wordWrap/>
              <w:jc w:val="center"/>
            </w:pPr>
            <w:r>
              <w:rPr>
                <w:rFonts w:ascii="한컴산뜻돋움"/>
                <w:sz w:val="16"/>
                <w:shd w:val="clear" w:color="000000" w:fill="auto"/>
              </w:rPr>
              <w:t>3.16.~3.22.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Chars="50" w:left="100"/>
              <w:wordWrap/>
              <w:jc w:val="left"/>
              <w:spacing w:after="0" w:line="276" w:lineRule="auto"/>
              <w:rPr>
                <w:color w:val="000000"/>
              </w:rPr>
            </w:pPr>
            <w:r>
              <w:rPr>
                <w:color w:val="000000"/>
              </w:rPr>
              <w:t>3.5 Nonhomogeneous Equations; Method of Undetermined Coefficients</w:t>
            </w:r>
          </w:p>
          <w:p>
            <w:pPr>
              <w:ind w:firstLine="100"/>
              <w:wordWrap/>
              <w:jc w:val="left"/>
              <w:spacing w:after="0" w:line="276" w:lineRule="auto"/>
              <w:rPr>
                <w:color w:val="000000"/>
              </w:rPr>
            </w:pPr>
            <w:r>
              <w:rPr>
                <w:color w:val="000000"/>
              </w:rPr>
              <w:t>3.6 Variation of Parameters</w:t>
            </w:r>
          </w:p>
          <w:p>
            <w:pPr>
              <w:ind w:firstLine="100"/>
              <w:wordWrap/>
              <w:jc w:val="left"/>
              <w:spacing w:after="0" w:line="276" w:lineRule="auto"/>
              <w:rPr>
                <w:color w:val="000000"/>
              </w:rPr>
            </w:pPr>
            <w:r>
              <w:rPr>
                <w:color w:val="000000"/>
              </w:rPr>
              <w:t>4.1 General Theory of nth Order Linear Differential Equations</w:t>
            </w:r>
          </w:p>
          <w:p>
            <w:pPr>
              <w:ind w:leftChars="50" w:left="100"/>
              <w:wordWrap/>
              <w:jc w:val="left"/>
              <w:spacing w:after="0" w:line="276" w:lineRule="auto"/>
              <w:rPr>
                <w:color w:val="000000"/>
              </w:rPr>
            </w:pPr>
            <w:r>
              <w:rPr>
                <w:color w:val="000000"/>
              </w:rPr>
              <w:t>4.2 Homogeneous Differential Equations with Constant Coefficients</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5</w:t>
            </w:r>
          </w:p>
          <w:p>
            <w:pPr>
              <w:pStyle w:val="a4"/>
              <w:wordWrap/>
              <w:jc w:val="center"/>
            </w:pPr>
            <w:r>
              <w:rPr>
                <w:rFonts w:ascii="한컴산뜻돋움"/>
                <w:sz w:val="16"/>
                <w:shd w:val="clear" w:color="000000" w:fill="auto"/>
              </w:rPr>
              <w:t>3.23.~3.29.</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Chars="50" w:left="100"/>
              <w:wordWrap/>
              <w:jc w:val="left"/>
              <w:spacing w:after="0" w:line="276" w:lineRule="auto"/>
              <w:rPr>
                <w:color w:val="000000"/>
              </w:rPr>
            </w:pPr>
            <w:r>
              <w:rPr>
                <w:color w:val="000000"/>
              </w:rPr>
              <w:t>4.3 The Method of Undetermined Coefficients</w:t>
            </w:r>
          </w:p>
          <w:p>
            <w:pPr>
              <w:ind w:leftChars="50" w:left="100"/>
              <w:wordWrap/>
              <w:jc w:val="left"/>
              <w:spacing w:after="0" w:line="276" w:lineRule="auto"/>
              <w:rPr>
                <w:color w:val="000000"/>
              </w:rPr>
            </w:pPr>
            <w:r>
              <w:rPr>
                <w:color w:val="000000"/>
              </w:rPr>
              <w:t>4.4 The Method of Variation of Parameter</w:t>
            </w:r>
          </w:p>
          <w:p>
            <w:pPr>
              <w:ind w:leftChars="50" w:left="100"/>
              <w:wordWrap/>
              <w:jc w:val="left"/>
              <w:spacing w:after="0" w:line="276" w:lineRule="auto"/>
              <w:rPr>
                <w:color w:val="000000"/>
              </w:rPr>
            </w:pPr>
            <w:r>
              <w:rPr>
                <w:color w:val="000000"/>
              </w:rPr>
              <w:t>5.1 Review of Power Series</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bCs/>
                <w:color w:val="000000"/>
              </w:rPr>
            </w:pPr>
            <w:r>
              <w:rPr>
                <w:rFonts w:hint="eastAsia"/>
                <w:b/>
                <w:bCs/>
                <w:color w:val="000000"/>
              </w:rPr>
              <w:t>Q</w:t>
            </w:r>
            <w:r>
              <w:rPr>
                <w:b/>
                <w:bCs/>
                <w:color w:val="000000"/>
              </w:rPr>
              <w:t>uiz</w:t>
            </w:r>
            <w:r>
              <w:rPr>
                <w:b/>
                <w:bCs/>
                <w:color w:val="000000"/>
              </w:rPr>
              <w:t xml:space="preserve"> 1</w:t>
            </w: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6</w:t>
            </w:r>
          </w:p>
          <w:p>
            <w:pPr>
              <w:pStyle w:val="a4"/>
              <w:wordWrap/>
              <w:jc w:val="center"/>
            </w:pPr>
            <w:r>
              <w:rPr>
                <w:rFonts w:ascii="한컴산뜻돋움"/>
                <w:sz w:val="16"/>
                <w:shd w:val="clear" w:color="000000" w:fill="auto"/>
              </w:rPr>
              <w:t>3.30.~4.5.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5.2 Series Solutions First Order Equations</w:t>
            </w:r>
          </w:p>
          <w:p>
            <w:pPr>
              <w:ind w:firstLine="100"/>
              <w:wordWrap/>
              <w:jc w:val="left"/>
              <w:spacing w:after="0" w:line="276" w:lineRule="auto"/>
              <w:rPr>
                <w:color w:val="000000"/>
              </w:rPr>
            </w:pPr>
            <w:r>
              <w:rPr>
                <w:color w:val="000000"/>
              </w:rPr>
              <w:t>5.3 Series Solutions Near an Ordinary Point I</w:t>
            </w:r>
          </w:p>
          <w:p>
            <w:pPr>
              <w:ind w:firstLine="100"/>
              <w:wordWrap/>
              <w:jc w:val="left"/>
              <w:spacing w:after="0" w:line="276" w:lineRule="auto"/>
              <w:rPr>
                <w:color w:val="000000"/>
              </w:rPr>
            </w:pPr>
            <w:r>
              <w:rPr>
                <w:color w:val="000000"/>
              </w:rPr>
              <w:t>5.4 Series Solutions Near an Ordinary Point II</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191"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7</w:t>
            </w:r>
          </w:p>
          <w:p>
            <w:pPr>
              <w:pStyle w:val="a4"/>
              <w:wordWrap/>
              <w:jc w:val="center"/>
            </w:pPr>
            <w:r>
              <w:rPr>
                <w:rFonts w:ascii="한컴산뜻돋움"/>
                <w:sz w:val="16"/>
                <w:shd w:val="clear" w:color="000000" w:fill="auto"/>
              </w:rPr>
              <w:t>4.6.~4.12.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5.5 Euler Equations: Regular Singular Points</w:t>
            </w:r>
          </w:p>
          <w:p>
            <w:pPr>
              <w:ind w:firstLine="100"/>
              <w:wordWrap/>
              <w:jc w:val="left"/>
              <w:spacing w:after="0" w:line="276" w:lineRule="auto"/>
              <w:rPr>
                <w:color w:val="000000"/>
              </w:rPr>
            </w:pPr>
            <w:r>
              <w:rPr>
                <w:color w:val="000000"/>
              </w:rPr>
              <w:t>5.6 Series Solutions Near a Regular Singular Point I</w:t>
            </w:r>
          </w:p>
          <w:p>
            <w:pPr>
              <w:ind w:firstLine="100"/>
              <w:wordWrap/>
              <w:jc w:val="left"/>
              <w:spacing w:after="0" w:line="276" w:lineRule="auto"/>
              <w:rPr>
                <w:color w:val="000000"/>
              </w:rPr>
            </w:pPr>
            <w:r>
              <w:rPr>
                <w:color w:val="000000"/>
              </w:rPr>
              <w:t>5.7 Series Solutions Near a Regular Singular Point II</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pStyle w:val="a4"/>
              <w:ind w:left="149" w:right="91" w:hanging="23"/>
              <w:wordWrap/>
              <w:jc w:val="center"/>
              <w:pBdr>
                <w:top w:val="none" w:sz="2" w:space="1" w:color="000000"/>
                <w:left w:val="none" w:sz="2" w:space="4" w:color="000000"/>
                <w:bottom w:val="none" w:sz="2" w:space="1" w:color="000000"/>
                <w:right w:val="none" w:sz="2" w:space="4" w:color="000000"/>
              </w:pBd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pPr>
          </w:p>
        </w:tc>
      </w:tr>
      <w:tr>
        <w:trPr>
          <w:trHeight w:val="482" w:hRule="atLeast"/>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pStyle w:val="1"/>
              <w:wordWrap/>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43" w:type="dxa"/>
            <w:vMerge w:val="continue"/>
            <w:tcBorders>
              <w:top w:val="single" w:sz="2" w:space="0" w:color="000000"/>
              <w:left w:val="single" w:sz="2" w:space="0" w:color="000000"/>
              <w:bottom w:val="single" w:sz="2" w:space="0" w:color="000000"/>
              <w:right w:val="single" w:sz="11" w:space="0" w:color="000000"/>
            </w:tcBorders>
          </w:tcPr>
          <w:p/>
        </w:tc>
      </w:tr>
      <w:tr>
        <w:trPr>
          <w:trHeight w:val="1274" w:hRule="atLeast"/>
        </w:trPr>
        <w:tc>
          <w:tcPr>
            <w:tcW w:w="1684"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pPr>
              <w:wordWrap/>
              <w:jc w:val="center"/>
              <w:spacing w:after="0" w:line="276" w:lineRule="auto"/>
            </w:pPr>
            <w:r>
              <w:rPr>
                <w:b/>
                <w:sz w:val="22"/>
              </w:rPr>
              <w:t>Week 8</w:t>
            </w:r>
          </w:p>
          <w:p>
            <w:pPr>
              <w:pStyle w:val="a4"/>
              <w:wordWrap/>
              <w:jc w:val="center"/>
              <w:rPr>
                <w:rFonts w:ascii="한컴산뜻돋움" w:eastAsia="한컴산뜻돋움" w:hAnsi="한컴산뜻돋움"/>
                <w:sz w:val="16"/>
                <w:szCs w:val="16"/>
              </w:rPr>
            </w:pPr>
            <w:r>
              <w:rPr>
                <w:rFonts w:ascii="한컴산뜻돋움" w:eastAsia="한컴산뜻돋움" w:hAnsi="한컴산뜻돋움"/>
                <w:sz w:val="16"/>
                <w:szCs w:val="16"/>
              </w:rPr>
              <w:t>4.</w:t>
            </w:r>
            <w:r>
              <w:rPr>
                <w:rFonts w:ascii="한컴산뜻돋움" w:eastAsia="한컴산뜻돋움" w:hAnsi="한컴산뜻돋움"/>
                <w:sz w:val="16"/>
                <w:szCs w:val="16"/>
              </w:rPr>
              <w:t>13.~</w:t>
            </w:r>
            <w:r>
              <w:rPr>
                <w:rFonts w:ascii="한컴산뜻돋움" w:eastAsia="한컴산뜻돋움" w:hAnsi="한컴산뜻돋움"/>
                <w:sz w:val="16"/>
                <w:szCs w:val="16"/>
              </w:rPr>
              <w:t>4.19.</w:t>
            </w:r>
          </w:p>
        </w:tc>
        <w:tc>
          <w:tcPr>
            <w:tcW w:w="6035"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pPr>
              <w:pStyle w:val="a4"/>
              <w:ind w:firstLine="100"/>
              <w:wordWrap/>
              <w:jc w:val="center"/>
              <w:spacing w:line="312" w:lineRule="auto"/>
              <w:rPr>
                <w:b/>
                <w:bCs/>
              </w:rPr>
            </w:pPr>
            <w:r>
              <w:rPr>
                <w:b/>
                <w:bCs/>
              </w:rPr>
              <w:t>Midterm Exams (4.</w:t>
            </w:r>
            <w:r>
              <w:rPr>
                <w:b/>
                <w:bCs/>
              </w:rPr>
              <w:t>14.~</w:t>
            </w:r>
            <w:r>
              <w:rPr>
                <w:b/>
                <w:bCs/>
              </w:rPr>
              <w:t xml:space="preserve">4.17.) </w:t>
            </w:r>
          </w:p>
        </w:tc>
        <w:tc>
          <w:tcPr>
            <w:tcW w:w="2743"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pPr>
              <w:pStyle w:val="a4"/>
              <w:ind w:firstLine="100"/>
              <w:wordWrap/>
              <w:jc w:val="center"/>
              <w:spacing w:line="312" w:lineRule="auto"/>
              <w:rPr>
                <w:rFonts w:asciiTheme="minorEastAsia" w:eastAsiaTheme="minorEastAsia" w:hAnsiTheme="minorEastAsia"/>
                <w:b/>
                <w:bCs/>
                <w:color w:val="FF0000"/>
              </w:rPr>
            </w:pPr>
            <w:r>
              <w:rPr>
                <w:rFonts w:asciiTheme="minorEastAsia" w:eastAsiaTheme="minorEastAsia" w:hAnsiTheme="minorEastAsia"/>
                <w:b/>
                <w:bCs/>
                <w:color w:val="FF0000"/>
              </w:rPr>
              <w:t>4</w:t>
            </w:r>
            <w:r>
              <w:rPr>
                <w:rFonts w:asciiTheme="minorEastAsia" w:eastAsiaTheme="minorEastAsia" w:hAnsiTheme="minorEastAsia"/>
                <w:b/>
                <w:bCs/>
                <w:color w:val="FF0000"/>
              </w:rPr>
              <w:t>.13.</w:t>
            </w:r>
          </w:p>
          <w:p>
            <w:pPr>
              <w:pStyle w:val="a4"/>
              <w:ind w:right="91"/>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rPr>
                <w:rFonts w:ascii="한컴산뜻돋움" w:eastAsia="한컴산뜻돋움"/>
                <w:b/>
                <w:bCs/>
                <w:color w:val="FF0000"/>
                <w:sz w:val="22"/>
                <w:shd w:val="clear" w:color="000000" w:fill="auto"/>
              </w:rPr>
            </w:pPr>
            <w:r>
              <w:rPr>
                <w:rFonts w:asciiTheme="minorEastAsia" w:eastAsiaTheme="minorEastAsia" w:hAnsiTheme="minorEastAsia"/>
                <w:b/>
                <w:bCs/>
                <w:color w:val="FF0000"/>
              </w:rPr>
              <w:t>R</w:t>
            </w:r>
            <w:r>
              <w:rPr>
                <w:rFonts w:asciiTheme="minorEastAsia" w:eastAsiaTheme="minorEastAsia" w:hAnsiTheme="minorEastAsia"/>
                <w:b/>
                <w:bCs/>
                <w:color w:val="FF0000"/>
              </w:rPr>
              <w:t xml:space="preserve">egular </w:t>
            </w:r>
            <w:r>
              <w:rPr>
                <w:rFonts w:asciiTheme="minorEastAsia" w:eastAsiaTheme="minorEastAsia" w:hAnsiTheme="minorEastAsia"/>
                <w:b/>
                <w:bCs/>
                <w:color w:val="FF0000"/>
              </w:rPr>
              <w:t>C</w:t>
            </w:r>
            <w:r>
              <w:rPr>
                <w:rFonts w:asciiTheme="minorEastAsia" w:eastAsiaTheme="minorEastAsia" w:hAnsiTheme="minorEastAsia"/>
                <w:b/>
                <w:bCs/>
                <w:color w:val="FF0000"/>
              </w:rPr>
              <w:t>lasses</w:t>
            </w:r>
          </w:p>
        </w:tc>
      </w:tr>
    </w:tbl>
    <w:p>
      <w:pPr>
        <w:wordWrap/>
        <w:jc w:val="left"/>
        <w:spacing w:after="0" w:line="276" w:lineRule="auto"/>
        <w:textAlignment w:val="baseline"/>
        <w:rPr>
          <w:rFonts w:eastAsiaTheme="minorHAnsi" w:cs="함초롬바탕"/>
          <w:b/>
          <w:bCs/>
          <w:color w:val="0000FF"/>
          <w:sz w:val="22"/>
          <w:kern w:val="0"/>
        </w:rPr>
      </w:pPr>
    </w:p>
    <w:tbl>
      <w:tblPr>
        <w:tblOverlap w:val="never"/>
        <w:tblW w:w="10477" w:type="dxa"/>
        <w:tblBorders>
          <w:top w:val="none" w:sz="3" w:space="0" w:color="000000"/>
          <w:left w:val="none" w:sz="3" w:space="0" w:color="000000"/>
          <w:bottom w:val="none" w:sz="3" w:space="0" w:color="000000"/>
          <w:right w:val="none" w:sz="3" w:space="0" w:color="000000"/>
        </w:tblBorders>
        <w:tblLook w:val="04A0" w:firstRow="1" w:lastRow="0" w:firstColumn="1" w:lastColumn="0" w:noHBand="0" w:noVBand="1"/>
        <w:shd w:val="clear" w:color="000000" w:fill="FFFFFF"/>
        <w:tblLayout w:type="fixed"/>
        <w:tblCellMar>
          <w:top w:w="15" w:type="dxa"/>
          <w:left w:w="15" w:type="dxa"/>
          <w:bottom w:w="15" w:type="dxa"/>
          <w:right w:w="15" w:type="dxa"/>
        </w:tblCellMar>
      </w:tblPr>
      <w:tblGrid>
        <w:gridCol w:w="1606"/>
        <w:gridCol w:w="6136"/>
        <w:gridCol w:w="2735"/>
      </w:tblGrid>
      <w:tr>
        <w:trPr>
          <w:trHeight w:val="1106" w:hRule="atLeast"/>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pPr>
              <w:wordWrap/>
              <w:jc w:val="center"/>
              <w:spacing w:after="0" w:line="276" w:lineRule="auto"/>
            </w:pPr>
            <w:r>
              <w:rPr>
                <w:b/>
                <w:sz w:val="22"/>
              </w:rPr>
              <w:t>Week 9</w:t>
            </w:r>
          </w:p>
          <w:p>
            <w:pPr>
              <w:pStyle w:val="a4"/>
              <w:wordWrap/>
              <w:jc w:val="center"/>
            </w:pPr>
            <w:r>
              <w:rPr>
                <w:rFonts w:ascii="한컴산뜻돋움"/>
                <w:sz w:val="16"/>
                <w:shd w:val="clear" w:color="000000" w:fill="auto"/>
              </w:rPr>
              <w:t>4.20.~4.26.</w:t>
            </w:r>
          </w:p>
        </w:tc>
        <w:tc>
          <w:tcPr>
            <w:tcW w:w="6136"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pPr>
              <w:ind w:leftChars="50" w:left="100"/>
              <w:wordWrap/>
              <w:jc w:val="left"/>
              <w:spacing w:after="0" w:line="276" w:lineRule="auto"/>
            </w:pPr>
            <w:r>
              <w:t>7.1 Definition of the Laplace Transform</w:t>
            </w:r>
          </w:p>
          <w:p>
            <w:pPr>
              <w:ind w:leftChars="50" w:left="100"/>
              <w:wordWrap/>
              <w:jc w:val="left"/>
              <w:spacing w:after="0" w:line="276" w:lineRule="auto"/>
            </w:pPr>
            <w:r>
              <w:t>7.2 Solution of Initial Value Problems</w:t>
            </w:r>
          </w:p>
          <w:p>
            <w:pPr>
              <w:ind w:leftChars="50" w:left="100"/>
              <w:wordWrap/>
              <w:jc w:val="left"/>
              <w:spacing w:after="0" w:line="276" w:lineRule="auto"/>
            </w:pPr>
            <w:r>
              <w:t>7.3 Step Functions</w:t>
            </w:r>
          </w:p>
          <w:p>
            <w:pPr>
              <w:ind w:leftChars="50" w:left="100"/>
              <w:wordWrap/>
              <w:jc w:val="left"/>
              <w:spacing w:after="0" w:line="276" w:lineRule="auto"/>
            </w:pPr>
            <w:r>
              <w:t>7.4 Differential Equations with Discontinuous Forcing Functions</w:t>
            </w:r>
          </w:p>
        </w:tc>
        <w:tc>
          <w:tcPr>
            <w:tcW w:w="2735"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pPr>
              <w:pStyle w:val="a4"/>
              <w:ind w:left="149" w:right="91" w:hanging="23"/>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p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10</w:t>
            </w:r>
          </w:p>
          <w:p>
            <w:pPr>
              <w:pStyle w:val="a4"/>
              <w:wordWrap/>
              <w:jc w:val="center"/>
            </w:pPr>
            <w:r>
              <w:rPr>
                <w:rFonts w:ascii="한컴산뜻돋움"/>
                <w:sz w:val="16"/>
                <w:shd w:val="clear" w:color="000000" w:fill="auto"/>
              </w:rPr>
              <w:t>4.27.~5.3.</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7.5 Impulse Functions</w:t>
            </w:r>
          </w:p>
          <w:p>
            <w:pPr>
              <w:ind w:firstLine="100"/>
              <w:wordWrap/>
              <w:jc w:val="left"/>
              <w:spacing w:after="0" w:line="276" w:lineRule="auto"/>
              <w:rPr>
                <w:color w:val="000000"/>
              </w:rPr>
            </w:pPr>
            <w:r>
              <w:rPr>
                <w:color w:val="000000"/>
              </w:rPr>
              <w:t>7.6 The Convolution Integral</w:t>
            </w:r>
          </w:p>
          <w:p>
            <w:pPr>
              <w:ind w:firstLine="100"/>
              <w:wordWrap/>
              <w:jc w:val="left"/>
              <w:spacing w:after="0" w:line="276" w:lineRule="auto"/>
              <w:rPr>
                <w:color w:val="000000"/>
              </w:rPr>
            </w:pPr>
            <w:r>
              <w:rPr>
                <w:color w:val="000000"/>
              </w:rPr>
              <w:t xml:space="preserve">6.1 Introduction </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color w:val="000000"/>
                <w:sz w:val="22"/>
              </w:rPr>
            </w:pP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11</w:t>
            </w:r>
          </w:p>
          <w:p>
            <w:pPr>
              <w:pStyle w:val="a4"/>
              <w:wordWrap/>
              <w:jc w:val="center"/>
            </w:pPr>
            <w:r>
              <w:rPr>
                <w:rFonts w:ascii="한컴산뜻돋움"/>
                <w:sz w:val="16"/>
                <w:shd w:val="clear" w:color="000000" w:fill="auto"/>
              </w:rPr>
              <w:t>5.4.~5.10.</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Chars="50" w:left="100"/>
              <w:wordWrap/>
              <w:jc w:val="left"/>
              <w:spacing w:after="0" w:line="276" w:lineRule="auto"/>
              <w:rPr>
                <w:lang w:eastAsia="ko-KR"/>
                <w:rFonts w:hint="eastAsia"/>
                <w:color w:val="000000"/>
                <w:spacing w:val="-10"/>
                <w:rtl w:val="off"/>
              </w:rPr>
            </w:pPr>
            <w:r>
              <w:rPr>
                <w:color w:val="000000"/>
              </w:rPr>
              <w:t>6.2 Matrices</w:t>
            </w:r>
          </w:p>
          <w:p>
            <w:pPr>
              <w:ind w:leftChars="50" w:left="100"/>
              <w:wordWrap/>
              <w:jc w:val="left"/>
              <w:spacing w:after="0" w:line="276" w:lineRule="auto"/>
              <w:rPr>
                <w:color w:val="000000"/>
                <w:spacing w:val="-10"/>
              </w:rPr>
            </w:pPr>
            <w:r>
              <w:rPr>
                <w:color w:val="000000"/>
                <w:spacing w:val="-10"/>
              </w:rPr>
              <w:t>6.3 System of Linear Algebraic Equations</w:t>
            </w:r>
          </w:p>
          <w:p>
            <w:pPr>
              <w:ind w:leftChars="50" w:left="100"/>
              <w:wordWrap/>
              <w:jc w:val="left"/>
              <w:spacing w:after="0" w:line="276" w:lineRule="auto"/>
              <w:rPr>
                <w:color w:val="000000"/>
                <w:spacing w:val="-10"/>
              </w:rPr>
            </w:pPr>
            <w:r>
              <w:rPr>
                <w:color w:val="000000"/>
                <w:spacing w:val="-10"/>
              </w:rPr>
              <w:t>6.4 Basic Theory of Systems of First-Order Linear Equations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pStyle w:val="a4"/>
              <w:ind w:left="149" w:right="91" w:hanging="23"/>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rPr>
                <w:b/>
                <w:bCs/>
                <w:color w:val="FF0000"/>
              </w:rPr>
            </w:pPr>
            <w:r>
              <w:rPr>
                <w:rFonts w:ascii="한컴산뜻돋움" w:eastAsia="한컴산뜻돋움"/>
                <w:b/>
                <w:bCs/>
                <w:color w:val="FF0000"/>
                <w:sz w:val="22"/>
                <w:shd w:val="clear" w:color="000000" w:fill="auto"/>
              </w:rPr>
              <w:t>5.5.</w:t>
            </w:r>
          </w:p>
          <w:p>
            <w:pPr>
              <w:jc w:val="center"/>
              <w:rPr>
                <w:b/>
                <w:bCs/>
                <w:color w:val="FF0000"/>
                <w:sz w:val="22"/>
              </w:rPr>
            </w:pPr>
            <w:r>
              <w:rPr>
                <w:b/>
                <w:bCs/>
                <w:color w:val="FF0000"/>
              </w:rPr>
              <w:t>Children's Day</w:t>
            </w: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12</w:t>
            </w:r>
          </w:p>
          <w:p>
            <w:pPr>
              <w:pStyle w:val="a4"/>
              <w:wordWrap/>
              <w:jc w:val="center"/>
            </w:pPr>
            <w:r>
              <w:rPr>
                <w:rFonts w:ascii="한컴산뜻돋움"/>
                <w:sz w:val="16"/>
                <w:shd w:val="clear" w:color="000000" w:fill="auto"/>
              </w:rPr>
              <w:t>5.11.~5.17.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lang w:eastAsia="ko-KR"/>
                <w:rFonts w:hint="eastAsia"/>
                <w:color w:val="000000"/>
                <w:rtl w:val="off"/>
              </w:rPr>
            </w:pPr>
            <w:r>
              <w:rPr>
                <w:color w:val="000000"/>
                <w:spacing w:val="-10"/>
              </w:rPr>
              <w:t>6.</w:t>
            </w:r>
            <w:r>
              <w:rPr>
                <w:lang w:eastAsia="ko-KR"/>
                <w:color w:val="000000"/>
                <w:spacing w:val="-10"/>
                <w:rtl w:val="off"/>
              </w:rPr>
              <w:t>5</w:t>
            </w:r>
            <w:r>
              <w:rPr>
                <w:color w:val="000000"/>
                <w:spacing w:val="-10"/>
              </w:rPr>
              <w:t xml:space="preserve"> Homogeneous Linear Systems with Constant Coefficients</w:t>
            </w:r>
          </w:p>
          <w:p>
            <w:pPr>
              <w:ind w:firstLine="100"/>
              <w:wordWrap/>
              <w:jc w:val="left"/>
              <w:spacing w:after="0" w:line="276" w:lineRule="auto"/>
              <w:rPr>
                <w:color w:val="000000"/>
              </w:rPr>
            </w:pPr>
            <w:r>
              <w:rPr>
                <w:color w:val="000000"/>
              </w:rPr>
              <w:t>6.6 Complex-Valued Eigenvalues</w:t>
            </w:r>
          </w:p>
          <w:p>
            <w:pPr>
              <w:ind w:firstLine="100"/>
              <w:wordWrap/>
              <w:jc w:val="left"/>
              <w:spacing w:after="0" w:line="276" w:lineRule="auto"/>
              <w:rPr>
                <w:rFonts w:hint="eastAsia"/>
                <w:color w:val="000000"/>
              </w:rPr>
            </w:pPr>
            <w:r>
              <w:rPr>
                <w:color w:val="000000"/>
              </w:rPr>
              <w:t>6.7 Fundamental Matrices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13</w:t>
            </w:r>
          </w:p>
          <w:p>
            <w:pPr>
              <w:pStyle w:val="a4"/>
              <w:wordWrap/>
              <w:jc w:val="center"/>
            </w:pPr>
            <w:r>
              <w:rPr>
                <w:rFonts w:ascii="한컴산뜻돋움"/>
                <w:sz w:val="16"/>
                <w:shd w:val="clear" w:color="000000" w:fill="auto"/>
              </w:rPr>
              <w:t>5.18.~5.24.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6.8 Repeated Eigenvalues</w:t>
            </w:r>
          </w:p>
          <w:p>
            <w:pPr>
              <w:ind w:firstLine="100"/>
              <w:wordWrap/>
              <w:jc w:val="left"/>
              <w:spacing w:after="0" w:line="276" w:lineRule="auto"/>
              <w:rPr>
                <w:lang w:eastAsia="ko-KR"/>
                <w:rFonts w:hint="eastAsia"/>
                <w:color w:val="000000"/>
                <w:rtl w:val="off"/>
              </w:rPr>
            </w:pPr>
            <w:r>
              <w:rPr>
                <w:color w:val="000000"/>
              </w:rPr>
              <w:t>6.9 Nonhomogeneous Linear Systems</w:t>
            </w:r>
          </w:p>
          <w:p>
            <w:pPr>
              <w:ind w:firstLine="100"/>
              <w:wordWrap/>
              <w:jc w:val="left"/>
              <w:spacing w:after="0" w:line="276" w:lineRule="auto"/>
              <w:rPr>
                <w:rFonts w:hint="eastAsia"/>
                <w:color w:val="000000"/>
              </w:rPr>
            </w:pPr>
            <w:r>
              <w:rPr>
                <w:color w:val="000000"/>
              </w:rPr>
              <w:t>9.1 The Phase Plane: Linear Systems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bCs/>
                <w:color w:val="000000"/>
              </w:rPr>
            </w:pPr>
            <w:r>
              <w:rPr>
                <w:rFonts w:hint="eastAsia"/>
                <w:b/>
                <w:bCs/>
                <w:color w:val="000000"/>
              </w:rPr>
              <w:t>Q</w:t>
            </w:r>
            <w:r>
              <w:rPr>
                <w:b/>
                <w:bCs/>
                <w:color w:val="000000"/>
              </w:rPr>
              <w:t>uiz</w:t>
            </w:r>
            <w:r>
              <w:rPr>
                <w:b/>
                <w:bCs/>
                <w:color w:val="000000"/>
              </w:rPr>
              <w:t xml:space="preserve"> 2</w:t>
            </w: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14</w:t>
            </w:r>
          </w:p>
          <w:p>
            <w:pPr>
              <w:pStyle w:val="a4"/>
              <w:wordWrap/>
              <w:jc w:val="center"/>
            </w:pPr>
            <w:r>
              <w:rPr>
                <w:rFonts w:ascii="한컴산뜻돋움"/>
                <w:sz w:val="16"/>
                <w:shd w:val="clear" w:color="000000" w:fill="auto"/>
              </w:rPr>
              <w:t>5.25.~5.31.</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9.2 Autonomous Systems and Stability</w:t>
            </w:r>
          </w:p>
          <w:p>
            <w:pPr>
              <w:ind w:firstLine="100"/>
              <w:wordWrap/>
              <w:jc w:val="left"/>
              <w:spacing w:after="0" w:line="276" w:lineRule="auto"/>
              <w:rPr>
                <w:color w:val="000000"/>
              </w:rPr>
            </w:pPr>
            <w:r>
              <w:rPr>
                <w:color w:val="000000"/>
              </w:rPr>
              <w:t>9.3 Locally Linear Systems</w:t>
            </w:r>
          </w:p>
          <w:p>
            <w:pPr>
              <w:ind w:firstLine="100"/>
              <w:wordWrap/>
              <w:jc w:val="left"/>
              <w:spacing w:after="0" w:line="276" w:lineRule="auto"/>
              <w:rPr>
                <w:rFonts w:hint="eastAsia"/>
                <w:color w:val="000000"/>
              </w:rPr>
            </w:pPr>
            <w:r>
              <w:rPr>
                <w:color w:val="000000"/>
              </w:rPr>
              <w:t>9.4 Competing Species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pStyle w:val="a4"/>
              <w:ind w:left="149" w:right="91" w:hanging="23"/>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rPr>
                <w:b/>
                <w:bCs/>
                <w:color w:val="FF0000"/>
              </w:rPr>
            </w:pPr>
            <w:r>
              <w:rPr>
                <w:rFonts w:ascii="한컴산뜻돋움" w:eastAsia="한컴산뜻돋움"/>
                <w:b/>
                <w:bCs/>
                <w:color w:val="FF0000"/>
                <w:sz w:val="22"/>
                <w:shd w:val="clear" w:color="000000" w:fill="auto"/>
              </w:rPr>
              <w:t>5.25.</w:t>
            </w:r>
          </w:p>
          <w:p>
            <w:pPr>
              <w:jc w:val="center"/>
              <w:rPr>
                <w:b/>
                <w:bCs/>
                <w:color w:val="FF0000"/>
              </w:rPr>
            </w:pPr>
            <w:r>
              <w:rPr>
                <w:b/>
                <w:bCs/>
                <w:color w:val="FF0000"/>
              </w:rPr>
              <w:t xml:space="preserve">Substitute </w:t>
            </w:r>
            <w:r>
              <w:rPr>
                <w:b/>
                <w:bCs/>
                <w:color w:val="FF0000"/>
              </w:rPr>
              <w:t>H</w:t>
            </w:r>
            <w:r>
              <w:rPr>
                <w:b/>
                <w:bCs/>
                <w:color w:val="FF0000"/>
              </w:rPr>
              <w:t>oliday</w:t>
            </w: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77"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15</w:t>
            </w:r>
          </w:p>
          <w:p>
            <w:pPr>
              <w:pStyle w:val="a4"/>
              <w:wordWrap/>
              <w:jc w:val="center"/>
            </w:pPr>
            <w:r>
              <w:rPr>
                <w:rFonts w:ascii="한컴산뜻돋움"/>
                <w:sz w:val="16"/>
                <w:shd w:val="clear" w:color="000000" w:fill="auto"/>
              </w:rPr>
              <w:t>6.1.~6.7.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firstLine="100"/>
              <w:wordWrap/>
              <w:jc w:val="left"/>
              <w:spacing w:after="0" w:line="276" w:lineRule="auto"/>
              <w:rPr>
                <w:color w:val="000000"/>
              </w:rPr>
            </w:pPr>
            <w:r>
              <w:rPr>
                <w:color w:val="000000"/>
              </w:rPr>
              <w:t>9.5 Predator-Prey Equations</w:t>
            </w:r>
          </w:p>
          <w:p>
            <w:pPr>
              <w:ind w:firstLine="100"/>
              <w:wordWrap/>
              <w:jc w:val="left"/>
              <w:spacing w:after="0" w:line="276" w:lineRule="auto"/>
              <w:rPr>
                <w:color w:val="000000"/>
              </w:rPr>
            </w:pPr>
            <w:r>
              <w:rPr>
                <w:color w:val="000000"/>
              </w:rPr>
              <w:t xml:space="preserve">9.6 </w:t>
            </w:r>
            <w:r>
              <w:rPr>
                <w:color w:val="000000"/>
              </w:rPr>
              <w:t>Liapunov’s</w:t>
            </w:r>
            <w:r>
              <w:rPr>
                <w:color w:val="000000"/>
              </w:rPr>
              <w:t xml:space="preserve"> Second Method</w:t>
            </w:r>
          </w:p>
          <w:p>
            <w:pPr>
              <w:ind w:firstLine="100"/>
              <w:wordWrap/>
              <w:jc w:val="left"/>
              <w:spacing w:after="0" w:line="276" w:lineRule="auto"/>
              <w:rPr>
                <w:color w:val="000000"/>
              </w:rPr>
            </w:pPr>
            <w:r>
              <w:rPr>
                <w:color w:val="000000"/>
              </w:rPr>
              <w:t>9.7 Periodic Solutions and Limit Cycles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ind w:left="172" w:right="92" w:hanging="24"/>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rFonts w:asciiTheme="majorHAnsi" w:eastAsiaTheme="majorHAnsi" w:hAnsiTheme="majorHAnsi"/>
                <w:b/>
                <w:bCs/>
                <w:color w:val="FF0000"/>
                <w:szCs w:val="20"/>
              </w:rPr>
            </w:pPr>
            <w:r>
              <w:rPr>
                <w:rFonts w:asciiTheme="majorHAnsi" w:eastAsiaTheme="majorHAnsi" w:hAnsiTheme="majorHAnsi"/>
                <w:b/>
                <w:bCs/>
                <w:color w:val="FF0000"/>
                <w:szCs w:val="20"/>
              </w:rPr>
              <w:t>6</w:t>
            </w:r>
            <w:r>
              <w:rPr>
                <w:rFonts w:asciiTheme="majorHAnsi" w:eastAsiaTheme="majorHAnsi" w:hAnsiTheme="majorHAnsi"/>
                <w:b/>
                <w:bCs/>
                <w:color w:val="FF0000"/>
                <w:szCs w:val="20"/>
              </w:rPr>
              <w:t>.3.</w:t>
            </w:r>
          </w:p>
          <w:p>
            <w:pPr>
              <w:ind w:left="172" w:right="92" w:hanging="24"/>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r>
              <w:rPr>
                <w:rFonts w:asciiTheme="majorHAnsi" w:eastAsiaTheme="majorHAnsi" w:hAnsiTheme="majorHAnsi"/>
                <w:b/>
                <w:bCs/>
                <w:color w:val="FF0000"/>
                <w:szCs w:val="20"/>
              </w:rPr>
              <w:t>Local Election Day</w:t>
            </w:r>
          </w:p>
        </w:tc>
      </w:tr>
      <w:tr>
        <w:trPr>
          <w:trHeight w:val="482"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numPr>
                <w:ilvl w:val="0"/>
                <w:numId w:val="2"/>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spacing w:val="-4"/>
              </w:rPr>
            </w:pPr>
            <w:r>
              <w:rPr>
                <w:color w:val="000000"/>
              </w:rPr>
              <w:t>Conceptual Understanding, Computational Accuracy, Communication, Reasoning &amp; Thinking, Application</w:t>
            </w:r>
          </w:p>
        </w:tc>
        <w:tc>
          <w:tcPr>
            <w:tcW w:w="2735" w:type="dxa"/>
            <w:vMerge w:val="continue"/>
            <w:tcBorders>
              <w:top w:val="single" w:sz="2" w:space="0" w:color="000000"/>
              <w:left w:val="single" w:sz="2" w:space="0" w:color="000000"/>
              <w:bottom w:val="single" w:sz="2" w:space="0" w:color="000000"/>
              <w:right w:val="single" w:sz="11" w:space="0" w:color="000000"/>
            </w:tcBorders>
          </w:tcPr>
          <w:p/>
        </w:tc>
      </w:tr>
      <w:tr>
        <w:trPr>
          <w:trHeight w:val="1083" w:hRule="atLeast"/>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pPr>
              <w:wordWrap/>
              <w:jc w:val="center"/>
              <w:spacing w:after="0" w:line="276" w:lineRule="auto"/>
            </w:pPr>
            <w:r>
              <w:rPr>
                <w:b/>
                <w:sz w:val="22"/>
              </w:rPr>
              <w:t>Week 16</w:t>
            </w:r>
          </w:p>
          <w:p>
            <w:pPr>
              <w:pStyle w:val="a4"/>
              <w:wordWrap/>
              <w:jc w:val="center"/>
            </w:pPr>
            <w:r>
              <w:rPr>
                <w:rFonts w:ascii="한컴산뜻돋움"/>
                <w:sz w:val="16"/>
                <w:shd w:val="clear" w:color="000000" w:fill="auto"/>
              </w:rPr>
              <w:t>6.8.~6.14.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pPr>
              <w:ind w:left="262" w:hanging="62"/>
              <w:snapToGrid w:val="0"/>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b/>
                <w:bCs/>
                <w:color w:val="000000"/>
                <w:spacing w:val="-4"/>
              </w:rPr>
            </w:pPr>
            <w:r>
              <w:rPr>
                <w:rFonts w:ascii="맑은 고딕"/>
                <w:b/>
                <w:bCs/>
                <w:shd w:val="clear" w:color="000000" w:fill="auto"/>
              </w:rPr>
              <w:t>Make-up class week</w:t>
            </w:r>
          </w:p>
        </w:tc>
        <w:tc>
          <w:tcPr>
            <w:tcW w:w="2735"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pPr>
              <w:pStyle w:val="a4"/>
              <w:ind w:left="172" w:right="92" w:hanging="24"/>
              <w:wordWrap/>
              <w:jc w:val="center"/>
              <w:pBdr>
                <w:top w:val="none" w:sz="2" w:space="1" w:color="000000"/>
                <w:left w:val="none" w:sz="2" w:space="4" w:color="000000"/>
                <w:bottom w:val="none" w:sz="2" w:space="1" w:color="000000"/>
                <w:right w:val="none" w:sz="2" w:space="4" w:color="000000"/>
              </w:pBd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76" w:lineRule="auto"/>
            </w:pPr>
          </w:p>
        </w:tc>
      </w:tr>
      <w:tr>
        <w:trPr>
          <w:trHeight w:val="1196" w:hRule="atLeast"/>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pPr>
              <w:wordWrap/>
              <w:jc w:val="center"/>
              <w:spacing w:after="0" w:line="276" w:lineRule="auto"/>
            </w:pPr>
            <w:r>
              <w:rPr>
                <w:b/>
                <w:sz w:val="22"/>
              </w:rPr>
              <w:t>Week 17</w:t>
            </w:r>
          </w:p>
          <w:p>
            <w:pPr>
              <w:pStyle w:val="a4"/>
              <w:wordWrap/>
              <w:jc w:val="center"/>
              <w:rPr>
                <w:rFonts w:ascii="한컴산뜻돋움" w:eastAsia="한컴산뜻돋움" w:hAnsi="한컴산뜻돋움"/>
                <w:sz w:val="16"/>
                <w:szCs w:val="16"/>
              </w:rPr>
            </w:pPr>
            <w:r>
              <w:rPr>
                <w:rFonts w:ascii="한컴산뜻돋움" w:eastAsia="한컴산뜻돋움" w:hAnsi="한컴산뜻돋움"/>
                <w:sz w:val="16"/>
                <w:szCs w:val="16"/>
              </w:rPr>
              <w:t>6.</w:t>
            </w:r>
            <w:r>
              <w:rPr>
                <w:rFonts w:ascii="한컴산뜻돋움" w:eastAsia="한컴산뜻돋움" w:hAnsi="한컴산뜻돋움"/>
                <w:sz w:val="16"/>
                <w:szCs w:val="16"/>
              </w:rPr>
              <w:t>1</w:t>
            </w:r>
            <w:r>
              <w:rPr>
                <w:rFonts w:ascii="한컴산뜻돋움" w:eastAsia="한컴산뜻돋움" w:hAnsi="한컴산뜻돋움"/>
                <w:sz w:val="16"/>
                <w:szCs w:val="16"/>
              </w:rPr>
              <w:t>5</w:t>
            </w:r>
            <w:r>
              <w:rPr>
                <w:rFonts w:ascii="한컴산뜻돋움" w:eastAsia="한컴산뜻돋움" w:hAnsi="한컴산뜻돋움"/>
                <w:sz w:val="16"/>
                <w:szCs w:val="16"/>
              </w:rPr>
              <w:t>.~</w:t>
            </w:r>
            <w:r>
              <w:rPr>
                <w:rFonts w:ascii="한컴산뜻돋움" w:eastAsia="한컴산뜻돋움" w:hAnsi="한컴산뜻돋움"/>
                <w:sz w:val="16"/>
                <w:szCs w:val="16"/>
              </w:rPr>
              <w:t>6.19.</w:t>
            </w:r>
          </w:p>
        </w:tc>
        <w:tc>
          <w:tcPr>
            <w:tcW w:w="613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pPr>
              <w:ind w:firstLine="100"/>
              <w:wordWrap/>
              <w:jc w:val="center"/>
              <w:spacing w:after="0" w:line="276" w:lineRule="auto"/>
              <w:rPr>
                <w:b/>
                <w:bCs/>
              </w:rPr>
            </w:pPr>
            <w:r>
              <w:rPr>
                <w:b/>
                <w:bCs/>
              </w:rPr>
              <w:t>Final Exams (6.</w:t>
            </w:r>
            <w:r>
              <w:rPr>
                <w:b/>
                <w:bCs/>
              </w:rPr>
              <w:t>18.~</w:t>
            </w:r>
            <w:r>
              <w:rPr>
                <w:b/>
                <w:bCs/>
              </w:rPr>
              <w:t>6.19.)</w:t>
            </w:r>
          </w:p>
        </w:tc>
        <w:tc>
          <w:tcPr>
            <w:tcW w:w="2735"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pPr>
              <w:ind w:left="172" w:right="92" w:hanging="24"/>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76" w:lineRule="auto"/>
              <w:rPr>
                <w:color w:val="000000"/>
              </w:rPr>
            </w:pPr>
          </w:p>
        </w:tc>
      </w:tr>
    </w:tbl>
    <w:p>
      <w:pPr>
        <w:wordWrap/>
        <w:jc w:val="left"/>
        <w:spacing w:after="0" w:line="276" w:lineRule="auto"/>
        <w:textAlignment w:val="baseline"/>
        <w:rPr>
          <w:rFonts w:eastAsiaTheme="minorHAnsi" w:cs="함초롬바탕"/>
          <w:b/>
          <w:bCs/>
          <w:color w:val="0000FF"/>
          <w:sz w:val="22"/>
          <w:kern w:val="0"/>
        </w:rPr>
      </w:pPr>
    </w:p>
    <w:p>
      <w:pPr>
        <w:wordWrap/>
        <w:jc w:val="left"/>
        <w:spacing w:after="0" w:line="276" w:lineRule="auto"/>
        <w:textAlignment w:val="baseline"/>
        <w:rPr>
          <w:rFonts w:eastAsiaTheme="minorHAnsi" w:cs="굴림"/>
          <w:color w:val="000000"/>
          <w:szCs w:val="20"/>
          <w:kern w:val="0"/>
        </w:rPr>
      </w:pPr>
      <w:r>
        <w:rPr>
          <w:rFonts w:eastAsiaTheme="minorHAnsi" w:cs="함초롬바탕"/>
          <w:b/>
          <w:bCs/>
          <w:color w:val="0000FF"/>
          <w:sz w:val="22"/>
          <w:kern w:val="0"/>
        </w:rPr>
        <w:t>※ The above plans may change according to the academic schedule.</w:t>
      </w:r>
    </w:p>
    <w:p>
      <w:pPr>
        <w:wordWrap/>
        <w:jc w:val="left"/>
        <w:spacing w:after="0" w:line="276" w:lineRule="auto"/>
        <w:textAlignment w:val="baseline"/>
        <w:rPr>
          <w:rFonts w:eastAsiaTheme="minorHAnsi" w:cs="굴림"/>
          <w:b/>
          <w:bCs/>
          <w:color w:val="0000FF"/>
          <w:sz w:val="22"/>
          <w:kern w:val="0"/>
        </w:rPr>
      </w:pPr>
    </w:p>
    <w:p>
      <w:pPr>
        <w:autoSpaceDE/>
        <w:autoSpaceDN/>
        <w:widowControl/>
        <w:wordWrap/>
        <w:rPr>
          <w:rFonts w:eastAsiaTheme="minorHAnsi" w:cs="굴림"/>
          <w:color w:val="000000"/>
          <w:sz w:val="22"/>
          <w:kern w:val="0"/>
        </w:rPr>
      </w:pPr>
      <w:r>
        <w:rPr>
          <w:rFonts w:eastAsiaTheme="minorHAnsi" w:cs="굴림"/>
          <w:color w:val="000000"/>
          <w:sz w:val="22"/>
          <w:kern w:val="0"/>
        </w:rPr>
        <w:br w:type="page"/>
      </w:r>
    </w:p>
    <w:p>
      <w:pPr>
        <w:spacing w:after="0" w:line="276" w:lineRule="auto"/>
        <w:textAlignment w:val="baseline"/>
        <w:rPr>
          <w:rFonts w:eastAsiaTheme="minorHAnsi" w:cs="굴림"/>
          <w:color w:val="000000"/>
          <w:szCs w:val="20"/>
          <w:kern w:val="0"/>
        </w:rPr>
      </w:pPr>
      <w:r>
        <w:rPr>
          <w:rFonts w:eastAsiaTheme="minorHAnsi" w:cs="굴림"/>
          <w:color w:val="000000"/>
          <w:sz w:val="22"/>
          <w:kern w:val="0"/>
        </w:rPr>
        <w:t>[Reference] Syllabus Competence Reference</w:t>
      </w:r>
    </w:p>
    <w:tbl>
      <w:tblPr>
        <w:tblOverlap w:val="never"/>
        <w:tblW w:w="0" w:type="auto"/>
        <w:tblLook w:val="04A0" w:firstRow="1" w:lastRow="0" w:firstColumn="1" w:lastColumn="0" w:noHBand="0" w:noVBand="1"/>
        <w:tblLayout w:type="fixed"/>
        <w:tblCellMar>
          <w:top w:w="15" w:type="dxa"/>
          <w:left w:w="15" w:type="dxa"/>
          <w:bottom w:w="15" w:type="dxa"/>
          <w:right w:w="15" w:type="dxa"/>
        </w:tblCellMar>
      </w:tblPr>
      <w:tblGrid>
        <w:gridCol w:w="1214"/>
        <w:gridCol w:w="1256"/>
        <w:gridCol w:w="1248"/>
        <w:gridCol w:w="1382"/>
        <w:gridCol w:w="1418"/>
        <w:gridCol w:w="1389"/>
        <w:gridCol w:w="1298"/>
        <w:gridCol w:w="1255"/>
      </w:tblGrid>
      <w:tr>
        <w:trPr>
          <w:tblHeader/>
          <w:trHeight w:val="56" w:hRule="atLeast"/>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1. Analytical and Creative Thinking</w:t>
            </w:r>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2. Complex Communication</w:t>
            </w:r>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3.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4. Digital/</w:t>
            </w:r>
            <w:ins w:id="9" w:author="만든 이" w:date="2023-04-26T15:43:00Z">
              <w:r>
                <w:rPr>
                  <w:rFonts w:eastAsiaTheme="minorHAnsi" w:cs="굴림"/>
                  <w:b/>
                  <w:bCs/>
                  <w:color w:val="000000"/>
                  <w:sz w:val="14"/>
                  <w:szCs w:val="14"/>
                  <w:kern w:val="0"/>
                </w:rPr>
                <w:t xml:space="preserve"> </w:t>
              </w:r>
            </w:ins>
            <w:r>
              <w:rPr>
                <w:rFonts w:eastAsiaTheme="minorHAnsi" w:cs="굴림"/>
                <w:b/>
                <w:bCs/>
                <w:color w:val="000000"/>
                <w:sz w:val="14"/>
                <w:szCs w:val="14"/>
                <w:kern w:val="0"/>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 xml:space="preserve">5. </w:t>
            </w:r>
            <w:r>
              <w:rPr>
                <w:rFonts w:eastAsiaTheme="minorHAnsi" w:cs="함초롬바탕"/>
                <w:b/>
                <w:bCs/>
                <w:color w:val="000000"/>
                <w:sz w:val="14"/>
                <w:szCs w:val="14"/>
                <w:kern w:val="0"/>
              </w:rPr>
              <w:t>Global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val="off"/>
              <w:jc w:val="left"/>
              <w:spacing w:after="0" w:line="276" w:lineRule="auto"/>
              <w:textAlignment w:val="baseline"/>
              <w:rPr>
                <w:rFonts w:eastAsiaTheme="minorHAnsi" w:cs="굴림"/>
                <w:b/>
                <w:bCs/>
                <w:color w:val="000000"/>
                <w:sz w:val="14"/>
                <w:szCs w:val="14"/>
                <w:kern w:val="0"/>
              </w:rPr>
              <w:pPrChange w:id="10" w:author="만든 이" w:date="2023-04-26T15:43:00Z">
                <w:pPr>
                  <w:wordWrap/>
                  <w:jc w:val="center"/>
                  <w:spacing w:after="0" w:line="276" w:lineRule="auto"/>
                  <w:textAlignment w:val="baseline"/>
                </w:pPr>
              </w:pPrChange>
            </w:pPr>
            <w:r>
              <w:rPr>
                <w:rFonts w:eastAsiaTheme="minorHAnsi" w:cs="굴림"/>
                <w:b/>
                <w:bCs/>
                <w:color w:val="000000"/>
                <w:sz w:val="14"/>
                <w:szCs w:val="14"/>
                <w:kern w:val="0"/>
              </w:rPr>
              <w:t>6. Adaptability/</w:t>
            </w:r>
          </w:p>
          <w:p>
            <w:pPr>
              <w:wordWrap w:val="off"/>
              <w:jc w:val="left"/>
              <w:spacing w:after="0" w:line="276" w:lineRule="auto"/>
              <w:textAlignment w:val="baseline"/>
              <w:rPr>
                <w:del w:id="11" w:author="만든 이" w:date="2023-04-26T15:43:00Z"/>
                <w:rFonts w:eastAsiaTheme="minorHAnsi" w:cs="굴림"/>
                <w:b/>
                <w:bCs/>
                <w:color w:val="000000"/>
                <w:sz w:val="14"/>
                <w:szCs w:val="14"/>
                <w:kern w:val="0"/>
              </w:rPr>
              <w:pPrChange w:id="12" w:author="만든 이" w:date="2023-04-26T15:43:00Z">
                <w:pPr>
                  <w:wordWrap/>
                  <w:jc w:val="center"/>
                  <w:spacing w:after="0" w:line="276" w:lineRule="auto"/>
                  <w:textAlignment w:val="baseline"/>
                </w:pPr>
              </w:pPrChange>
            </w:pPr>
            <w:r>
              <w:rPr>
                <w:rFonts w:eastAsiaTheme="minorHAnsi" w:cs="굴림"/>
                <w:b/>
                <w:bCs/>
                <w:color w:val="000000"/>
                <w:sz w:val="14"/>
                <w:szCs w:val="14"/>
                <w:kern w:val="0"/>
              </w:rPr>
              <w:t>Progressio</w:t>
            </w:r>
            <w:ins w:id="13" w:author="만든 이" w:date="2023-04-26T15:43:00Z">
              <w:r>
                <w:rPr>
                  <w:rFonts w:eastAsiaTheme="minorHAnsi" w:cs="굴림"/>
                  <w:b/>
                  <w:bCs/>
                  <w:color w:val="000000"/>
                  <w:sz w:val="14"/>
                  <w:szCs w:val="14"/>
                  <w:kern w:val="0"/>
                </w:rPr>
                <w:t>n</w:t>
              </w:r>
            </w:ins>
            <w:del w:id="14" w:author="만든 이" w:date="2023-04-26T15:43:00Z">
              <w:r>
                <w:rPr>
                  <w:rFonts w:eastAsiaTheme="minorHAnsi" w:cs="굴림"/>
                  <w:b/>
                  <w:bCs/>
                  <w:color w:val="000000"/>
                  <w:sz w:val="14"/>
                  <w:szCs w:val="14"/>
                  <w:kern w:val="0"/>
                </w:rPr>
                <w:delText>n</w:delText>
              </w:r>
            </w:del>
          </w:p>
          <w:p>
            <w:pPr>
              <w:wordWrap w:val="off"/>
              <w:jc w:val="left"/>
              <w:spacing w:after="0" w:line="276" w:lineRule="auto"/>
              <w:textAlignment w:val="baseline"/>
              <w:rPr>
                <w:rFonts w:eastAsiaTheme="minorHAnsi" w:cs="굴림"/>
                <w:color w:val="000000"/>
                <w:szCs w:val="20"/>
                <w:kern w:val="0"/>
              </w:rPr>
              <w:pPrChange w:id="15" w:author="만든 이" w:date="2023-04-26T15:43:00Z">
                <w:pPr>
                  <w:wordWrap/>
                  <w:jc w:val="center"/>
                  <w:spacing w:after="0" w:line="276" w:lineRule="auto"/>
                  <w:textAlignment w:val="baseline"/>
                </w:pPr>
              </w:pPrChange>
            </w:pPr>
            <w:r>
              <w:rPr>
                <w:rFonts w:eastAsiaTheme="minorHAnsi" w:cs="굴림"/>
                <w:b/>
                <w:bCs/>
                <w:color w:val="000000"/>
                <w:sz w:val="14"/>
                <w:szCs w:val="14"/>
                <w:kern w:val="0"/>
              </w:rPr>
              <w:t>/</w:t>
            </w:r>
            <w:ins w:id="16" w:author="만든 이" w:date="2023-04-26T15:43:00Z">
              <w:r>
                <w:rPr>
                  <w:rFonts w:eastAsiaTheme="minorHAnsi" w:cs="굴림"/>
                  <w:b/>
                  <w:bCs/>
                  <w:color w:val="000000"/>
                  <w:sz w:val="14"/>
                  <w:szCs w:val="14"/>
                  <w:kern w:val="0"/>
                </w:rPr>
                <w:t xml:space="preserve"> </w:t>
              </w:r>
            </w:ins>
            <w:r>
              <w:rPr>
                <w:rFonts w:eastAsiaTheme="minorHAnsi" w:cs="굴림"/>
                <w:b/>
                <w:bCs/>
                <w:color w:val="000000"/>
                <w:sz w:val="14"/>
                <w:szCs w:val="14"/>
                <w:kern w:val="0"/>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7. 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pPr>
              <w:wordWrap/>
              <w:jc w:val="center"/>
              <w:spacing w:after="0" w:line="276" w:lineRule="auto"/>
              <w:textAlignment w:val="baseline"/>
              <w:rPr>
                <w:rFonts w:eastAsiaTheme="minorHAnsi" w:cs="굴림"/>
                <w:color w:val="000000"/>
                <w:szCs w:val="20"/>
                <w:kern w:val="0"/>
              </w:rPr>
            </w:pPr>
            <w:r>
              <w:rPr>
                <w:rFonts w:eastAsiaTheme="minorHAnsi" w:cs="굴림"/>
                <w:b/>
                <w:bCs/>
                <w:color w:val="000000"/>
                <w:sz w:val="14"/>
                <w:szCs w:val="14"/>
                <w:kern w:val="0"/>
              </w:rPr>
              <w:t xml:space="preserve">8 </w:t>
            </w:r>
            <w:r>
              <w:rPr>
                <w:rFonts w:eastAsiaTheme="minorHAnsi" w:cs="함초롬바탕"/>
                <w:b/>
                <w:bCs/>
                <w:color w:val="000000"/>
                <w:sz w:val="14"/>
                <w:szCs w:val="14"/>
                <w:kern w:val="0"/>
              </w:rPr>
              <w:t>Habits/</w:t>
            </w:r>
            <w:ins w:id="17" w:author="만든 이" w:date="2023-04-26T15:44:00Z">
              <w:r>
                <w:rPr>
                  <w:rFonts w:eastAsiaTheme="minorHAnsi" w:cs="함초롬바탕"/>
                  <w:b/>
                  <w:bCs/>
                  <w:color w:val="000000"/>
                  <w:sz w:val="14"/>
                  <w:szCs w:val="14"/>
                  <w:kern w:val="0"/>
                </w:rPr>
                <w:t xml:space="preserve"> </w:t>
              </w:r>
            </w:ins>
            <w:r>
              <w:rPr>
                <w:rFonts w:eastAsiaTheme="minorHAnsi" w:cs="함초롬바탕"/>
                <w:b/>
                <w:bCs/>
                <w:color w:val="000000"/>
                <w:sz w:val="14"/>
                <w:szCs w:val="14"/>
                <w:kern w:val="0"/>
              </w:rPr>
              <w:t>Mindset</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6"/>
                <w:szCs w:val="16"/>
                <w:kern w:val="0"/>
              </w:rPr>
            </w:pPr>
            <w:r>
              <w:rPr>
                <w:rFonts w:eastAsiaTheme="minorHAnsi" w:cs="굴림"/>
                <w:color w:val="000000"/>
                <w:sz w:val="14"/>
                <w:szCs w:val="16"/>
                <w:kern w:val="0"/>
              </w:rPr>
              <w:t>Ability to 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understand, 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Sincerity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 through prejudice and identify reliable information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create digital contents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Creativity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listen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 love of learning and curiosity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Resilience/elasticity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함초롬바탕"/>
                <w:color w:val="000000"/>
                <w:sz w:val="14"/>
                <w:szCs w:val="14"/>
                <w:kern w:val="0"/>
              </w:rPr>
            </w:pPr>
            <w:r>
              <w:rPr>
                <w:rFonts w:eastAsiaTheme="minorHAnsi" w:cs="함초롬바탕"/>
                <w:color w:val="000000"/>
                <w:sz w:val="14"/>
                <w:szCs w:val="14"/>
                <w:kern w:val="0"/>
              </w:rPr>
              <w:t>Ability to teach, guide, and counsel</w:t>
            </w:r>
          </w:p>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understand traditional or recently emerging fields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color w:val="000000"/>
                <w:sz w:val="14"/>
                <w:szCs w:val="14"/>
                <w:kern w:val="0"/>
              </w:rPr>
              <w:t>Perseverance/patience</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devise and test solutions to problems by </w:t>
            </w:r>
            <w:r>
              <w:rPr>
                <w:rFonts w:eastAsiaTheme="minorHAnsi" w:cs="함초롬바탕"/>
                <w:color w:val="000000"/>
                <w:sz w:val="14"/>
                <w:szCs w:val="14"/>
                <w:kern w:val="0"/>
              </w:rPr>
              <w:t>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explain information and persuasively </w:t>
            </w:r>
            <w:r>
              <w:rPr>
                <w:rFonts w:eastAsiaTheme="minorHAnsi" w:cs="함초롬바탕"/>
                <w:color w:val="000000"/>
                <w:sz w:val="14"/>
                <w:szCs w:val="14"/>
                <w:kern w:val="0"/>
              </w:rPr>
              <w:t>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collaborate on tasks, manage groups, and </w:t>
            </w:r>
            <w:r>
              <w:rPr>
                <w:rFonts w:eastAsiaTheme="minorHAnsi" w:cs="함초롬바탕"/>
                <w:color w:val="000000"/>
                <w:sz w:val="14"/>
                <w:szCs w:val="14"/>
                <w:kern w:val="0"/>
              </w:rPr>
              <w:t>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21</w:t>
            </w:r>
            <w:r>
              <w:rPr>
                <w:rFonts w:eastAsiaTheme="minorHAnsi" w:cs="함초롬바탕"/>
                <w:color w:val="000000"/>
                <w:sz w:val="14"/>
                <w:szCs w:val="14"/>
                <w:kern w:val="0"/>
                <w:vertAlign w:val="superscript"/>
              </w:rPr>
              <w:t>st</w:t>
            </w:r>
            <w:r>
              <w:rPr>
                <w:rFonts w:eastAsiaTheme="minorHAnsi" w:cs="함초롬바탕"/>
                <w:color w:val="000000"/>
                <w:sz w:val="14"/>
                <w:szCs w:val="14"/>
                <w:kern w:val="0"/>
              </w:rPr>
              <w:t xml:space="preserve"> century core competencies such as communication </w:t>
            </w:r>
            <w:r>
              <w:rPr>
                <w:rFonts w:eastAsiaTheme="minorHAnsi" w:cs="함초롬바탕"/>
                <w:color w:val="000000"/>
                <w:sz w:val="14"/>
                <w:szCs w:val="14"/>
                <w:kern w:val="0"/>
              </w:rPr>
              <w:t>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develop a sense of independence to seek new roles, </w:t>
            </w:r>
            <w:r>
              <w:rPr>
                <w:rFonts w:eastAsiaTheme="minorHAnsi" w:cs="함초롬바탕"/>
                <w:color w:val="000000"/>
                <w:sz w:val="14"/>
                <w:szCs w:val="14"/>
                <w:kern w:val="0"/>
              </w:rPr>
              <w:t>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 xml:space="preserve">Ability to make rational and ethical decisions on complex </w:t>
            </w:r>
            <w:r>
              <w:rPr>
                <w:rFonts w:eastAsiaTheme="minorHAnsi" w:cs="함초롬바탕"/>
                <w:color w:val="000000"/>
                <w:sz w:val="14"/>
                <w:szCs w:val="14"/>
                <w:kern w:val="0"/>
              </w:rPr>
              <w:t>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Self-efficacy</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Stress management skills</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Time management skills</w:t>
            </w: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r>
        <w:trPr>
          <w:trHeight w:val="56" w:hRule="atLeast"/>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4"/>
                <w:szCs w:val="14"/>
                <w:kern w:val="0"/>
              </w:rPr>
              <w:t>Ability to use knowledge or creativity to solve complex real-world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 w:val="14"/>
                <w:szCs w:val="14"/>
                <w:kern w:val="0"/>
              </w:rPr>
            </w:pPr>
          </w:p>
        </w:tc>
      </w:tr>
    </w:tbl>
    <w:p>
      <w:pPr>
        <w:wordWrap/>
        <w:jc w:val="center"/>
        <w:spacing w:after="0" w:line="276" w:lineRule="auto"/>
        <w:textAlignment w:val="baseline"/>
        <w:rPr>
          <w:rFonts w:eastAsiaTheme="minorHAnsi" w:cs="굴림"/>
          <w:color w:val="000000"/>
          <w:szCs w:val="20"/>
          <w:kern w:val="0"/>
        </w:rPr>
      </w:pPr>
    </w:p>
    <w:p>
      <w:pPr>
        <w:wordWrap/>
        <w:jc w:val="center"/>
        <w:spacing w:after="0" w:line="276" w:lineRule="auto"/>
        <w:textAlignment w:val="baseline"/>
        <w:rPr>
          <w:rFonts w:eastAsiaTheme="minorHAnsi" w:cs="굴림"/>
          <w:color w:val="000000"/>
          <w:szCs w:val="20"/>
          <w:kern w:val="0"/>
        </w:rPr>
      </w:pPr>
    </w:p>
    <w:p>
      <w:pPr>
        <w:wordWrap/>
        <w:jc w:val="center"/>
        <w:spacing w:after="0" w:line="276" w:lineRule="auto"/>
        <w:textAlignment w:val="baseline"/>
        <w:rPr>
          <w:rFonts w:eastAsiaTheme="minorHAnsi" w:cs="굴림"/>
          <w:color w:val="000000"/>
          <w:szCs w:val="20"/>
          <w:kern w:val="0"/>
        </w:rPr>
      </w:pPr>
    </w:p>
    <w:p>
      <w:pPr>
        <w:wordWrap/>
        <w:jc w:val="center"/>
        <w:spacing w:after="0" w:line="276" w:lineRule="auto"/>
        <w:textAlignment w:val="baseline"/>
        <w:rPr>
          <w:rFonts w:eastAsiaTheme="minorHAnsi" w:cs="굴림"/>
          <w:color w:val="000000"/>
          <w:szCs w:val="20"/>
          <w:kern w:val="0"/>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2312"/>
        <w:gridCol w:w="8148"/>
      </w:tblGrid>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1. Complex </w:t>
            </w:r>
            <w:del w:id="18" w:author="만든 이" w:date="2023-04-26T15:45:00Z">
              <w:r>
                <w:rPr>
                  <w:rFonts w:eastAsiaTheme="minorHAnsi" w:cs="굴림"/>
                  <w:b/>
                  <w:bCs/>
                  <w:color w:val="000000"/>
                  <w:sz w:val="18"/>
                  <w:szCs w:val="18"/>
                  <w:kern w:val="0"/>
                </w:rPr>
                <w:delText>Problem Solving</w:delText>
              </w:r>
            </w:del>
            <w:ins w:id="19" w:author="만든 이" w:date="2023-04-26T15:45:00Z">
              <w:r>
                <w:rPr>
                  <w:rFonts w:eastAsiaTheme="minorHAnsi" w:cs="굴림"/>
                  <w:b/>
                  <w:bCs/>
                  <w:color w:val="000000"/>
                  <w:sz w:val="18"/>
                  <w:szCs w:val="18"/>
                  <w:kern w:val="0"/>
                </w:rPr>
                <w:t>Problem-Solving</w:t>
              </w:r>
            </w:ins>
            <w:r>
              <w:rPr>
                <w:rFonts w:eastAsiaTheme="minorHAnsi" w:cs="굴림"/>
                <w:b/>
                <w:bCs/>
                <w:color w:val="000000"/>
                <w:sz w:val="18"/>
                <w:szCs w:val="18"/>
                <w:kern w:val="0"/>
              </w:rPr>
              <w:t xml:space="preserve">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solve new and unclear problems that may arise in complex real-world situations</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2. </w:t>
            </w:r>
            <w:r>
              <w:rPr>
                <w:rFonts w:eastAsiaTheme="minorHAnsi" w:cs="함초롬바탕"/>
                <w:b/>
                <w:bCs/>
                <w:color w:val="000000"/>
                <w:sz w:val="18"/>
                <w:szCs w:val="18"/>
                <w:kern w:val="0"/>
              </w:rPr>
              <w:t>Critical Thinking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compare and analyze the strengths and weaknesses of various solutions or approaches to a given problem using logic and reasoning</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3. Creativity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come up with novel ideas when given a certain topic or situation or to suggest a creative method in the process of solving a problem</w:t>
            </w:r>
          </w:p>
        </w:tc>
      </w:tr>
      <w:tr>
        <w:trPr>
          <w:trHeight w:val="594"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4. 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select the most suitable person for a specific task and manage them to achieve maximum work performance through motivation,</w:t>
            </w:r>
            <w:ins w:id="20" w:author="만든 이" w:date="2023-04-26T15:46:00Z">
              <w:r>
                <w:rPr>
                  <w:rFonts w:eastAsiaTheme="minorHAnsi" w:cs="함초롬바탕"/>
                  <w:color w:val="000000"/>
                  <w:sz w:val="18"/>
                  <w:szCs w:val="18"/>
                  <w:kern w:val="0"/>
                </w:rPr>
                <w:t xml:space="preserve"> and</w:t>
              </w:r>
            </w:ins>
            <w:r>
              <w:rPr>
                <w:rFonts w:eastAsiaTheme="minorHAnsi" w:cs="함초롬바탕"/>
                <w:color w:val="000000"/>
                <w:sz w:val="18"/>
                <w:szCs w:val="18"/>
                <w:kern w:val="0"/>
              </w:rPr>
              <w:t xml:space="preserve"> systematic</w:t>
            </w:r>
            <w:del w:id="21" w:author="만든 이" w:date="2023-04-26T15:46:00Z">
              <w:r>
                <w:rPr>
                  <w:rFonts w:eastAsiaTheme="minorHAnsi" w:cs="함초롬바탕"/>
                  <w:color w:val="000000"/>
                  <w:sz w:val="18"/>
                  <w:szCs w:val="18"/>
                  <w:kern w:val="0"/>
                </w:rPr>
                <w:delText xml:space="preserve"> and</w:delText>
              </w:r>
            </w:del>
            <w:r>
              <w:rPr>
                <w:rFonts w:eastAsiaTheme="minorHAnsi" w:cs="함초롬바탕"/>
                <w:color w:val="000000"/>
                <w:sz w:val="18"/>
                <w:szCs w:val="18"/>
                <w:kern w:val="0"/>
              </w:rPr>
              <w:t xml:space="preserve"> efficient management</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adjust one’s own behavior in response to the behavior of others</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6. </w:t>
            </w:r>
            <w:r>
              <w:rPr>
                <w:rFonts w:eastAsiaTheme="minorHAnsi" w:cs="함초롬바탕"/>
                <w:b/>
                <w:bCs/>
                <w:color w:val="000000"/>
                <w:sz w:val="18"/>
                <w:szCs w:val="18"/>
                <w:kern w:val="0"/>
              </w:rPr>
              <w:t>Emotional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perceive other people’s reactions and understand why they react the way they do</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7. 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make the most rational judgement and decision by analyzing the costs and benefits of a specific situation or problem</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8. Orientated Towards </w:t>
            </w:r>
            <w:r>
              <w:rPr>
                <w:rFonts w:eastAsiaTheme="minorHAnsi" w:cs="함초롬바탕"/>
                <w:b/>
                <w:bCs/>
                <w:color w:val="000000"/>
                <w:sz w:val="18"/>
                <w:szCs w:val="18"/>
                <w:kern w:val="0"/>
              </w:rPr>
              <w:t xml:space="preserve">Service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actively seek ways to help others</w:t>
            </w:r>
          </w:p>
        </w:tc>
      </w:tr>
      <w:tr>
        <w:trPr>
          <w:trHeight w:val="386"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9. </w:t>
            </w:r>
            <w:r>
              <w:rPr>
                <w:rFonts w:eastAsiaTheme="minorHAnsi" w:cs="함초롬바탕"/>
                <w:b/>
                <w:bCs/>
                <w:color w:val="000000"/>
                <w:sz w:val="18"/>
                <w:szCs w:val="18"/>
                <w:kern w:val="0"/>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bring together parties who differ in ideas or interests and try to reduce those differences</w:t>
            </w:r>
          </w:p>
        </w:tc>
      </w:tr>
      <w:tr>
        <w:trPr>
          <w:trHeight w:val="527" w:hRule="atLeast"/>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굴림"/>
                <w:b/>
                <w:bCs/>
                <w:color w:val="000000"/>
                <w:sz w:val="18"/>
                <w:szCs w:val="18"/>
                <w:kern w:val="0"/>
              </w:rPr>
              <w:t xml:space="preserve">10. </w:t>
            </w:r>
            <w:r>
              <w:rPr>
                <w:rFonts w:eastAsiaTheme="minorHAnsi" w:cs="함초롬바탕"/>
                <w:b/>
                <w:bCs/>
                <w:color w:val="000000"/>
                <w:sz w:val="18"/>
                <w:szCs w:val="18"/>
                <w:kern w:val="0"/>
              </w:rPr>
              <w:t>Cognitive Flexibility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wordWrap/>
              <w:jc w:val="left"/>
              <w:spacing w:after="0" w:line="276" w:lineRule="auto"/>
              <w:textAlignment w:val="baseline"/>
              <w:rPr>
                <w:rFonts w:eastAsiaTheme="minorHAnsi" w:cs="굴림"/>
                <w:color w:val="000000"/>
                <w:szCs w:val="20"/>
                <w:kern w:val="0"/>
              </w:rPr>
            </w:pPr>
            <w:r>
              <w:rPr>
                <w:rFonts w:eastAsiaTheme="minorHAnsi" w:cs="함초롬바탕"/>
                <w:color w:val="000000"/>
                <w:sz w:val="18"/>
                <w:szCs w:val="18"/>
                <w:kern w:val="0"/>
              </w:rPr>
              <w:t>Ability to apply different kinds of rules or principles to rearrange and reorganize things in different ways</w:t>
            </w:r>
          </w:p>
        </w:tc>
      </w:tr>
    </w:tbl>
    <w:p>
      <w:pPr>
        <w:spacing w:line="276" w:lineRule="auto"/>
        <w:rPr>
          <w:rFonts w:eastAsiaTheme="minorHAnsi"/>
        </w:rPr>
      </w:pPr>
    </w:p>
    <w:sectPr>
      <w:pgSz w:w="11906" w:h="16838"/>
      <w:pgMar w:top="567" w:right="720" w:bottom="284" w:left="72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7FFFFFFF" w:usb1="69D77CFB" w:usb2="00000030" w:usb3="00000001" w:csb0="4008009F" w:csb1="7FFFFFFF"/>
  </w:font>
  <w:font w:name="함초롬바탕">
    <w:panose1 w:val="02030604000101010101"/>
    <w:family w:val="HCR Batang"/>
    <w:charset w:val="00"/>
    <w:notTrueType w:val="false"/>
    <w:sig w:usb0="7FFFFFFF" w:usb1="19DFFFFF" w:usb2="001BFDD7" w:usb3="00000001" w:csb0="001F01FF" w:csb1="00000001"/>
  </w:font>
  <w:font w:name="함초롬돋움">
    <w:panose1 w:val="020B0604000101010101"/>
    <w:family w:val="HCR Dotum"/>
    <w:charset w:val="00"/>
    <w:notTrueType w:val="false"/>
    <w:sig w:usb0="7FFFFFFF" w:usb1="11DFFFFF" w:usb2="001BFDD7" w:usb3="00000001" w:csb0="001F007F" w:csb1="00000001"/>
  </w:font>
  <w:font w:name="맑은 고딕">
    <w:panose1 w:val="020B0503020000020004"/>
    <w:family w:val="Malgun Gothic"/>
    <w:charset w:val="00"/>
    <w:notTrueType w:val="false"/>
    <w:sig w:usb0="7FFFFFFF" w:usb1="29D77CFB" w:usb2="00000012" w:usb3="00000001" w:csb0="00080001" w:csb1="00000001"/>
  </w:font>
  <w:font w:name="한컴산뜻돋움">
    <w:panose1 w:val="02000000000000000000"/>
    <w:family w:val="Han Santteut Dotum"/>
    <w:charset w:val="00"/>
    <w:notTrueType w:val="false"/>
    <w:sig w:usb0="7FFFFFFF" w:usb1="39D7FCFB" w:usb2="00000014" w:usb3="00000001" w:csb0="00080001" w:csb1="00000001"/>
  </w:font>
  <w:font w:name="Wingdings">
    <w:panose1 w:val="05000000000000000000"/>
    <w:family w:val="Wingdings"/>
    <w:charset w:val="00"/>
    <w:notTrueType w:val="false"/>
    <w:sig w:usb0="00000001" w:usb1="00000001" w:usb2="00000001" w:usb3="00000001" w:csb0="7FFFFFFF" w:csb1="00000001"/>
  </w:font>
  <w:font w:name="한컴바탕">
    <w:panose1 w:val="02030600000101010101"/>
    <w:family w:val="Haansoft Batang"/>
    <w:charset w:val="00"/>
    <w:notTrueType w:val="false"/>
    <w:sig w:usb0="7FFFFFFF" w:usb1="7FFFFFFF" w:usb2="00FFFFFF" w:usb3="00000001" w:csb0="7FFFFFFF" w:csb1="0000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21ef129b"/>
    <w:multiLevelType w:val="hybridMultilevel"/>
    <w:tmpl w:val="15a008d6"/>
    <w:lvl w:ilvl="0" w:tplc="4dc288f0">
      <w:start w:val="1"/>
      <w:numFmt w:val="bullet"/>
      <w:lvlText w:val=""/>
      <w:lvlJc w:val="left"/>
      <w:suff w:val="space"/>
    </w:lvl>
    <w:lvl w:ilvl="1" w:tplc="dbfa94a2">
      <w:lvlJc w:val="left"/>
    </w:lvl>
    <w:lvl w:ilvl="2" w:tplc="a592455e">
      <w:lvlJc w:val="left"/>
    </w:lvl>
    <w:lvl w:ilvl="3" w:tplc="b4d629d4">
      <w:lvlJc w:val="left"/>
    </w:lvl>
    <w:lvl w:ilvl="4" w:tplc="fe6e8a3c">
      <w:lvlJc w:val="left"/>
    </w:lvl>
    <w:lvl w:ilvl="5" w:tplc="9fc241a0">
      <w:lvlJc w:val="left"/>
    </w:lvl>
    <w:lvl w:ilvl="6" w:tplc="d76b95e">
      <w:lvlJc w:val="left"/>
    </w:lvl>
    <w:lvl w:ilvl="7" w:tplc="fcfcdd00">
      <w:lvlJc w:val="left"/>
    </w:lvl>
    <w:lvl w:ilvl="8" w:tplc="bccd810">
      <w:lvlJc w:val="left"/>
    </w:lvl>
  </w:abstractNum>
  <w:abstractNum w:abstractNumId="1">
    <w:nsid w:val="4e6662d3"/>
    <w:multiLevelType w:val="multilevel"/>
    <w:tmpl w:val="2d14ce16"/>
    <w:lvl w:ilvl="0">
      <w:start w:val="1"/>
      <w:lvlText w:val="w"/>
      <w:lvlJc w:val="left"/>
      <w:suff w:val="space"/>
      <w:rPr>
        <w:rFonts w:ascii="Wingdings" w:eastAsia="한컴바탕" w:hAnsi="Wingdings"/>
        <w:color w:val="000000"/>
        <w:sz w:val="20"/>
      </w:rPr>
    </w:lvl>
    <w:lvl w:ilvl="1">
      <w:start w:val="1"/>
      <w:lvlText w:val="%2."/>
      <w:lvlJc w:val="left"/>
    </w:lvl>
    <w:lvl w:ilvl="2">
      <w:start w:val="1"/>
      <w:lvlText w:val="%3."/>
      <w:lvlJc w:val="left"/>
    </w:lvl>
    <w:lvl w:ilvl="3">
      <w:start w:val="1"/>
      <w:lvlText w:val="%4."/>
      <w:lvlJc w:val="left"/>
    </w:lvl>
    <w:lvl w:ilvl="4">
      <w:start w:val="1"/>
      <w:lvlText w:val="%5."/>
      <w:lvlJc w:val="left"/>
    </w:lvl>
    <w:lvl w:ilvl="5">
      <w:start w:val="1"/>
      <w:lvlText w:val="%6."/>
      <w:lvlJc w:val="left"/>
    </w:lvl>
    <w:lvl w:ilvl="6">
      <w:start w:val="1"/>
      <w:lvlText w:val="%7."/>
      <w:lvlJc w:val="left"/>
    </w:lvl>
    <w:lvl w:ilvl="7">
      <w:start w:val="1"/>
      <w:lvlText w:val="%8."/>
      <w:lvlJc w:val="left"/>
    </w:lvl>
    <w:lvl w:ilvl="8">
      <w:start w:val="1"/>
      <w:lvlText w:val="%9."/>
      <w:lvlJc w:val="left"/>
    </w:lvl>
  </w:abstractNum>
  <w:abstractNum w:abstractNumId="2">
    <w:nsid w:val="1b996224"/>
    <w:multiLevelType w:val="multilevel"/>
    <w:tmpl w:val="9a042cac"/>
    <w:lvl w:ilvl="0">
      <w:start w:val="1"/>
      <w:lvlText w:val="%1."/>
      <w:lvlJc w:val="left"/>
      <w:pStyle w:val="a"/>
      <w:pPr>
        <w:ind w:left="720" w:hanging="720"/>
        <w:tabs>
          <w:tab w:val="num" w:pos="720"/>
        </w:tabs>
      </w:pPr>
    </w:lvl>
    <w:lvl w:ilvl="1">
      <w:start w:val="1"/>
      <w:lvlText w:val="%2."/>
      <w:lvlJc w:val="left"/>
      <w:pPr>
        <w:ind w:left="1440" w:hanging="720"/>
        <w:tabs>
          <w:tab w:val="num" w:pos="1440"/>
        </w:tabs>
      </w:pPr>
    </w:lvl>
    <w:lvl w:ilvl="2">
      <w:start w:val="1"/>
      <w:lvlText w:val="%3."/>
      <w:lvlJc w:val="left"/>
      <w:pPr>
        <w:ind w:left="2160" w:hanging="720"/>
        <w:tabs>
          <w:tab w:val="num" w:pos="2160"/>
        </w:tabs>
      </w:pPr>
    </w:lvl>
    <w:lvl w:ilvl="3">
      <w:start w:val="1"/>
      <w:lvlText w:val="%4."/>
      <w:lvlJc w:val="left"/>
      <w:pPr>
        <w:ind w:left="2880" w:hanging="720"/>
        <w:tabs>
          <w:tab w:val="num" w:pos="2880"/>
        </w:tabs>
      </w:pPr>
    </w:lvl>
    <w:lvl w:ilvl="4">
      <w:start w:val="1"/>
      <w:lvlText w:val="%5."/>
      <w:lvlJc w:val="left"/>
      <w:pPr>
        <w:ind w:left="3600" w:hanging="720"/>
        <w:tabs>
          <w:tab w:val="num" w:pos="3600"/>
        </w:tabs>
      </w:pPr>
    </w:lvl>
    <w:lvl w:ilvl="5">
      <w:start w:val="1"/>
      <w:lvlText w:val="%6."/>
      <w:lvlJc w:val="left"/>
      <w:pPr>
        <w:ind w:left="4320" w:hanging="720"/>
        <w:tabs>
          <w:tab w:val="num" w:pos="4320"/>
        </w:tabs>
      </w:pPr>
    </w:lvl>
    <w:lvl w:ilvl="6">
      <w:start w:val="1"/>
      <w:lvlText w:val="%7."/>
      <w:lvlJc w:val="left"/>
      <w:pPr>
        <w:ind w:left="5040" w:hanging="720"/>
        <w:tabs>
          <w:tab w:val="num" w:pos="5040"/>
        </w:tabs>
      </w:pPr>
    </w:lvl>
    <w:lvl w:ilvl="7">
      <w:start w:val="1"/>
      <w:lvlText w:val="%8."/>
      <w:lvlJc w:val="left"/>
      <w:pPr>
        <w:ind w:left="5760" w:hanging="720"/>
        <w:tabs>
          <w:tab w:val="num" w:pos="5760"/>
        </w:tabs>
      </w:pPr>
    </w:lvl>
    <w:lvl w:ilvl="8">
      <w:start w:val="1"/>
      <w:lvlText w:val="%9."/>
      <w:lvlJc w:val="left"/>
      <w:pPr>
        <w:ind w:left="6480" w:hanging="720"/>
        <w:tabs>
          <w:tab w:val="num" w:pos="6480"/>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qFormat="1"/>
    <w:lsdException w:name="Emphasis"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sdException w:name="Smart Link" w:semiHidden="1" w:uiPriority="339" w:unhideWhenUsed="1"/>
  </w:latentStyles>
  <w:style w:type="paragraph" w:default="1" w:styleId="a0">
    <w:name w:val="Normal"/>
    <w:qFormat/>
    <w:pPr>
      <w:autoSpaceDE w:val="off"/>
      <w:autoSpaceDN w:val="off"/>
      <w:widowControl w:val="off"/>
      <w:wordWrap w:val="off"/>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szCs w:val="20"/>
      <w:kern w:val="0"/>
    </w:rPr>
  </w:style>
  <w:style w:type="paragraph" w:styleId="a5">
    <w:name w:val="Body Text"/>
    <w:uiPriority w:val="99"/>
    <w:basedOn w:val="a0"/>
    <w:link w:val="Char"/>
    <w:unhideWhenUsed/>
    <w:pPr>
      <w:ind w:left="300"/>
      <w:spacing w:after="0" w:line="384" w:lineRule="auto"/>
      <w:textAlignment w:val="baseline"/>
    </w:pPr>
    <w:rPr>
      <w:rFonts w:ascii="함초롬바탕" w:eastAsia="굴림" w:hAnsi="굴림" w:cs="굴림"/>
      <w:color w:val="000000"/>
      <w:szCs w:val="20"/>
      <w:kern w:val="0"/>
    </w:rPr>
  </w:style>
  <w:style w:type="character" w:customStyle="1" w:styleId="Char">
    <w:name w:val="본문 Char"/>
    <w:uiPriority w:val="99"/>
    <w:basedOn w:val="a1"/>
    <w:link w:val="a5"/>
    <w:rPr>
      <w:rFonts w:ascii="함초롬바탕" w:eastAsia="굴림" w:hAnsi="굴림" w:cs="굴림"/>
      <w:color w:val="000000"/>
      <w:szCs w:val="20"/>
      <w:kern w:val="0"/>
    </w:rPr>
  </w:style>
  <w:style w:type="paragraph" w:customStyle="1" w:styleId="a">
    <w:name w:val="개조식서술"/>
    <w:basedOn w:val="a0"/>
    <w:pPr>
      <w:ind w:left="200"/>
      <w:snapToGrid w:val="0"/>
      <w:numPr>
        <w:numId w:val="3"/>
      </w:numP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360" w:lineRule="auto"/>
      <w:textAlignment w:val="baseline"/>
    </w:pPr>
    <w:rPr>
      <w:rFonts w:ascii="함초롬돋움" w:eastAsia="굴림" w:hAnsi="굴림" w:cs="굴림"/>
      <w:color w:val="000000"/>
      <w:szCs w:val="20"/>
      <w:kern w:val="0"/>
    </w:rPr>
  </w:style>
  <w:style w:type="paragraph" w:styleId="a6">
    <w:name w:val="Balloon Text"/>
    <w:uiPriority w:val="99"/>
    <w:basedOn w:val="a0"/>
    <w:link w:val="Char0"/>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uiPriority w:val="99"/>
    <w:basedOn w:val="a1"/>
    <w:link w:val="a6"/>
    <w:semiHidden/>
    <w:rPr>
      <w:rFonts w:asciiTheme="majorHAnsi" w:eastAsiaTheme="majorEastAsia" w:hAnsiTheme="majorHAnsi" w:cstheme="majorBidi"/>
      <w:sz w:val="18"/>
      <w:szCs w:val="18"/>
    </w:rPr>
  </w:style>
  <w:style w:type="paragraph" w:customStyle="1" w:styleId="1">
    <w:name w:val="바탕글1"/>
    <w:uiPriority w:val="2"/>
    <w:pPr>
      <w:autoSpaceDE w:val="off"/>
      <w:autoSpaceDN w:val="off"/>
      <w:widowControl w:val="off"/>
      <w:wordWrap w:val="off"/>
      <w:pBdr>
        <w:top w:val="none" w:sz="2" w:space="1" w:color="000000"/>
        <w:left w:val="none" w:sz="2" w:space="4" w:color="000000"/>
        <w:bottom w:val="none" w:sz="2" w:space="1" w:color="000000"/>
        <w:right w:val="none" w:sz="2" w:space="4" w:color="000000"/>
      </w:pBdr>
      <w:spacing w:after="0" w:line="384" w:lineRule="auto"/>
      <w:textAlignment w:val="baseline"/>
    </w:pPr>
    <w:rPr>
      <w:rFonts w:ascii="함초롬바탕" w:eastAsia="굴림"/>
      <w:color w:val="000000"/>
    </w:rPr>
  </w:style>
  <w:style w:type="paragraph" w:styleId="a7">
    <w:name w:val="header"/>
    <w:uiPriority w:val="99"/>
    <w:basedOn w:val="a0"/>
    <w:link w:val="Char1"/>
    <w:unhideWhenUsed/>
    <w:pPr>
      <w:snapToGrid w:val="0"/>
      <w:tabs>
        <w:tab w:val="center" w:pos="4513"/>
        <w:tab w:val="right" w:pos="9026"/>
      </w:tabs>
    </w:pPr>
  </w:style>
  <w:style w:type="character" w:customStyle="1" w:styleId="Char1">
    <w:name w:val="머리글 Char"/>
    <w:uiPriority w:val="99"/>
    <w:basedOn w:val="a1"/>
    <w:link w:val="a7"/>
  </w:style>
  <w:style w:type="paragraph" w:styleId="a8">
    <w:name w:val="footer"/>
    <w:uiPriority w:val="99"/>
    <w:basedOn w:val="a0"/>
    <w:link w:val="Char2"/>
    <w:unhideWhenUsed/>
    <w:pPr>
      <w:snapToGrid w:val="0"/>
      <w:tabs>
        <w:tab w:val="center" w:pos="4513"/>
        <w:tab w:val="right" w:pos="9026"/>
      </w:tabs>
    </w:pPr>
  </w:style>
  <w:style w:type="character" w:customStyle="1" w:styleId="Char2">
    <w:name w:val="바닥글 Char"/>
    <w:uiPriority w:val="99"/>
    <w:basedOn w:val="a1"/>
    <w:link w:val="a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pc</dc:creator>
  <cp:keywords/>
  <dc:description/>
  <cp:lastModifiedBy>pc</cp:lastModifiedBy>
  <cp:revision>1</cp:revision>
  <dcterms:created xsi:type="dcterms:W3CDTF">2026-02-02T00:07:00Z</dcterms:created>
  <dcterms:modified xsi:type="dcterms:W3CDTF">2026-02-27T02:41:30Z</dcterms:modified>
  <cp:version>1300.0100.01</cp:version>
</cp:coreProperties>
</file>