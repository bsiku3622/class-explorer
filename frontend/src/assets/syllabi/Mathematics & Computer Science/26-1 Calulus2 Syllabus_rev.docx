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2D16" w14:textId="77777777" w:rsidR="00F6535D" w:rsidRDefault="005F7A65">
      <w:pPr>
        <w:wordWrap/>
        <w:spacing w:line="276" w:lineRule="auto"/>
        <w:jc w:val="center"/>
        <w:rPr>
          <w:rFonts w:eastAsiaTheme="minorHAnsi" w:cs="Gulim"/>
        </w:rPr>
      </w:pPr>
      <w:bookmarkStart w:id="0" w:name="_top"/>
      <w:bookmarkEnd w:id="0"/>
      <w:r>
        <w:rPr>
          <w:rFonts w:eastAsiaTheme="minorHAnsi" w:cs="함초롬바탕"/>
          <w:b/>
          <w:bCs/>
          <w:sz w:val="40"/>
          <w:szCs w:val="40"/>
        </w:rPr>
        <w:t>Syllabus</w:t>
      </w:r>
    </w:p>
    <w:p w14:paraId="721B9109" w14:textId="5A111952" w:rsidR="00F6535D" w:rsidRDefault="00C11A6D">
      <w:pPr>
        <w:spacing w:line="276" w:lineRule="auto"/>
        <w:rPr>
          <w:rFonts w:eastAsiaTheme="minorHAnsi" w:cs="Gulim"/>
        </w:rPr>
      </w:pPr>
      <w:r>
        <w:rPr>
          <w:rFonts w:eastAsiaTheme="minorHAnsi" w:cs="Gulim"/>
          <w:b/>
          <w:bCs/>
          <w:sz w:val="24"/>
          <w:szCs w:val="24"/>
        </w:rPr>
        <w:t>Spring</w:t>
      </w:r>
      <w:r w:rsidR="005F7A65">
        <w:rPr>
          <w:rFonts w:eastAsiaTheme="minorHAnsi" w:cs="Gulim"/>
          <w:b/>
          <w:bCs/>
          <w:sz w:val="24"/>
          <w:szCs w:val="24"/>
        </w:rPr>
        <w:t xml:space="preserve"> semester 202</w:t>
      </w:r>
      <w:r>
        <w:rPr>
          <w:rFonts w:eastAsiaTheme="minorHAnsi" w:cs="Gulim"/>
          <w:b/>
          <w:bCs/>
          <w:sz w:val="24"/>
          <w:szCs w:val="24"/>
        </w:rPr>
        <w:t>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353"/>
        <w:gridCol w:w="639"/>
        <w:gridCol w:w="664"/>
        <w:gridCol w:w="187"/>
        <w:gridCol w:w="1456"/>
        <w:gridCol w:w="963"/>
        <w:gridCol w:w="793"/>
        <w:gridCol w:w="1044"/>
        <w:gridCol w:w="1839"/>
      </w:tblGrid>
      <w:tr w:rsidR="00F6535D" w14:paraId="0D737F22"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269803A0" w14:textId="77777777" w:rsidR="00F6535D" w:rsidRDefault="005F7A65">
            <w:pPr>
              <w:wordWrap/>
              <w:spacing w:line="276" w:lineRule="auto"/>
              <w:jc w:val="center"/>
              <w:rPr>
                <w:rFonts w:eastAsiaTheme="minorHAnsi" w:cs="Gulim"/>
                <w:b/>
              </w:rPr>
            </w:pPr>
            <w:r>
              <w:rPr>
                <w:rFonts w:eastAsiaTheme="minorHAnsi" w:cs="Gulim"/>
                <w:b/>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0CFE69F" w14:textId="37D877B6" w:rsidR="00F6535D" w:rsidRDefault="00756EFC">
            <w:pPr>
              <w:wordWrap/>
              <w:spacing w:line="276" w:lineRule="auto"/>
              <w:jc w:val="center"/>
              <w:rPr>
                <w:rFonts w:eastAsiaTheme="minorHAnsi" w:cs="Gulim"/>
                <w:b/>
              </w:rPr>
            </w:pPr>
            <w:r>
              <w:rPr>
                <w:rFonts w:eastAsiaTheme="minorHAnsi" w:cs="Gulim" w:hint="eastAsia"/>
                <w:b/>
              </w:rPr>
              <w:t>C</w:t>
            </w:r>
            <w:r>
              <w:rPr>
                <w:rFonts w:eastAsiaTheme="minorHAnsi" w:cs="Gulim"/>
                <w:b/>
              </w:rPr>
              <w:t>alculus 2</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32CF1EE8" w14:textId="77777777" w:rsidR="00F6535D" w:rsidRDefault="005F7A65">
            <w:pPr>
              <w:wordWrap/>
              <w:spacing w:line="276" w:lineRule="auto"/>
              <w:rPr>
                <w:rFonts w:eastAsiaTheme="minorHAnsi" w:cs="Gulim"/>
                <w:b/>
              </w:rPr>
            </w:pPr>
            <w:r>
              <w:rPr>
                <w:rFonts w:eastAsiaTheme="minorHAnsi" w:cs="Gulim"/>
                <w:b/>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4EE16626" w14:textId="39AC8D51" w:rsidR="00F6535D" w:rsidRDefault="00756EFC">
            <w:pPr>
              <w:wordWrap/>
              <w:spacing w:line="276" w:lineRule="auto"/>
              <w:jc w:val="center"/>
              <w:rPr>
                <w:rFonts w:eastAsiaTheme="minorHAnsi" w:cs="Gulim"/>
                <w:b/>
              </w:rPr>
            </w:pPr>
            <w:r>
              <w:rPr>
                <w:rFonts w:eastAsiaTheme="minorHAnsi" w:cs="Gulim" w:hint="eastAsia"/>
                <w:b/>
              </w:rPr>
              <w:t>M</w:t>
            </w:r>
            <w:r>
              <w:rPr>
                <w:rFonts w:eastAsiaTheme="minorHAnsi" w:cs="Gulim"/>
                <w:b/>
              </w:rPr>
              <w:t>C3109</w:t>
            </w: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38189EAA" w14:textId="77777777" w:rsidR="00F6535D" w:rsidRDefault="005F7A65">
            <w:pPr>
              <w:wordWrap/>
              <w:spacing w:line="276" w:lineRule="auto"/>
              <w:jc w:val="center"/>
              <w:rPr>
                <w:rFonts w:eastAsiaTheme="minorHAnsi" w:cs="Gulim"/>
                <w:b/>
              </w:rPr>
            </w:pPr>
            <w:r>
              <w:rPr>
                <w:rFonts w:eastAsiaTheme="minorHAnsi" w:cs="Gulim"/>
                <w:b/>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238BB7F3" w14:textId="06755A10" w:rsidR="00F6535D" w:rsidRDefault="00756EFC">
            <w:pPr>
              <w:wordWrap/>
              <w:spacing w:line="276" w:lineRule="auto"/>
              <w:jc w:val="center"/>
              <w:rPr>
                <w:rFonts w:eastAsiaTheme="minorHAnsi" w:cs="Gulim"/>
                <w:b/>
                <w:bCs/>
                <w:color w:val="FF0000"/>
              </w:rPr>
            </w:pPr>
            <w:r w:rsidRPr="008251BA">
              <w:rPr>
                <w:rFonts w:eastAsiaTheme="minorHAnsi" w:cs="Gulim" w:hint="eastAsia"/>
                <w:b/>
                <w:bCs/>
              </w:rPr>
              <w:t>4</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421CB719" w14:textId="77777777" w:rsidR="00F6535D" w:rsidRDefault="005F7A65">
            <w:pPr>
              <w:wordWrap/>
              <w:spacing w:line="276" w:lineRule="auto"/>
              <w:jc w:val="center"/>
              <w:rPr>
                <w:rFonts w:eastAsiaTheme="minorHAnsi" w:cs="Gulim"/>
                <w:b/>
              </w:rPr>
            </w:pPr>
            <w:r>
              <w:rPr>
                <w:rFonts w:eastAsiaTheme="minorHAnsi" w:cs="함초롬돋움"/>
                <w:b/>
                <w:bCs/>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62A92168" w14:textId="77C613A9" w:rsidR="00F6535D" w:rsidRDefault="00BE388B">
            <w:pPr>
              <w:wordWrap/>
              <w:spacing w:line="276" w:lineRule="auto"/>
              <w:jc w:val="center"/>
              <w:rPr>
                <w:rFonts w:eastAsiaTheme="minorHAnsi" w:cs="Gulim"/>
                <w:b/>
              </w:rPr>
            </w:pPr>
            <w:r>
              <w:rPr>
                <w:rFonts w:eastAsiaTheme="minorHAnsi" w:cs="Gulim" w:hint="eastAsia"/>
                <w:b/>
              </w:rPr>
              <w:t>형설관</w:t>
            </w:r>
            <w:r>
              <w:rPr>
                <w:rFonts w:eastAsiaTheme="minorHAnsi" w:cs="Gulim" w:hint="eastAsia"/>
                <w:b/>
              </w:rPr>
              <w:t>3</w:t>
            </w:r>
            <w:r>
              <w:rPr>
                <w:rFonts w:eastAsiaTheme="minorHAnsi" w:cs="Gulim"/>
                <w:b/>
              </w:rPr>
              <w:t>406/</w:t>
            </w:r>
            <w:r w:rsidR="004673DF">
              <w:rPr>
                <w:rFonts w:eastAsiaTheme="minorHAnsi" w:cs="Gulim" w:hint="eastAsia"/>
                <w:b/>
              </w:rPr>
              <w:t>3</w:t>
            </w:r>
            <w:r w:rsidR="004673DF">
              <w:rPr>
                <w:rFonts w:eastAsiaTheme="minorHAnsi" w:cs="Gulim"/>
                <w:b/>
              </w:rPr>
              <w:t>407</w:t>
            </w:r>
          </w:p>
        </w:tc>
      </w:tr>
      <w:tr w:rsidR="00F6535D" w14:paraId="7761BE79" w14:textId="77777777">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2E0E17E" w14:textId="77777777" w:rsidR="00F6535D" w:rsidRDefault="00F6535D">
            <w:pPr>
              <w:widowControl/>
              <w:wordWrap/>
              <w:autoSpaceDE/>
              <w:autoSpaceDN/>
              <w:spacing w:line="276" w:lineRule="auto"/>
              <w:jc w:val="left"/>
              <w:rPr>
                <w:rFonts w:eastAsiaTheme="minorHAnsi" w:cs="Gulim"/>
                <w:b/>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283763B6" w14:textId="77777777" w:rsidR="00F6535D" w:rsidRDefault="00F6535D">
            <w:pPr>
              <w:widowControl/>
              <w:wordWrap/>
              <w:autoSpaceDE/>
              <w:autoSpaceDN/>
              <w:spacing w:line="276" w:lineRule="auto"/>
              <w:jc w:val="left"/>
              <w:rPr>
                <w:rFonts w:eastAsiaTheme="minorHAnsi" w:cs="Gulim"/>
                <w:b/>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FF8F4C9" w14:textId="77777777" w:rsidR="00F6535D" w:rsidRDefault="005F7A65">
            <w:pPr>
              <w:wordWrap/>
              <w:spacing w:line="276" w:lineRule="auto"/>
              <w:jc w:val="center"/>
              <w:rPr>
                <w:rFonts w:eastAsiaTheme="minorHAnsi" w:cs="Gulim"/>
                <w:b/>
              </w:rPr>
            </w:pPr>
            <w:r>
              <w:rPr>
                <w:rFonts w:eastAsiaTheme="minorHAnsi" w:cs="Gulim"/>
                <w:b/>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CD3C1A6" w14:textId="42E8D530" w:rsidR="00F6535D" w:rsidRDefault="00756EFC">
            <w:pPr>
              <w:wordWrap/>
              <w:spacing w:line="276" w:lineRule="auto"/>
              <w:jc w:val="center"/>
              <w:rPr>
                <w:rFonts w:eastAsiaTheme="minorHAnsi" w:cs="Gulim"/>
                <w:b/>
              </w:rPr>
            </w:pPr>
            <w:r>
              <w:rPr>
                <w:rFonts w:eastAsiaTheme="minorHAnsi" w:cs="Gulim" w:hint="eastAsia"/>
                <w:b/>
              </w:rPr>
              <w:t>e</w:t>
            </w:r>
            <w:r>
              <w:rPr>
                <w:rFonts w:eastAsiaTheme="minorHAnsi" w:cs="Gulim"/>
                <w:b/>
              </w:rPr>
              <w:t>lective</w:t>
            </w: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22B8D63F" w14:textId="77777777" w:rsidR="00F6535D" w:rsidRDefault="005F7A65">
            <w:pPr>
              <w:wordWrap/>
              <w:spacing w:line="276" w:lineRule="auto"/>
              <w:jc w:val="center"/>
              <w:rPr>
                <w:rFonts w:eastAsiaTheme="minorHAnsi" w:cs="Gulim"/>
                <w:b/>
              </w:rPr>
            </w:pPr>
            <w:r>
              <w:rPr>
                <w:rFonts w:eastAsiaTheme="minorHAnsi" w:cs="함초롬돋움"/>
                <w:b/>
                <w:bCs/>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27FFF9AB" w14:textId="5F0CBC3A" w:rsidR="00F6535D" w:rsidRDefault="00756EFC">
            <w:pPr>
              <w:wordWrap/>
              <w:spacing w:line="276" w:lineRule="auto"/>
              <w:jc w:val="center"/>
              <w:rPr>
                <w:rFonts w:eastAsiaTheme="minorHAnsi" w:cs="Gulim"/>
                <w:b/>
              </w:rPr>
            </w:pPr>
            <w:r>
              <w:rPr>
                <w:rFonts w:eastAsiaTheme="minorHAnsi" w:cs="Gulim" w:hint="eastAsia"/>
                <w:b/>
              </w:rPr>
              <w:t>5</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219D33D" w14:textId="77777777" w:rsidR="00F6535D" w:rsidRDefault="00F6535D">
            <w:pPr>
              <w:widowControl/>
              <w:wordWrap/>
              <w:autoSpaceDE/>
              <w:autoSpaceDN/>
              <w:spacing w:line="276" w:lineRule="auto"/>
              <w:jc w:val="left"/>
              <w:rPr>
                <w:rFonts w:eastAsiaTheme="minorHAnsi" w:cs="Gulim"/>
                <w:b/>
              </w:rPr>
            </w:pPr>
          </w:p>
        </w:tc>
        <w:tc>
          <w:tcPr>
            <w:tcW w:w="1839" w:type="dxa"/>
            <w:vMerge/>
            <w:tcBorders>
              <w:top w:val="single" w:sz="12" w:space="0" w:color="000000"/>
              <w:left w:val="single" w:sz="2" w:space="0" w:color="000000"/>
              <w:bottom w:val="single" w:sz="12" w:space="0" w:color="000000"/>
              <w:right w:val="single" w:sz="12" w:space="0" w:color="000000"/>
            </w:tcBorders>
            <w:vAlign w:val="center"/>
            <w:hideMark/>
          </w:tcPr>
          <w:p w14:paraId="53C994E4" w14:textId="77777777" w:rsidR="00F6535D" w:rsidRDefault="00F6535D">
            <w:pPr>
              <w:widowControl/>
              <w:wordWrap/>
              <w:autoSpaceDE/>
              <w:autoSpaceDN/>
              <w:spacing w:line="276" w:lineRule="auto"/>
              <w:jc w:val="left"/>
              <w:rPr>
                <w:rFonts w:eastAsiaTheme="minorHAnsi" w:cs="Gulim"/>
                <w:b/>
              </w:rPr>
            </w:pPr>
          </w:p>
        </w:tc>
      </w:tr>
      <w:tr w:rsidR="00F6535D" w14:paraId="4982FC8A" w14:textId="77777777" w:rsidTr="008251BA">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7BD52B61" w14:textId="77777777" w:rsidR="00F6535D" w:rsidRDefault="005F7A65">
            <w:pPr>
              <w:wordWrap/>
              <w:spacing w:line="276" w:lineRule="auto"/>
              <w:jc w:val="center"/>
              <w:rPr>
                <w:rFonts w:eastAsiaTheme="minorHAnsi" w:cs="Gulim"/>
                <w:b/>
              </w:rPr>
            </w:pPr>
            <w:r>
              <w:rPr>
                <w:rFonts w:eastAsiaTheme="minorHAnsi" w:cs="Gulim"/>
                <w:b/>
              </w:rPr>
              <w:t>Teacher</w:t>
            </w: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BEE1928" w14:textId="77777777" w:rsidR="00F6535D" w:rsidRDefault="005F7A65">
            <w:pPr>
              <w:wordWrap/>
              <w:spacing w:line="276" w:lineRule="auto"/>
              <w:jc w:val="center"/>
              <w:rPr>
                <w:rFonts w:eastAsiaTheme="minorHAnsi" w:cs="Gulim"/>
                <w:b/>
              </w:rPr>
            </w:pPr>
            <w:r>
              <w:rPr>
                <w:rFonts w:eastAsiaTheme="minorHAnsi" w:cs="Gulim"/>
                <w:b/>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847E32E" w14:textId="77777777" w:rsidR="00F6535D" w:rsidRDefault="005F7A65">
            <w:pPr>
              <w:wordWrap/>
              <w:spacing w:line="276" w:lineRule="auto"/>
              <w:jc w:val="center"/>
              <w:rPr>
                <w:rFonts w:eastAsiaTheme="minorHAnsi" w:cs="Gulim"/>
                <w:b/>
              </w:rPr>
            </w:pPr>
            <w:r>
              <w:rPr>
                <w:rFonts w:eastAsiaTheme="minorHAnsi" w:cs="Gulim"/>
                <w:b/>
              </w:rPr>
              <w:t>Class no.</w:t>
            </w:r>
          </w:p>
        </w:tc>
        <w:tc>
          <w:tcPr>
            <w:tcW w:w="851"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8E338C6" w14:textId="77777777" w:rsidR="00F6535D" w:rsidRDefault="005F7A65">
            <w:pPr>
              <w:wordWrap/>
              <w:spacing w:line="276" w:lineRule="auto"/>
              <w:jc w:val="center"/>
              <w:rPr>
                <w:rFonts w:eastAsiaTheme="minorHAnsi" w:cs="Gulim"/>
                <w:b/>
              </w:rPr>
            </w:pPr>
            <w:r>
              <w:rPr>
                <w:rFonts w:eastAsiaTheme="minorHAnsi" w:cs="함초롬돋움"/>
                <w:b/>
                <w:bCs/>
              </w:rPr>
              <w:t>Office</w:t>
            </w:r>
          </w:p>
        </w:tc>
        <w:tc>
          <w:tcPr>
            <w:tcW w:w="1456"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0005CE56" w14:textId="2EA2D445" w:rsidR="00F6535D" w:rsidRDefault="005F7A65">
            <w:pPr>
              <w:wordWrap/>
              <w:spacing w:line="276" w:lineRule="auto"/>
              <w:jc w:val="center"/>
              <w:rPr>
                <w:rFonts w:eastAsiaTheme="minorHAnsi" w:cs="Gulim"/>
                <w:b/>
              </w:rPr>
            </w:pPr>
            <w:r>
              <w:rPr>
                <w:rFonts w:eastAsiaTheme="minorHAnsi" w:cs="함초롬돋움"/>
                <w:b/>
                <w:bCs/>
              </w:rPr>
              <w:t>Office hour</w:t>
            </w:r>
            <w:r w:rsidR="00A90D61">
              <w:rPr>
                <w:rFonts w:eastAsiaTheme="minorHAnsi" w:cs="함초롬돋움"/>
                <w:b/>
                <w:bCs/>
              </w:rPr>
              <w:t>s</w:t>
            </w:r>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9C97AE0" w14:textId="77777777" w:rsidR="00F6535D" w:rsidRDefault="005F7A65">
            <w:pPr>
              <w:wordWrap/>
              <w:spacing w:line="276" w:lineRule="auto"/>
              <w:jc w:val="center"/>
              <w:rPr>
                <w:rFonts w:eastAsiaTheme="minorHAnsi" w:cs="Gulim"/>
                <w:b/>
              </w:rPr>
            </w:pPr>
            <w:r>
              <w:rPr>
                <w:rFonts w:eastAsiaTheme="minorHAnsi" w:cs="Gulim"/>
                <w:b/>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417BE813" w14:textId="77777777" w:rsidR="00F6535D" w:rsidRDefault="005F7A65">
            <w:pPr>
              <w:wordWrap/>
              <w:spacing w:line="276" w:lineRule="auto"/>
              <w:jc w:val="center"/>
              <w:rPr>
                <w:rFonts w:eastAsiaTheme="minorHAnsi" w:cs="Gulim"/>
                <w:b/>
              </w:rPr>
            </w:pPr>
            <w:r>
              <w:rPr>
                <w:rFonts w:eastAsiaTheme="minorHAnsi" w:cs="함초롬돋움"/>
                <w:b/>
                <w:bCs/>
              </w:rPr>
              <w:t>E-mail</w:t>
            </w:r>
          </w:p>
        </w:tc>
      </w:tr>
      <w:tr w:rsidR="00756EFC" w14:paraId="15510B50" w14:textId="77777777" w:rsidTr="008251BA">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411F1997" w14:textId="77777777" w:rsidR="00756EFC" w:rsidRDefault="00756EFC" w:rsidP="00756EFC">
            <w:pPr>
              <w:widowControl/>
              <w:wordWrap/>
              <w:autoSpaceDE/>
              <w:autoSpaceDN/>
              <w:spacing w:line="276" w:lineRule="auto"/>
              <w:jc w:val="left"/>
              <w:rPr>
                <w:rFonts w:eastAsiaTheme="minorHAnsi" w:cs="Gulim"/>
                <w:b/>
              </w:rPr>
            </w:pPr>
          </w:p>
        </w:tc>
        <w:tc>
          <w:tcPr>
            <w:tcW w:w="1495"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61259F6D" w14:textId="03338E03" w:rsidR="00756EFC" w:rsidRDefault="00C11A6D" w:rsidP="00756EFC">
            <w:pPr>
              <w:wordWrap/>
              <w:spacing w:line="276" w:lineRule="auto"/>
              <w:jc w:val="center"/>
              <w:rPr>
                <w:rFonts w:eastAsiaTheme="minorHAnsi" w:cs="Gulim"/>
                <w:b/>
              </w:rPr>
            </w:pPr>
            <w:r>
              <w:rPr>
                <w:rFonts w:ascii="한양중고딕" w:eastAsia="한양중고딕"/>
                <w:b/>
                <w:bCs/>
              </w:rPr>
              <w:t>Jung Eun Kim</w:t>
            </w:r>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B62162D" w14:textId="34A9CC1A" w:rsidR="00756EFC" w:rsidRDefault="00C11A6D" w:rsidP="00756EFC">
            <w:pPr>
              <w:wordWrap/>
              <w:spacing w:line="276" w:lineRule="auto"/>
              <w:jc w:val="center"/>
              <w:rPr>
                <w:rFonts w:eastAsiaTheme="minorHAnsi" w:cs="Gulim"/>
                <w:b/>
              </w:rPr>
            </w:pPr>
            <w:r>
              <w:rPr>
                <w:rFonts w:eastAsiaTheme="minorHAnsi" w:cs="Gulim"/>
                <w:b/>
              </w:rPr>
              <w:t>EC2</w:t>
            </w:r>
          </w:p>
        </w:tc>
        <w:tc>
          <w:tcPr>
            <w:tcW w:w="85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CF9A6AB" w14:textId="55C155D5" w:rsidR="00756EFC" w:rsidRDefault="00756EFC" w:rsidP="00756EFC">
            <w:pPr>
              <w:wordWrap/>
              <w:spacing w:line="276" w:lineRule="auto"/>
              <w:jc w:val="center"/>
              <w:rPr>
                <w:rFonts w:eastAsiaTheme="minorHAnsi" w:cs="Gulim"/>
                <w:b/>
              </w:rPr>
            </w:pPr>
            <w:r>
              <w:rPr>
                <w:rFonts w:ascii="Times New Roman" w:eastAsia="한양중고딕" w:hAnsi="Times New Roman" w:cs="Times New Roman"/>
                <w:b/>
                <w:bCs/>
              </w:rPr>
              <w:t>350</w:t>
            </w:r>
            <w:r w:rsidR="00C11A6D">
              <w:rPr>
                <w:rFonts w:ascii="Times New Roman" w:eastAsia="한양중고딕" w:hAnsi="Times New Roman" w:cs="Times New Roman"/>
                <w:b/>
                <w:bCs/>
              </w:rPr>
              <w:t>3</w:t>
            </w:r>
          </w:p>
        </w:tc>
        <w:tc>
          <w:tcPr>
            <w:tcW w:w="1456"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107BE4BC" w14:textId="5DA33928" w:rsidR="00756EFC" w:rsidRDefault="00756EFC" w:rsidP="00C11A6D">
            <w:pPr>
              <w:wordWrap/>
              <w:spacing w:line="276" w:lineRule="auto"/>
              <w:rPr>
                <w:rFonts w:eastAsiaTheme="minorHAnsi" w:cs="Gulim"/>
                <w:b/>
              </w:rPr>
            </w:pPr>
            <w:r>
              <w:rPr>
                <w:rFonts w:ascii="Times New Roman" w:eastAsia="한양중고딕" w:hAnsi="Times New Roman" w:cs="Times New Roman"/>
                <w:b/>
                <w:bCs/>
              </w:rPr>
              <w:t xml:space="preserve"> Wed </w:t>
            </w:r>
            <w:r w:rsidR="00C11A6D">
              <w:rPr>
                <w:rFonts w:ascii="Times New Roman" w:eastAsia="한양중고딕" w:hAnsi="Times New Roman" w:cs="Times New Roman" w:hint="eastAsia"/>
                <w:b/>
                <w:bCs/>
              </w:rPr>
              <w:t>2,3</w:t>
            </w:r>
            <w:r>
              <w:rPr>
                <w:rFonts w:ascii="Times New Roman" w:eastAsia="한양중고딕" w:hAnsi="Times New Roman" w:cs="Times New Roman"/>
                <w:b/>
                <w:bCs/>
              </w:rPr>
              <w:t xml:space="preserve">, </w:t>
            </w:r>
            <w:r w:rsidR="00C11A6D">
              <w:rPr>
                <w:rFonts w:ascii="Times New Roman" w:eastAsia="한양중고딕" w:hAnsi="Times New Roman" w:cs="Times New Roman"/>
                <w:b/>
                <w:bCs/>
              </w:rPr>
              <w:t>Fri</w:t>
            </w:r>
            <w:r>
              <w:rPr>
                <w:rFonts w:ascii="Times New Roman" w:eastAsia="한양중고딕" w:hAnsi="Times New Roman" w:cs="Times New Roman"/>
                <w:b/>
                <w:bCs/>
              </w:rPr>
              <w:t xml:space="preserve"> </w:t>
            </w:r>
            <w:r w:rsidR="00C11A6D">
              <w:rPr>
                <w:rFonts w:ascii="Times New Roman" w:eastAsia="한양중고딕" w:hAnsi="Times New Roman" w:cs="Times New Roman"/>
                <w:b/>
                <w:bCs/>
              </w:rPr>
              <w:t>2</w:t>
            </w:r>
          </w:p>
        </w:tc>
        <w:tc>
          <w:tcPr>
            <w:tcW w:w="1756"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C02C873" w14:textId="5CFF350A" w:rsidR="00756EFC" w:rsidRDefault="00C11A6D" w:rsidP="00756EFC">
            <w:pPr>
              <w:wordWrap/>
              <w:spacing w:line="276" w:lineRule="auto"/>
              <w:jc w:val="center"/>
              <w:rPr>
                <w:rFonts w:eastAsiaTheme="minorHAnsi" w:cs="Gulim"/>
                <w:b/>
              </w:rPr>
            </w:pPr>
            <w:r>
              <w:rPr>
                <w:rFonts w:eastAsiaTheme="minorHAnsi" w:cs="Gulim"/>
                <w:b/>
              </w:rPr>
              <w:t>606-2386</w:t>
            </w:r>
          </w:p>
        </w:tc>
        <w:tc>
          <w:tcPr>
            <w:tcW w:w="2883"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D0E0E9" w14:textId="1B1F9DFC" w:rsidR="00756EFC" w:rsidRPr="00756EFC" w:rsidRDefault="00C11A6D" w:rsidP="00756EFC">
            <w:pPr>
              <w:wordWrap/>
              <w:spacing w:line="276" w:lineRule="auto"/>
              <w:jc w:val="center"/>
              <w:rPr>
                <w:rFonts w:eastAsiaTheme="minorHAnsi" w:cs="Gulim"/>
                <w:b/>
              </w:rPr>
            </w:pPr>
            <w:r>
              <w:rPr>
                <w:rFonts w:eastAsia="Malgun Gothic"/>
                <w:color w:val="0000FF"/>
                <w:u w:val="single" w:color="0000FF"/>
              </w:rPr>
              <w:t>Jkim.math@ksa.hs.kr</w:t>
            </w:r>
            <w:r w:rsidR="00756EFC">
              <w:rPr>
                <w:rFonts w:eastAsia="Malgun Gothic"/>
              </w:rPr>
              <w:t xml:space="preserve"> </w:t>
            </w:r>
          </w:p>
        </w:tc>
      </w:tr>
      <w:tr w:rsidR="00756EFC" w14:paraId="060C9A36" w14:textId="77777777" w:rsidTr="008251BA">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612BA62C" w14:textId="77777777" w:rsidR="00756EFC" w:rsidRDefault="00756EFC" w:rsidP="00756EFC">
            <w:pPr>
              <w:widowControl/>
              <w:wordWrap/>
              <w:autoSpaceDE/>
              <w:autoSpaceDN/>
              <w:spacing w:line="276" w:lineRule="auto"/>
              <w:jc w:val="left"/>
              <w:rPr>
                <w:rFonts w:eastAsiaTheme="minorHAnsi" w:cs="Gulim"/>
                <w:b/>
              </w:rPr>
            </w:pPr>
          </w:p>
        </w:tc>
        <w:tc>
          <w:tcPr>
            <w:tcW w:w="1495"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6292C2F8" w14:textId="07D0EF20" w:rsidR="00756EFC" w:rsidRDefault="00C11A6D" w:rsidP="00756EFC">
            <w:pPr>
              <w:wordWrap/>
              <w:spacing w:line="276" w:lineRule="auto"/>
              <w:jc w:val="center"/>
              <w:rPr>
                <w:rFonts w:eastAsiaTheme="minorHAnsi" w:cs="Gulim"/>
                <w:b/>
              </w:rPr>
            </w:pPr>
            <w:r>
              <w:rPr>
                <w:rFonts w:ascii="한양중고딕" w:eastAsia="한양중고딕"/>
                <w:b/>
                <w:bCs/>
              </w:rPr>
              <w:t>J</w:t>
            </w:r>
            <w:r w:rsidRPr="00C11A6D">
              <w:rPr>
                <w:rFonts w:ascii="한양중고딕" w:eastAsia="한양중고딕"/>
                <w:b/>
                <w:bCs/>
              </w:rPr>
              <w:t>erome Tambour</w:t>
            </w: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334E8DE5" w14:textId="5294724C" w:rsidR="00756EFC" w:rsidRDefault="004E2DE9" w:rsidP="00756EFC">
            <w:pPr>
              <w:wordWrap/>
              <w:spacing w:line="276" w:lineRule="auto"/>
              <w:jc w:val="center"/>
              <w:rPr>
                <w:rFonts w:eastAsiaTheme="minorHAnsi" w:cs="Gulim"/>
                <w:b/>
              </w:rPr>
            </w:pPr>
            <w:r>
              <w:rPr>
                <w:rFonts w:eastAsiaTheme="minorHAnsi" w:cs="Gulim" w:hint="eastAsia"/>
                <w:b/>
              </w:rPr>
              <w:t>E</w:t>
            </w:r>
            <w:r>
              <w:rPr>
                <w:rFonts w:eastAsiaTheme="minorHAnsi" w:cs="Gulim"/>
                <w:b/>
              </w:rPr>
              <w:t>C</w:t>
            </w:r>
            <w:r w:rsidR="00C11A6D">
              <w:rPr>
                <w:rFonts w:eastAsiaTheme="minorHAnsi" w:cs="Gulim"/>
                <w:b/>
              </w:rPr>
              <w:t>1</w:t>
            </w:r>
          </w:p>
        </w:tc>
        <w:tc>
          <w:tcPr>
            <w:tcW w:w="85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7A64FF3" w14:textId="23F77250" w:rsidR="00756EFC" w:rsidRDefault="00C11A6D" w:rsidP="00756EFC">
            <w:pPr>
              <w:wordWrap/>
              <w:spacing w:line="276" w:lineRule="auto"/>
              <w:jc w:val="center"/>
              <w:rPr>
                <w:rFonts w:eastAsiaTheme="minorHAnsi" w:cs="Gulim"/>
                <w:b/>
              </w:rPr>
            </w:pPr>
            <w:r>
              <w:rPr>
                <w:rFonts w:eastAsiaTheme="minorHAnsi" w:cs="Gulim"/>
                <w:b/>
              </w:rPr>
              <w:t>3507</w:t>
            </w:r>
          </w:p>
        </w:tc>
        <w:tc>
          <w:tcPr>
            <w:tcW w:w="1456"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7255FB3C" w14:textId="42A20CCF" w:rsidR="004673DF" w:rsidRPr="004673DF" w:rsidRDefault="004673DF" w:rsidP="004673DF">
            <w:pPr>
              <w:wordWrap/>
              <w:spacing w:line="276" w:lineRule="auto"/>
              <w:jc w:val="center"/>
              <w:rPr>
                <w:rFonts w:ascii="Times New Roman" w:eastAsiaTheme="minorHAnsi" w:hAnsi="Times New Roman" w:cs="Times New Roman"/>
                <w:b/>
              </w:rPr>
            </w:pPr>
            <w:r w:rsidRPr="004673DF">
              <w:rPr>
                <w:rFonts w:ascii="Times New Roman" w:eastAsiaTheme="minorHAnsi" w:hAnsi="Times New Roman" w:cs="Times New Roman"/>
                <w:b/>
              </w:rPr>
              <w:t>Mon 6,7 Fri 3</w:t>
            </w:r>
          </w:p>
        </w:tc>
        <w:tc>
          <w:tcPr>
            <w:tcW w:w="1756"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67942475" w14:textId="2D9A345E" w:rsidR="00756EFC" w:rsidRDefault="004673DF" w:rsidP="00756EFC">
            <w:pPr>
              <w:wordWrap/>
              <w:spacing w:line="276" w:lineRule="auto"/>
              <w:jc w:val="center"/>
              <w:rPr>
                <w:rFonts w:eastAsiaTheme="minorHAnsi" w:cs="Gulim"/>
                <w:b/>
              </w:rPr>
            </w:pPr>
            <w:r>
              <w:rPr>
                <w:rFonts w:eastAsiaTheme="minorHAnsi" w:cs="Gulim"/>
                <w:b/>
              </w:rPr>
              <w:t>606-2148</w:t>
            </w:r>
          </w:p>
        </w:tc>
        <w:tc>
          <w:tcPr>
            <w:tcW w:w="2883"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947797E" w14:textId="4F6A302E" w:rsidR="004673DF" w:rsidRPr="004673DF" w:rsidRDefault="004673DF" w:rsidP="004673DF">
            <w:pPr>
              <w:wordWrap/>
              <w:spacing w:line="276" w:lineRule="auto"/>
              <w:jc w:val="center"/>
              <w:rPr>
                <w:rFonts w:eastAsiaTheme="minorHAnsi" w:cs="Gulim"/>
                <w:bCs/>
                <w:spacing w:val="-6"/>
              </w:rPr>
            </w:pPr>
            <w:hyperlink r:id="rId7" w:history="1">
              <w:r w:rsidRPr="004673DF">
                <w:rPr>
                  <w:rStyle w:val="Hyperlink"/>
                  <w:rFonts w:eastAsiaTheme="minorHAnsi" w:cs="Gulim"/>
                  <w:bCs/>
                  <w:spacing w:val="-6"/>
                </w:rPr>
                <w:t>jerome@ksa.hs.kr</w:t>
              </w:r>
            </w:hyperlink>
          </w:p>
        </w:tc>
      </w:tr>
    </w:tbl>
    <w:p w14:paraId="7F721421" w14:textId="77777777" w:rsidR="00F6535D" w:rsidRDefault="00F6535D">
      <w:pPr>
        <w:spacing w:line="276" w:lineRule="auto"/>
        <w:rPr>
          <w:rFonts w:eastAsiaTheme="minorHAnsi" w:cs="Gulim"/>
          <w:b/>
          <w:bCs/>
          <w:sz w:val="10"/>
          <w:szCs w:val="10"/>
        </w:rPr>
      </w:pPr>
    </w:p>
    <w:p w14:paraId="567B3823" w14:textId="0D24B8CC" w:rsidR="00F6535D" w:rsidRDefault="005F7A65" w:rsidP="002135BC">
      <w:pPr>
        <w:pStyle w:val="Heading1"/>
        <w:rPr>
          <w:rFonts w:cs="Gulim"/>
          <w:szCs w:val="20"/>
        </w:rPr>
      </w:pPr>
      <w:r>
        <w:rPr>
          <w:rFonts w:cs="Gulim"/>
        </w:rPr>
        <w:t xml:space="preserve">1. </w:t>
      </w:r>
      <w:r>
        <w:t>Course Description</w:t>
      </w:r>
      <w:r w:rsidR="00A90D61">
        <w:t>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5243"/>
        <w:gridCol w:w="5244"/>
      </w:tblGrid>
      <w:tr w:rsidR="00F6535D" w14:paraId="4A4CE760" w14:textId="77777777" w:rsidTr="004E2DE9">
        <w:trPr>
          <w:trHeight w:val="363"/>
        </w:trPr>
        <w:tc>
          <w:tcPr>
            <w:tcW w:w="1048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25842F" w14:textId="7B15C076" w:rsidR="004E2DE9" w:rsidRPr="004E2DE9" w:rsidRDefault="004E2DE9" w:rsidP="004E2DE9">
            <w:pPr>
              <w:spacing w:line="240" w:lineRule="auto"/>
              <w:jc w:val="center"/>
              <w:rPr>
                <w:b/>
                <w:bCs/>
              </w:rPr>
            </w:pPr>
            <w:r w:rsidRPr="004E2DE9">
              <w:rPr>
                <w:rFonts w:hint="eastAsia"/>
                <w:b/>
                <w:bCs/>
              </w:rPr>
              <w:t>C</w:t>
            </w:r>
            <w:r w:rsidRPr="004E2DE9">
              <w:rPr>
                <w:b/>
                <w:bCs/>
              </w:rPr>
              <w:t>ourse Objectives</w:t>
            </w:r>
          </w:p>
        </w:tc>
      </w:tr>
      <w:tr w:rsidR="004E2DE9" w14:paraId="3A1C17C0" w14:textId="77777777" w:rsidTr="004E2DE9">
        <w:trPr>
          <w:trHeight w:val="512"/>
        </w:trPr>
        <w:tc>
          <w:tcPr>
            <w:tcW w:w="1048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461839" w14:textId="61597688" w:rsidR="004E2DE9" w:rsidRPr="004E2DE9" w:rsidRDefault="004E2DE9" w:rsidP="004E2DE9">
            <w:r w:rsidRPr="004E2DE9">
              <w:rPr>
                <w:rFonts w:hint="eastAsia"/>
              </w:rPr>
              <w:t>◆</w:t>
            </w:r>
            <w:r w:rsidRPr="004E2DE9">
              <w:t xml:space="preserve"> To introduce students to understand integration, differential equations, series, derivatives and integrals of vector functions and to solve real world problem related to them</w:t>
            </w:r>
            <w:r w:rsidR="00C35BB4">
              <w:t>.</w:t>
            </w:r>
          </w:p>
        </w:tc>
      </w:tr>
      <w:tr w:rsidR="004E2DE9" w14:paraId="438E3218" w14:textId="77777777" w:rsidTr="004E2DE9">
        <w:trPr>
          <w:trHeight w:val="114"/>
        </w:trPr>
        <w:tc>
          <w:tcPr>
            <w:tcW w:w="1048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8954FD" w14:textId="70D048B8" w:rsidR="004E2DE9" w:rsidRPr="004E2DE9" w:rsidRDefault="004E2DE9" w:rsidP="004E2DE9">
            <w:pPr>
              <w:jc w:val="center"/>
              <w:rPr>
                <w:b/>
                <w:bCs/>
              </w:rPr>
            </w:pPr>
            <w:r w:rsidRPr="004E2DE9">
              <w:rPr>
                <w:rFonts w:hint="eastAsia"/>
                <w:b/>
                <w:bCs/>
              </w:rPr>
              <w:t>C</w:t>
            </w:r>
            <w:r w:rsidRPr="004E2DE9">
              <w:rPr>
                <w:b/>
                <w:bCs/>
              </w:rPr>
              <w:t>ontents</w:t>
            </w:r>
          </w:p>
        </w:tc>
      </w:tr>
      <w:tr w:rsidR="004E2DE9" w14:paraId="075C3B7C" w14:textId="77777777" w:rsidTr="00420C27">
        <w:trPr>
          <w:trHeight w:val="1400"/>
        </w:trPr>
        <w:tc>
          <w:tcPr>
            <w:tcW w:w="5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57FFB4" w14:textId="77777777" w:rsidR="009D5715" w:rsidRPr="009D5715" w:rsidRDefault="009D5715" w:rsidP="009D5715">
            <w:pPr>
              <w:numPr>
                <w:ilvl w:val="0"/>
                <w:numId w:val="8"/>
              </w:numPr>
              <w:snapToGrid w:val="0"/>
              <w:spacing w:line="312" w:lineRule="auto"/>
              <w:ind w:right="200"/>
              <w:rPr>
                <w:rFonts w:ascii="한양신명조" w:eastAsia="Gulim" w:hAnsi="Gulim" w:cs="Gulim"/>
              </w:rPr>
            </w:pPr>
            <w:r w:rsidRPr="009D5715">
              <w:rPr>
                <w:rFonts w:ascii="Times New Roman" w:eastAsia="Gulim" w:hAnsi="Times New Roman" w:cs="Times New Roman"/>
              </w:rPr>
              <w:t>Further Applications of Integration</w:t>
            </w:r>
          </w:p>
          <w:p w14:paraId="49F94B4C" w14:textId="77777777" w:rsidR="009D5715" w:rsidRPr="009D5715" w:rsidRDefault="009D5715" w:rsidP="009D5715">
            <w:pPr>
              <w:numPr>
                <w:ilvl w:val="0"/>
                <w:numId w:val="9"/>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Arc length</w:t>
            </w:r>
          </w:p>
          <w:p w14:paraId="7BCA7135" w14:textId="77777777" w:rsidR="009D5715" w:rsidRPr="009D5715" w:rsidRDefault="009D5715" w:rsidP="009D5715">
            <w:pPr>
              <w:numPr>
                <w:ilvl w:val="0"/>
                <w:numId w:val="9"/>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Area of a Surface of Revolution</w:t>
            </w:r>
          </w:p>
          <w:p w14:paraId="2065ECDA" w14:textId="77777777" w:rsidR="009D5715" w:rsidRPr="009D5715" w:rsidRDefault="009D5715" w:rsidP="009D5715">
            <w:pPr>
              <w:numPr>
                <w:ilvl w:val="0"/>
                <w:numId w:val="9"/>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Applications to Physics and Engineering</w:t>
            </w:r>
          </w:p>
          <w:p w14:paraId="013C1E92" w14:textId="4C19B685" w:rsidR="009D5715" w:rsidRPr="009D5715" w:rsidRDefault="009D5715" w:rsidP="009D5715">
            <w:pPr>
              <w:numPr>
                <w:ilvl w:val="0"/>
                <w:numId w:val="9"/>
              </w:numPr>
              <w:snapToGrid w:val="0"/>
              <w:spacing w:after="240" w:line="312" w:lineRule="auto"/>
              <w:ind w:left="410" w:right="200"/>
              <w:rPr>
                <w:rFonts w:ascii="한양신명조" w:eastAsia="Gulim" w:hAnsi="Gulim" w:cs="Gulim"/>
              </w:rPr>
            </w:pPr>
            <w:r w:rsidRPr="009D5715">
              <w:rPr>
                <w:rFonts w:ascii="Times New Roman" w:eastAsia="Gulim" w:hAnsi="Times New Roman" w:cs="Times New Roman"/>
              </w:rPr>
              <w:t>Probability</w:t>
            </w:r>
          </w:p>
          <w:p w14:paraId="7A6D836E" w14:textId="77777777" w:rsidR="009D5715" w:rsidRPr="009D5715" w:rsidRDefault="009D5715" w:rsidP="009D5715">
            <w:pPr>
              <w:numPr>
                <w:ilvl w:val="0"/>
                <w:numId w:val="8"/>
              </w:numPr>
              <w:snapToGrid w:val="0"/>
              <w:spacing w:line="312" w:lineRule="auto"/>
              <w:ind w:left="164" w:right="200"/>
              <w:rPr>
                <w:rFonts w:ascii="한양신명조" w:eastAsia="Gulim" w:hAnsi="Gulim" w:cs="Gulim"/>
              </w:rPr>
            </w:pPr>
            <w:r w:rsidRPr="009D5715">
              <w:rPr>
                <w:rFonts w:ascii="Times New Roman" w:eastAsia="Gulim" w:hAnsi="Times New Roman" w:cs="Times New Roman"/>
              </w:rPr>
              <w:t>Differential Equations</w:t>
            </w:r>
          </w:p>
          <w:p w14:paraId="5657FC3C" w14:textId="77777777" w:rsidR="009D5715" w:rsidRPr="009D5715" w:rsidRDefault="009D5715" w:rsidP="009D5715">
            <w:pPr>
              <w:numPr>
                <w:ilvl w:val="0"/>
                <w:numId w:val="10"/>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Modelling with Differential Equations</w:t>
            </w:r>
          </w:p>
          <w:p w14:paraId="0874771F" w14:textId="77777777" w:rsidR="009D5715" w:rsidRPr="009D5715" w:rsidRDefault="009D5715" w:rsidP="009D5715">
            <w:pPr>
              <w:numPr>
                <w:ilvl w:val="0"/>
                <w:numId w:val="10"/>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Direction Fields and Euler's Method</w:t>
            </w:r>
          </w:p>
          <w:p w14:paraId="770A9442" w14:textId="77777777" w:rsidR="009D5715" w:rsidRPr="009D5715" w:rsidRDefault="009D5715" w:rsidP="009D5715">
            <w:pPr>
              <w:numPr>
                <w:ilvl w:val="0"/>
                <w:numId w:val="10"/>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Separable Equations</w:t>
            </w:r>
          </w:p>
          <w:p w14:paraId="6BE6AA6D" w14:textId="77777777" w:rsidR="009D5715" w:rsidRPr="009D5715" w:rsidRDefault="009D5715" w:rsidP="009D5715">
            <w:pPr>
              <w:numPr>
                <w:ilvl w:val="0"/>
                <w:numId w:val="10"/>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Models for Population Growth</w:t>
            </w:r>
          </w:p>
          <w:p w14:paraId="0B24FA95" w14:textId="77777777" w:rsidR="009D5715" w:rsidRPr="009D5715" w:rsidRDefault="009D5715" w:rsidP="009D5715">
            <w:pPr>
              <w:numPr>
                <w:ilvl w:val="0"/>
                <w:numId w:val="10"/>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Linear Equations</w:t>
            </w:r>
          </w:p>
          <w:p w14:paraId="24ADD7A9" w14:textId="77777777" w:rsidR="009D5715" w:rsidRPr="009D5715" w:rsidRDefault="009D5715" w:rsidP="009D5715">
            <w:pPr>
              <w:snapToGrid w:val="0"/>
              <w:spacing w:after="240" w:line="240" w:lineRule="auto"/>
              <w:ind w:left="410" w:right="200"/>
              <w:rPr>
                <w:rFonts w:ascii="한양신명조" w:eastAsia="Gulim" w:hAnsi="Gulim" w:cs="Gulim"/>
              </w:rPr>
            </w:pPr>
          </w:p>
          <w:p w14:paraId="3C372458" w14:textId="77777777" w:rsidR="009D5715" w:rsidRPr="009D5715" w:rsidRDefault="009D5715" w:rsidP="009D5715">
            <w:pPr>
              <w:numPr>
                <w:ilvl w:val="0"/>
                <w:numId w:val="8"/>
              </w:numPr>
              <w:snapToGrid w:val="0"/>
              <w:spacing w:line="312" w:lineRule="auto"/>
              <w:ind w:left="164" w:right="200"/>
              <w:rPr>
                <w:rFonts w:ascii="한양신명조" w:eastAsia="Gulim" w:hAnsi="Gulim" w:cs="Gulim"/>
              </w:rPr>
            </w:pPr>
            <w:r w:rsidRPr="009D5715">
              <w:rPr>
                <w:rFonts w:ascii="Times New Roman" w:eastAsia="Gulim" w:hAnsi="Times New Roman" w:cs="Times New Roman"/>
              </w:rPr>
              <w:t>Parametric Equations and Polar Coordinates</w:t>
            </w:r>
          </w:p>
          <w:p w14:paraId="2A7A156B" w14:textId="77777777" w:rsidR="009D5715" w:rsidRPr="009D5715" w:rsidRDefault="009D5715" w:rsidP="009D5715">
            <w:pPr>
              <w:numPr>
                <w:ilvl w:val="0"/>
                <w:numId w:val="11"/>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Curves Defined by Parametric Equations</w:t>
            </w:r>
          </w:p>
          <w:p w14:paraId="28946E5B" w14:textId="77777777" w:rsidR="009D5715" w:rsidRPr="009D5715" w:rsidRDefault="009D5715" w:rsidP="009D5715">
            <w:pPr>
              <w:numPr>
                <w:ilvl w:val="0"/>
                <w:numId w:val="11"/>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Calculus with Parametric Curves</w:t>
            </w:r>
          </w:p>
          <w:p w14:paraId="615A73A5" w14:textId="77777777" w:rsidR="009D5715" w:rsidRPr="009D5715" w:rsidRDefault="009D5715" w:rsidP="009D5715">
            <w:pPr>
              <w:numPr>
                <w:ilvl w:val="0"/>
                <w:numId w:val="11"/>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Polar Coordinates</w:t>
            </w:r>
          </w:p>
          <w:p w14:paraId="661371EE" w14:textId="77777777" w:rsidR="009D5715" w:rsidRPr="009D5715" w:rsidRDefault="009D5715" w:rsidP="009D5715">
            <w:pPr>
              <w:numPr>
                <w:ilvl w:val="0"/>
                <w:numId w:val="11"/>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Areas and Lengths in Polar Coordinates</w:t>
            </w:r>
          </w:p>
          <w:p w14:paraId="1306B45F" w14:textId="77777777" w:rsidR="009D5715" w:rsidRPr="009D5715" w:rsidRDefault="009D5715" w:rsidP="009D5715">
            <w:pPr>
              <w:numPr>
                <w:ilvl w:val="0"/>
                <w:numId w:val="11"/>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Conic Sections</w:t>
            </w:r>
          </w:p>
          <w:p w14:paraId="370B4074" w14:textId="187E4396" w:rsidR="004E2DE9" w:rsidRPr="004E2DE9" w:rsidRDefault="009D5715" w:rsidP="009D5715">
            <w:pPr>
              <w:numPr>
                <w:ilvl w:val="0"/>
                <w:numId w:val="11"/>
              </w:numPr>
              <w:snapToGrid w:val="0"/>
              <w:spacing w:line="312" w:lineRule="auto"/>
              <w:ind w:left="410" w:right="200"/>
            </w:pPr>
            <w:r w:rsidRPr="009D5715">
              <w:rPr>
                <w:rFonts w:ascii="Times New Roman" w:eastAsia="Gulim" w:hAnsi="Times New Roman" w:cs="Times New Roman"/>
              </w:rPr>
              <w:t xml:space="preserve">Conic Sections in Polar Coordinates </w:t>
            </w:r>
          </w:p>
        </w:tc>
        <w:tc>
          <w:tcPr>
            <w:tcW w:w="5244" w:type="dxa"/>
            <w:tcBorders>
              <w:top w:val="single" w:sz="2" w:space="0" w:color="000000"/>
              <w:left w:val="single" w:sz="2" w:space="0" w:color="000000"/>
              <w:bottom w:val="single" w:sz="2" w:space="0" w:color="000000"/>
              <w:right w:val="single" w:sz="2" w:space="0" w:color="000000"/>
            </w:tcBorders>
            <w:vAlign w:val="center"/>
          </w:tcPr>
          <w:p w14:paraId="07C63101" w14:textId="77777777" w:rsidR="009D5715" w:rsidRPr="009D5715" w:rsidRDefault="009D5715" w:rsidP="009D5715">
            <w:pPr>
              <w:numPr>
                <w:ilvl w:val="0"/>
                <w:numId w:val="12"/>
              </w:numPr>
              <w:snapToGrid w:val="0"/>
              <w:spacing w:line="312" w:lineRule="auto"/>
              <w:ind w:right="200"/>
              <w:rPr>
                <w:rFonts w:ascii="한양신명조" w:eastAsia="Gulim" w:hAnsi="Gulim" w:cs="Gulim"/>
              </w:rPr>
            </w:pPr>
            <w:r w:rsidRPr="009D5715">
              <w:rPr>
                <w:rFonts w:ascii="Times New Roman" w:eastAsia="Gulim" w:hAnsi="Times New Roman" w:cs="Times New Roman"/>
              </w:rPr>
              <w:t>Infinite Sequences and Series</w:t>
            </w:r>
          </w:p>
          <w:p w14:paraId="5952AB8F" w14:textId="77777777"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Sequences</w:t>
            </w:r>
          </w:p>
          <w:p w14:paraId="538C6FA1" w14:textId="77777777"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Series</w:t>
            </w:r>
          </w:p>
          <w:p w14:paraId="4DA355CB" w14:textId="77777777"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The Integral Test and Estimates of Sums</w:t>
            </w:r>
          </w:p>
          <w:p w14:paraId="0E1F3294" w14:textId="77777777"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The Comparison Tests</w:t>
            </w:r>
          </w:p>
          <w:p w14:paraId="5DE40578" w14:textId="77777777" w:rsidR="009D5715" w:rsidRPr="009D5715" w:rsidRDefault="009D5715" w:rsidP="009D5715">
            <w:pPr>
              <w:numPr>
                <w:ilvl w:val="0"/>
                <w:numId w:val="14"/>
              </w:numPr>
              <w:wordWrap/>
              <w:snapToGrid w:val="0"/>
              <w:spacing w:line="312" w:lineRule="auto"/>
              <w:ind w:left="440" w:right="200"/>
              <w:jc w:val="left"/>
              <w:rPr>
                <w:rFonts w:ascii="한양신명조" w:eastAsia="Gulim" w:hAnsi="Gulim" w:cs="Gulim"/>
              </w:rPr>
            </w:pPr>
            <w:r w:rsidRPr="009D5715">
              <w:rPr>
                <w:rFonts w:ascii="Times New Roman" w:eastAsia="Gulim" w:hAnsi="Times New Roman" w:cs="Times New Roman"/>
              </w:rPr>
              <w:t>Alternating Series and Absolute Convergence</w:t>
            </w:r>
          </w:p>
          <w:p w14:paraId="0FB2C528" w14:textId="77777777"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The Ratio and Root Tests</w:t>
            </w:r>
          </w:p>
          <w:p w14:paraId="58424CF9" w14:textId="77777777"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Strategy for Testing Series</w:t>
            </w:r>
          </w:p>
          <w:p w14:paraId="028FC434" w14:textId="77777777"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Power Series</w:t>
            </w:r>
          </w:p>
          <w:p w14:paraId="6066A6E7" w14:textId="77777777"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 xml:space="preserve">Representations for Functions as Power </w:t>
            </w:r>
            <w:r w:rsidRPr="009D5715">
              <w:rPr>
                <w:rFonts w:ascii="한양신명조" w:eastAsia="Gulim" w:hAnsi="Gulim" w:cs="Gulim"/>
              </w:rPr>
              <w:br/>
            </w:r>
            <w:r w:rsidRPr="009D5715">
              <w:rPr>
                <w:rFonts w:ascii="Times New Roman" w:eastAsia="Gulim" w:hAnsi="Times New Roman" w:cs="Times New Roman"/>
              </w:rPr>
              <w:t>Series</w:t>
            </w:r>
          </w:p>
          <w:p w14:paraId="5D1DC59C" w14:textId="77777777"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Taylor and Maclaurin Series</w:t>
            </w:r>
          </w:p>
          <w:p w14:paraId="5A32CC69" w14:textId="4D1ACED9" w:rsidR="009D5715" w:rsidRPr="009D5715" w:rsidRDefault="009D5715" w:rsidP="009D5715">
            <w:pPr>
              <w:numPr>
                <w:ilvl w:val="0"/>
                <w:numId w:val="13"/>
              </w:numPr>
              <w:snapToGrid w:val="0"/>
              <w:spacing w:line="312" w:lineRule="auto"/>
              <w:ind w:left="440" w:right="200"/>
              <w:rPr>
                <w:rFonts w:ascii="한양신명조" w:eastAsia="Gulim" w:hAnsi="Gulim" w:cs="Gulim"/>
              </w:rPr>
            </w:pPr>
            <w:r w:rsidRPr="009D5715">
              <w:rPr>
                <w:rFonts w:ascii="Times New Roman" w:eastAsia="Gulim" w:hAnsi="Times New Roman" w:cs="Times New Roman"/>
              </w:rPr>
              <w:t>Applications of Taylor Polynomials</w:t>
            </w:r>
            <w:r>
              <w:rPr>
                <w:rFonts w:ascii="Times New Roman" w:eastAsia="Gulim" w:hAnsi="Times New Roman" w:cs="Times New Roman"/>
              </w:rPr>
              <w:br/>
            </w:r>
          </w:p>
          <w:p w14:paraId="69D8B0B5" w14:textId="77777777" w:rsidR="009D5715" w:rsidRPr="009D5715" w:rsidRDefault="009D5715" w:rsidP="009D5715">
            <w:pPr>
              <w:numPr>
                <w:ilvl w:val="0"/>
                <w:numId w:val="15"/>
              </w:numPr>
              <w:snapToGrid w:val="0"/>
              <w:spacing w:line="312" w:lineRule="auto"/>
              <w:ind w:right="200"/>
              <w:rPr>
                <w:rFonts w:ascii="한양신명조" w:eastAsia="Gulim" w:hAnsi="Gulim" w:cs="Gulim"/>
              </w:rPr>
            </w:pPr>
            <w:r w:rsidRPr="009D5715">
              <w:rPr>
                <w:rFonts w:ascii="Times New Roman" w:eastAsia="Gulim" w:hAnsi="Times New Roman" w:cs="Times New Roman"/>
              </w:rPr>
              <w:t>Vector Functions</w:t>
            </w:r>
          </w:p>
          <w:p w14:paraId="3900046B" w14:textId="77777777" w:rsidR="009D5715" w:rsidRPr="009D5715" w:rsidRDefault="009D5715" w:rsidP="009D5715">
            <w:pPr>
              <w:numPr>
                <w:ilvl w:val="0"/>
                <w:numId w:val="16"/>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Vector Functions and Space Curves</w:t>
            </w:r>
          </w:p>
          <w:p w14:paraId="50B64F97" w14:textId="77777777" w:rsidR="009D5715" w:rsidRPr="009D5715" w:rsidRDefault="009D5715" w:rsidP="009D5715">
            <w:pPr>
              <w:numPr>
                <w:ilvl w:val="0"/>
                <w:numId w:val="16"/>
              </w:numPr>
              <w:snapToGrid w:val="0"/>
              <w:spacing w:line="312" w:lineRule="auto"/>
              <w:ind w:left="410" w:right="200"/>
              <w:rPr>
                <w:rFonts w:ascii="한양신명조" w:eastAsia="Gulim" w:hAnsi="Gulim" w:cs="Gulim"/>
              </w:rPr>
            </w:pPr>
            <w:r w:rsidRPr="009D5715">
              <w:rPr>
                <w:rFonts w:ascii="Times New Roman" w:eastAsia="Gulim" w:hAnsi="Times New Roman" w:cs="Times New Roman"/>
                <w:spacing w:val="-2"/>
                <w:w w:val="99"/>
              </w:rPr>
              <w:t>Derivatives and Integrals of Vector Functions</w:t>
            </w:r>
          </w:p>
          <w:p w14:paraId="7D184212" w14:textId="77777777" w:rsidR="009D5715" w:rsidRPr="009D5715" w:rsidRDefault="009D5715" w:rsidP="009D5715">
            <w:pPr>
              <w:numPr>
                <w:ilvl w:val="0"/>
                <w:numId w:val="16"/>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Arc Length and Curvature</w:t>
            </w:r>
          </w:p>
          <w:p w14:paraId="26ABB429" w14:textId="77777777" w:rsidR="009D5715" w:rsidRPr="009D5715" w:rsidRDefault="009D5715" w:rsidP="009D5715">
            <w:pPr>
              <w:numPr>
                <w:ilvl w:val="0"/>
                <w:numId w:val="16"/>
              </w:numPr>
              <w:snapToGrid w:val="0"/>
              <w:spacing w:line="312" w:lineRule="auto"/>
              <w:ind w:left="410" w:right="200"/>
              <w:rPr>
                <w:rFonts w:ascii="한양신명조" w:eastAsia="Gulim" w:hAnsi="Gulim" w:cs="Gulim"/>
              </w:rPr>
            </w:pPr>
            <w:r w:rsidRPr="009D5715">
              <w:rPr>
                <w:rFonts w:ascii="Times New Roman" w:eastAsia="Gulim" w:hAnsi="Times New Roman" w:cs="Times New Roman"/>
              </w:rPr>
              <w:t>Motion in Space: Velocity and Acceleration</w:t>
            </w:r>
          </w:p>
          <w:p w14:paraId="593CAA40" w14:textId="6C3E8F45" w:rsidR="004E2DE9" w:rsidRPr="009D5715" w:rsidRDefault="004E2DE9" w:rsidP="004E2DE9"/>
        </w:tc>
      </w:tr>
    </w:tbl>
    <w:p w14:paraId="035521B9" w14:textId="30FBADD5" w:rsidR="009D5715" w:rsidRDefault="009D5715">
      <w:pPr>
        <w:spacing w:line="276" w:lineRule="auto"/>
        <w:rPr>
          <w:rFonts w:eastAsiaTheme="minorHAnsi" w:cs="Gulim"/>
          <w:color w:val="FF0000"/>
          <w:sz w:val="10"/>
          <w:szCs w:val="10"/>
        </w:rPr>
      </w:pPr>
    </w:p>
    <w:p w14:paraId="73FB737F" w14:textId="77777777" w:rsidR="00F6535D" w:rsidRDefault="005F7A65" w:rsidP="002135BC">
      <w:pPr>
        <w:pStyle w:val="Heading1"/>
        <w:rPr>
          <w:szCs w:val="20"/>
        </w:rPr>
      </w:pPr>
      <w:r>
        <w:lastRenderedPageBreak/>
        <w:t>2. Core Target Competencies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702"/>
        <w:gridCol w:w="1466"/>
        <w:gridCol w:w="1707"/>
        <w:gridCol w:w="1456"/>
        <w:gridCol w:w="1409"/>
        <w:gridCol w:w="1366"/>
        <w:gridCol w:w="1381"/>
      </w:tblGrid>
      <w:tr w:rsidR="00F6535D" w14:paraId="35DA00F5" w14:textId="77777777">
        <w:trPr>
          <w:trHeight w:val="370"/>
        </w:trPr>
        <w:tc>
          <w:tcPr>
            <w:tcW w:w="10487" w:type="dxa"/>
            <w:gridSpan w:val="7"/>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108ABF4F" w14:textId="77777777" w:rsidR="00F6535D" w:rsidRDefault="005F7A65">
            <w:pPr>
              <w:wordWrap/>
              <w:spacing w:line="276" w:lineRule="auto"/>
              <w:jc w:val="center"/>
              <w:rPr>
                <w:rFonts w:eastAsiaTheme="minorHAnsi" w:cs="Gulim"/>
              </w:rPr>
            </w:pPr>
            <w:r>
              <w:rPr>
                <w:rFonts w:eastAsiaTheme="minorHAnsi" w:cs="함초롬돋움"/>
                <w:b/>
                <w:bCs/>
                <w:sz w:val="22"/>
              </w:rPr>
              <w:t>Subject Core Competencies</w:t>
            </w:r>
          </w:p>
        </w:tc>
      </w:tr>
      <w:tr w:rsidR="009D5715" w14:paraId="33A8E05B" w14:textId="77777777">
        <w:trPr>
          <w:trHeight w:val="526"/>
        </w:trPr>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1FBD0E" w14:textId="77777777" w:rsidR="009D5715" w:rsidRDefault="009D5715" w:rsidP="009D5715">
            <w:pPr>
              <w:pStyle w:val="a0"/>
              <w:spacing w:line="288" w:lineRule="auto"/>
            </w:pPr>
            <w:bookmarkStart w:id="1" w:name="_Hlk206063537"/>
            <w:r>
              <w:rPr>
                <w:rFonts w:ascii="Malgun Gothic" w:eastAsia="Malgun Gothic" w:hAnsi="Malgun Gothic" w:hint="eastAsia"/>
                <w:b/>
                <w:bCs/>
              </w:rPr>
              <w:t>Comprehension</w:t>
            </w:r>
          </w:p>
          <w:p w14:paraId="076386E2" w14:textId="7BA49255" w:rsidR="009D5715" w:rsidRDefault="009D5715" w:rsidP="009D5715">
            <w:pPr>
              <w:wordWrap/>
              <w:spacing w:line="276" w:lineRule="auto"/>
              <w:jc w:val="center"/>
              <w:rPr>
                <w:rFonts w:eastAsiaTheme="minorHAnsi" w:cs="Gulim"/>
                <w:color w:val="0000FF"/>
              </w:rPr>
            </w:pPr>
            <w:r>
              <w:rPr>
                <w:rFonts w:ascii="Malgun Gothic" w:eastAsia="Malgun Gothic" w:hAnsi="Malgun Gothic" w:hint="eastAsia"/>
                <w:b/>
                <w:bCs/>
              </w:rPr>
              <w:t>Adaptability</w:t>
            </w:r>
          </w:p>
        </w:tc>
        <w:tc>
          <w:tcPr>
            <w:tcW w:w="161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3A3158" w14:textId="738EB552" w:rsidR="009D5715" w:rsidRDefault="009D5715" w:rsidP="009D5715">
            <w:pPr>
              <w:wordWrap/>
              <w:spacing w:line="276" w:lineRule="auto"/>
              <w:ind w:left="18" w:hanging="10"/>
              <w:jc w:val="center"/>
              <w:rPr>
                <w:rFonts w:eastAsiaTheme="minorHAnsi" w:cs="Gulim"/>
                <w:color w:val="0000FF"/>
              </w:rPr>
            </w:pPr>
            <w:r>
              <w:rPr>
                <w:rFonts w:ascii="Malgun Gothic" w:eastAsia="Malgun Gothic" w:hAnsi="Malgun Gothic" w:hint="eastAsia"/>
                <w:b/>
                <w:bCs/>
              </w:rPr>
              <w:t>Problem-Solving Ability</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83BB03" w14:textId="44CF011A" w:rsidR="009D5715" w:rsidRDefault="009D5715" w:rsidP="009D5715">
            <w:pPr>
              <w:wordWrap/>
              <w:spacing w:line="276" w:lineRule="auto"/>
              <w:jc w:val="center"/>
              <w:rPr>
                <w:rFonts w:eastAsiaTheme="minorHAnsi" w:cs="Gulim"/>
                <w:color w:val="0000FF"/>
              </w:rPr>
            </w:pPr>
            <w:r>
              <w:rPr>
                <w:rFonts w:ascii="Malgun Gothic" w:eastAsia="Malgun Gothic" w:hAnsi="Malgun Gothic" w:hint="eastAsia"/>
                <w:b/>
                <w:bCs/>
              </w:rPr>
              <w:t>Communication</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AA24DB" w14:textId="546A1517" w:rsidR="009D5715" w:rsidRDefault="009D5715" w:rsidP="009D5715">
            <w:pPr>
              <w:wordWrap/>
              <w:spacing w:line="276" w:lineRule="auto"/>
              <w:jc w:val="center"/>
              <w:rPr>
                <w:rFonts w:eastAsiaTheme="minorHAnsi" w:cs="Gulim"/>
                <w:color w:val="0000FF"/>
              </w:rPr>
            </w:pPr>
            <w:r>
              <w:rPr>
                <w:rFonts w:ascii="Malgun Gothic" w:eastAsia="Malgun Gothic" w:hAnsi="Malgun Gothic" w:hint="eastAsia"/>
                <w:b/>
                <w:bCs/>
              </w:rPr>
              <w:t>Analytical Reasoning</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492F8" w14:textId="04B7FA9C" w:rsidR="009D5715" w:rsidRDefault="009D5715" w:rsidP="009D5715">
            <w:pPr>
              <w:wordWrap/>
              <w:spacing w:line="276" w:lineRule="auto"/>
              <w:jc w:val="center"/>
              <w:rPr>
                <w:rFonts w:eastAsiaTheme="minorHAnsi" w:cs="Gulim"/>
                <w:color w:val="0000FF"/>
              </w:rPr>
            </w:pPr>
            <w:r>
              <w:rPr>
                <w:rFonts w:ascii="Malgun Gothic" w:eastAsia="Malgun Gothic" w:hAnsi="Malgun Gothic" w:hint="eastAsia"/>
                <w:b/>
                <w:bCs/>
              </w:rPr>
              <w:t>Creative Thinking</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96EA6C" w14:textId="2115F1B0" w:rsidR="009D5715" w:rsidRDefault="009D5715" w:rsidP="009D5715">
            <w:pPr>
              <w:wordWrap/>
              <w:spacing w:line="276" w:lineRule="auto"/>
              <w:jc w:val="center"/>
              <w:rPr>
                <w:rFonts w:eastAsiaTheme="minorHAnsi" w:cs="Gulim"/>
                <w:color w:val="0000FF"/>
              </w:rPr>
            </w:pPr>
            <w:r>
              <w:rPr>
                <w:rFonts w:ascii="Malgun Gothic" w:eastAsia="Malgun Gothic" w:hAnsi="Malgun Gothic" w:hint="eastAsia"/>
                <w:b/>
                <w:bCs/>
              </w:rPr>
              <w:t>Integrative Thinking</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ABD8CC" w14:textId="61E5BD8F" w:rsidR="009D5715" w:rsidRDefault="009D5715" w:rsidP="009D5715">
            <w:pPr>
              <w:wordWrap/>
              <w:spacing w:line="276" w:lineRule="auto"/>
              <w:jc w:val="center"/>
              <w:rPr>
                <w:rFonts w:eastAsiaTheme="minorHAnsi" w:cs="Gulim"/>
                <w:color w:val="0000FF"/>
              </w:rPr>
            </w:pPr>
            <w:r>
              <w:rPr>
                <w:rFonts w:ascii="Malgun Gothic" w:eastAsia="Malgun Gothic" w:hAnsi="Malgun Gothic" w:hint="eastAsia"/>
                <w:b/>
                <w:bCs/>
              </w:rPr>
              <w:t>Application Ability</w:t>
            </w:r>
          </w:p>
        </w:tc>
      </w:tr>
      <w:bookmarkEnd w:id="1"/>
      <w:tr w:rsidR="00F6535D" w14:paraId="599EC709" w14:textId="77777777">
        <w:trPr>
          <w:trHeight w:val="596"/>
        </w:trPr>
        <w:tc>
          <w:tcPr>
            <w:tcW w:w="10487" w:type="dxa"/>
            <w:gridSpan w:val="7"/>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D19448" w14:textId="77777777" w:rsidR="009D5715" w:rsidRPr="009D5715" w:rsidRDefault="009D5715" w:rsidP="009D5715">
            <w:pPr>
              <w:wordWrap/>
              <w:spacing w:line="240" w:lineRule="auto"/>
              <w:jc w:val="left"/>
              <w:rPr>
                <w:rFonts w:eastAsiaTheme="minorHAnsi" w:cs="Gulim"/>
                <w:b/>
                <w:bCs/>
                <w:sz w:val="18"/>
                <w:szCs w:val="18"/>
              </w:rPr>
            </w:pPr>
            <w:r w:rsidRPr="009D5715">
              <w:rPr>
                <w:rFonts w:eastAsiaTheme="minorHAnsi" w:cs="Gulim"/>
                <w:b/>
                <w:bCs/>
                <w:sz w:val="18"/>
                <w:szCs w:val="18"/>
              </w:rPr>
              <w:t>Comprehension, Adaptability, Problem-Solving Ability (Assignments, Performance Assessment):</w:t>
            </w:r>
          </w:p>
          <w:p w14:paraId="68493804" w14:textId="4943BDB5" w:rsidR="009D5715" w:rsidRPr="009D5715" w:rsidRDefault="009D5715" w:rsidP="009D5715">
            <w:pPr>
              <w:wordWrap/>
              <w:spacing w:line="240" w:lineRule="auto"/>
              <w:jc w:val="left"/>
              <w:rPr>
                <w:rFonts w:eastAsiaTheme="minorHAnsi" w:cs="Gulim"/>
                <w:sz w:val="18"/>
                <w:szCs w:val="18"/>
              </w:rPr>
            </w:pPr>
            <w:r w:rsidRPr="009D5715">
              <w:rPr>
                <w:rFonts w:eastAsiaTheme="minorHAnsi" w:cs="Gulim"/>
                <w:sz w:val="18"/>
                <w:szCs w:val="18"/>
              </w:rPr>
              <w:t>Understanding basic concepts of the subject and applying learned content appropriately in given situations.</w:t>
            </w:r>
          </w:p>
          <w:p w14:paraId="36566D1A" w14:textId="77777777" w:rsidR="009D5715" w:rsidRPr="009D5715" w:rsidRDefault="009D5715" w:rsidP="009D5715">
            <w:pPr>
              <w:wordWrap/>
              <w:spacing w:line="240" w:lineRule="auto"/>
              <w:jc w:val="left"/>
              <w:rPr>
                <w:rFonts w:eastAsiaTheme="minorHAnsi" w:cs="Gulim"/>
                <w:b/>
                <w:bCs/>
                <w:sz w:val="18"/>
                <w:szCs w:val="18"/>
              </w:rPr>
            </w:pPr>
            <w:r w:rsidRPr="009D5715">
              <w:rPr>
                <w:rFonts w:eastAsiaTheme="minorHAnsi" w:cs="Gulim"/>
                <w:b/>
                <w:bCs/>
                <w:sz w:val="18"/>
                <w:szCs w:val="18"/>
              </w:rPr>
              <w:t>Communication, Analytical Reasoning, Creative Thinking (Assignments, Performance Assessment, Written Exams):</w:t>
            </w:r>
          </w:p>
          <w:p w14:paraId="5BF6D76E" w14:textId="71326B97" w:rsidR="009D5715" w:rsidRPr="009D5715" w:rsidRDefault="009D5715" w:rsidP="009D5715">
            <w:pPr>
              <w:wordWrap/>
              <w:spacing w:line="240" w:lineRule="auto"/>
              <w:jc w:val="left"/>
              <w:rPr>
                <w:rFonts w:eastAsiaTheme="minorHAnsi" w:cs="Gulim"/>
                <w:sz w:val="18"/>
                <w:szCs w:val="18"/>
              </w:rPr>
            </w:pPr>
            <w:r w:rsidRPr="009D5715">
              <w:rPr>
                <w:rFonts w:eastAsiaTheme="minorHAnsi" w:cs="Gulim"/>
                <w:sz w:val="18"/>
                <w:szCs w:val="18"/>
              </w:rPr>
              <w:t>Evaluating the ability to analyze problems, creatively solve them by applying learned content, and logically articulate the solutions.</w:t>
            </w:r>
          </w:p>
          <w:p w14:paraId="36EA450E" w14:textId="77777777" w:rsidR="009D5715" w:rsidRPr="009D5715" w:rsidRDefault="009D5715" w:rsidP="009D5715">
            <w:pPr>
              <w:wordWrap/>
              <w:spacing w:line="240" w:lineRule="auto"/>
              <w:jc w:val="left"/>
              <w:rPr>
                <w:rFonts w:eastAsiaTheme="minorHAnsi" w:cs="Gulim"/>
                <w:b/>
                <w:bCs/>
                <w:sz w:val="18"/>
                <w:szCs w:val="18"/>
              </w:rPr>
            </w:pPr>
            <w:r w:rsidRPr="009D5715">
              <w:rPr>
                <w:rFonts w:eastAsiaTheme="minorHAnsi" w:cs="Gulim"/>
                <w:b/>
                <w:bCs/>
                <w:sz w:val="18"/>
                <w:szCs w:val="18"/>
              </w:rPr>
              <w:t>Integrative Thinking, Application Ability (Assignments, Written Exams):</w:t>
            </w:r>
          </w:p>
          <w:p w14:paraId="3B8ADF21" w14:textId="2CA451FE" w:rsidR="00F6535D" w:rsidRDefault="009D5715" w:rsidP="009D5715">
            <w:pPr>
              <w:wordWrap/>
              <w:spacing w:line="240" w:lineRule="auto"/>
              <w:jc w:val="left"/>
              <w:rPr>
                <w:rFonts w:eastAsiaTheme="minorHAnsi" w:cs="Gulim"/>
                <w:sz w:val="12"/>
                <w:szCs w:val="12"/>
              </w:rPr>
            </w:pPr>
            <w:r w:rsidRPr="009D5715">
              <w:rPr>
                <w:rFonts w:eastAsiaTheme="minorHAnsi" w:cs="Gulim"/>
                <w:sz w:val="18"/>
                <w:szCs w:val="18"/>
              </w:rPr>
              <w:t>Assessing the ability to solve problems in various fields such as physics, statistics, and geometry by utilizing calculus.</w:t>
            </w:r>
          </w:p>
        </w:tc>
      </w:tr>
    </w:tbl>
    <w:p w14:paraId="3B467A23" w14:textId="77777777" w:rsidR="00F6535D" w:rsidRDefault="00F6535D">
      <w:pPr>
        <w:spacing w:line="276" w:lineRule="auto"/>
        <w:rPr>
          <w:rFonts w:eastAsiaTheme="minorHAnsi" w:cs="Gulim"/>
          <w:color w:val="FF0000"/>
        </w:rPr>
      </w:pPr>
    </w:p>
    <w:p w14:paraId="19C870B3" w14:textId="77777777" w:rsidR="00F6535D" w:rsidRDefault="005F7A65" w:rsidP="002135BC">
      <w:pPr>
        <w:pStyle w:val="Heading1"/>
        <w:rPr>
          <w:szCs w:val="20"/>
        </w:rPr>
      </w:pPr>
      <w:r>
        <w:t>3. Textbooks and References</w:t>
      </w:r>
    </w:p>
    <w:p w14:paraId="399850A7" w14:textId="3B648301" w:rsidR="00F6535D" w:rsidRPr="009D5715" w:rsidRDefault="005F7A65">
      <w:pPr>
        <w:spacing w:line="240" w:lineRule="auto"/>
        <w:ind w:left="300"/>
        <w:rPr>
          <w:rFonts w:eastAsiaTheme="minorHAnsi" w:cs="Gulim"/>
        </w:rPr>
      </w:pPr>
      <w:r>
        <w:rPr>
          <w:rFonts w:eastAsiaTheme="minorHAnsi" w:cs="Gulim"/>
        </w:rPr>
        <w:t xml:space="preserve">A. Textbook: </w:t>
      </w:r>
      <w:r w:rsidR="009D5715" w:rsidRPr="009D5715">
        <w:rPr>
          <w:rFonts w:eastAsiaTheme="minorHAnsi" w:cs="Gulim"/>
        </w:rPr>
        <w:t>Calculus, James Stewart, D. Clegg, S. Watson, 9th Edition, ISBN 978-0-357-11346-2</w:t>
      </w:r>
    </w:p>
    <w:p w14:paraId="235AF767" w14:textId="1D5900B7" w:rsidR="00F6535D" w:rsidRPr="009D5715" w:rsidRDefault="005F7A65">
      <w:pPr>
        <w:spacing w:line="240" w:lineRule="auto"/>
        <w:ind w:left="300"/>
        <w:rPr>
          <w:rFonts w:eastAsiaTheme="minorHAnsi" w:cs="Gulim"/>
        </w:rPr>
      </w:pPr>
      <w:r>
        <w:rPr>
          <w:rFonts w:eastAsiaTheme="minorHAnsi" w:cs="함초롬바탕"/>
        </w:rPr>
        <w:t>B</w:t>
      </w:r>
      <w:r>
        <w:rPr>
          <w:rFonts w:eastAsiaTheme="minorHAnsi" w:cs="Gulim"/>
        </w:rPr>
        <w:t>. References</w:t>
      </w:r>
      <w:r w:rsidR="009D5715">
        <w:rPr>
          <w:rFonts w:eastAsiaTheme="minorHAnsi" w:cs="함초롬바탕"/>
        </w:rPr>
        <w:t xml:space="preserve">: </w:t>
      </w:r>
      <w:r w:rsidR="009D5715" w:rsidRPr="009D5715">
        <w:rPr>
          <w:rFonts w:eastAsiaTheme="minorHAnsi" w:cs="함초롬바탕"/>
        </w:rPr>
        <w:t>Thomas' CALCULUS, Finney, Weir and Giordano, ISBN 0134438981</w:t>
      </w:r>
    </w:p>
    <w:p w14:paraId="58176AE2" w14:textId="77777777" w:rsidR="00F6535D" w:rsidRDefault="00F6535D">
      <w:pPr>
        <w:spacing w:line="240" w:lineRule="auto"/>
        <w:ind w:left="300"/>
        <w:rPr>
          <w:rFonts w:eastAsiaTheme="minorHAnsi" w:cs="Gulim"/>
          <w:sz w:val="10"/>
          <w:szCs w:val="10"/>
        </w:rPr>
      </w:pPr>
    </w:p>
    <w:p w14:paraId="156C50DF" w14:textId="25CAEFEE" w:rsidR="00F6535D" w:rsidRDefault="005F7A65" w:rsidP="002135BC">
      <w:pPr>
        <w:pStyle w:val="Heading1"/>
        <w:rPr>
          <w:rFonts w:cs="Gulim"/>
        </w:rPr>
      </w:pPr>
      <w:r>
        <w:rPr>
          <w:rFonts w:cs="Gulim"/>
        </w:rPr>
        <w:t xml:space="preserve">4. </w:t>
      </w:r>
      <w:r>
        <w:t>Class Method</w:t>
      </w:r>
      <w:r>
        <w:rPr>
          <w:rFonts w:cs="Gulim"/>
        </w:rPr>
        <w:t xml:space="preserve"> </w:t>
      </w:r>
    </w:p>
    <w:p w14:paraId="756353ED" w14:textId="34F16657" w:rsidR="009D5715" w:rsidRDefault="009D5715" w:rsidP="009D5715">
      <w:pPr>
        <w:spacing w:line="240" w:lineRule="auto"/>
        <w:rPr>
          <w:rFonts w:eastAsiaTheme="minorHAnsi" w:cs="Gulim"/>
          <w:sz w:val="22"/>
        </w:rPr>
      </w:pPr>
      <w:r w:rsidRPr="000C4F82">
        <w:rPr>
          <w:rFonts w:eastAsiaTheme="minorHAnsi" w:cs="Gulim" w:hint="eastAsia"/>
          <w:sz w:val="22"/>
        </w:rPr>
        <w:t xml:space="preserve"> A</w:t>
      </w:r>
      <w:r w:rsidRPr="000C4F82">
        <w:rPr>
          <w:rFonts w:eastAsiaTheme="minorHAnsi" w:cs="Gulim"/>
          <w:sz w:val="22"/>
        </w:rPr>
        <w:t xml:space="preserve">: </w:t>
      </w:r>
      <w:r w:rsidR="000C4F82">
        <w:rPr>
          <w:rFonts w:eastAsiaTheme="minorHAnsi" w:cs="Gulim"/>
          <w:sz w:val="22"/>
        </w:rPr>
        <w:t>Lecture</w:t>
      </w:r>
    </w:p>
    <w:p w14:paraId="2BEFE7B5" w14:textId="1E4D0BDC" w:rsidR="000C4F82" w:rsidRDefault="000C4F82" w:rsidP="009D5715">
      <w:pPr>
        <w:spacing w:line="240" w:lineRule="auto"/>
        <w:rPr>
          <w:rFonts w:eastAsiaTheme="minorHAnsi" w:cs="Gulim"/>
          <w:sz w:val="22"/>
        </w:rPr>
      </w:pPr>
      <w:r>
        <w:rPr>
          <w:rFonts w:eastAsiaTheme="minorHAnsi" w:cs="Gulim" w:hint="eastAsia"/>
          <w:sz w:val="22"/>
        </w:rPr>
        <w:t xml:space="preserve"> </w:t>
      </w:r>
      <w:r>
        <w:rPr>
          <w:rFonts w:eastAsiaTheme="minorHAnsi" w:cs="Gulim"/>
          <w:sz w:val="22"/>
        </w:rPr>
        <w:t>B: Solving problems</w:t>
      </w:r>
    </w:p>
    <w:p w14:paraId="2D5F945A" w14:textId="2C00C324" w:rsidR="009D5715" w:rsidRDefault="000C4F82" w:rsidP="000C4F82">
      <w:pPr>
        <w:spacing w:line="240" w:lineRule="auto"/>
        <w:rPr>
          <w:rFonts w:eastAsiaTheme="minorHAnsi" w:cs="함초롬바탕"/>
        </w:rPr>
      </w:pPr>
      <w:r>
        <w:rPr>
          <w:rFonts w:eastAsiaTheme="minorHAnsi" w:cs="Gulim" w:hint="eastAsia"/>
          <w:sz w:val="22"/>
        </w:rPr>
        <w:t xml:space="preserve"> </w:t>
      </w:r>
      <w:r>
        <w:rPr>
          <w:rFonts w:eastAsiaTheme="minorHAnsi" w:cs="Gulim"/>
          <w:sz w:val="22"/>
        </w:rPr>
        <w:t>C: Presentation</w:t>
      </w:r>
    </w:p>
    <w:p w14:paraId="0A1C02EA" w14:textId="77777777" w:rsidR="00F6535D" w:rsidRPr="009D5715" w:rsidRDefault="00F6535D" w:rsidP="009D5715">
      <w:pPr>
        <w:spacing w:line="276" w:lineRule="auto"/>
        <w:rPr>
          <w:rFonts w:eastAsiaTheme="minorHAnsi" w:cs="Gulim"/>
          <w:b/>
          <w:bCs/>
          <w:sz w:val="10"/>
          <w:szCs w:val="10"/>
        </w:rPr>
      </w:pPr>
    </w:p>
    <w:p w14:paraId="7AC7803E" w14:textId="77777777" w:rsidR="00F6535D" w:rsidRDefault="005F7A65" w:rsidP="002135BC">
      <w:pPr>
        <w:pStyle w:val="Heading1"/>
        <w:rPr>
          <w:szCs w:val="20"/>
        </w:rPr>
      </w:pPr>
      <w:r>
        <w:t>5. Evaluation</w:t>
      </w:r>
    </w:p>
    <w:tbl>
      <w:tblPr>
        <w:tblStyle w:val="TableGrid"/>
        <w:tblW w:w="0" w:type="auto"/>
        <w:tblLook w:val="04A0" w:firstRow="1" w:lastRow="0" w:firstColumn="1" w:lastColumn="0" w:noHBand="0" w:noVBand="1"/>
      </w:tblPr>
      <w:tblGrid>
        <w:gridCol w:w="1903"/>
        <w:gridCol w:w="1636"/>
        <w:gridCol w:w="1701"/>
        <w:gridCol w:w="1637"/>
        <w:gridCol w:w="1869"/>
        <w:gridCol w:w="1710"/>
      </w:tblGrid>
      <w:tr w:rsidR="00C31CA1" w14:paraId="75F3A8C0" w14:textId="77777777" w:rsidTr="00C31CA1">
        <w:tc>
          <w:tcPr>
            <w:tcW w:w="1903" w:type="dxa"/>
            <w:vAlign w:val="center"/>
          </w:tcPr>
          <w:p w14:paraId="22519B59" w14:textId="77777777" w:rsidR="00C31CA1" w:rsidRDefault="00C31CA1" w:rsidP="00C31CA1">
            <w:pPr>
              <w:jc w:val="center"/>
              <w:rPr>
                <w:rFonts w:eastAsiaTheme="minorHAnsi" w:cs="Gulim"/>
              </w:rPr>
            </w:pPr>
            <w:r>
              <w:rPr>
                <w:rFonts w:ascii="Malgun Gothic" w:eastAsia="Malgun Gothic" w:hAnsi="Malgun Gothic" w:hint="eastAsia"/>
                <w:b/>
                <w:bCs/>
              </w:rPr>
              <w:t>Activities &amp;</w:t>
            </w:r>
            <w:r>
              <w:rPr>
                <w:rFonts w:ascii="Malgun Gothic" w:eastAsia="Malgun Gothic" w:hAnsi="Malgun Gothic"/>
                <w:b/>
                <w:bCs/>
              </w:rPr>
              <w:br/>
            </w:r>
            <w:r>
              <w:rPr>
                <w:rFonts w:ascii="Malgun Gothic" w:eastAsia="Malgun Gothic" w:hAnsi="Malgun Gothic" w:hint="eastAsia"/>
                <w:b/>
                <w:bCs/>
              </w:rPr>
              <w:t>Participation</w:t>
            </w:r>
          </w:p>
        </w:tc>
        <w:tc>
          <w:tcPr>
            <w:tcW w:w="1636" w:type="dxa"/>
            <w:vAlign w:val="center"/>
          </w:tcPr>
          <w:p w14:paraId="046447B4" w14:textId="75CF02EA" w:rsidR="00C31CA1" w:rsidRDefault="00C31CA1" w:rsidP="00C31CA1">
            <w:pPr>
              <w:jc w:val="center"/>
              <w:rPr>
                <w:rFonts w:ascii="Malgun Gothic" w:eastAsia="Malgun Gothic" w:hAnsi="Malgun Gothic"/>
                <w:b/>
                <w:bCs/>
              </w:rPr>
            </w:pPr>
            <w:r>
              <w:rPr>
                <w:rFonts w:ascii="Malgun Gothic" w:eastAsia="Malgun Gothic" w:hAnsi="Malgun Gothic"/>
                <w:b/>
                <w:bCs/>
              </w:rPr>
              <w:t>Quizzes</w:t>
            </w:r>
          </w:p>
        </w:tc>
        <w:tc>
          <w:tcPr>
            <w:tcW w:w="1701" w:type="dxa"/>
            <w:vAlign w:val="center"/>
          </w:tcPr>
          <w:p w14:paraId="2FC17BF3" w14:textId="4BB1F080" w:rsidR="00C31CA1" w:rsidRDefault="00C31CA1" w:rsidP="00C31CA1">
            <w:pPr>
              <w:jc w:val="center"/>
              <w:rPr>
                <w:rFonts w:eastAsiaTheme="minorHAnsi" w:cs="Gulim"/>
              </w:rPr>
            </w:pPr>
            <w:r>
              <w:rPr>
                <w:rFonts w:ascii="Malgun Gothic" w:eastAsia="Malgun Gothic" w:hAnsi="Malgun Gothic" w:hint="eastAsia"/>
                <w:b/>
                <w:bCs/>
              </w:rPr>
              <w:t>Mid-term Exam</w:t>
            </w:r>
          </w:p>
        </w:tc>
        <w:tc>
          <w:tcPr>
            <w:tcW w:w="1637" w:type="dxa"/>
            <w:vAlign w:val="center"/>
          </w:tcPr>
          <w:p w14:paraId="2CBCF238" w14:textId="77777777" w:rsidR="00C31CA1" w:rsidRDefault="00C31CA1" w:rsidP="00C31CA1">
            <w:pPr>
              <w:jc w:val="center"/>
              <w:rPr>
                <w:rFonts w:eastAsiaTheme="minorHAnsi" w:cs="Gulim"/>
              </w:rPr>
            </w:pPr>
            <w:r>
              <w:rPr>
                <w:rFonts w:ascii="Malgun Gothic" w:eastAsia="Malgun Gothic" w:hAnsi="Malgun Gothic" w:hint="eastAsia"/>
                <w:b/>
                <w:bCs/>
              </w:rPr>
              <w:t>Final Exam</w:t>
            </w:r>
          </w:p>
        </w:tc>
        <w:tc>
          <w:tcPr>
            <w:tcW w:w="1869" w:type="dxa"/>
            <w:vAlign w:val="center"/>
          </w:tcPr>
          <w:p w14:paraId="67A5191F" w14:textId="77777777" w:rsidR="00C31CA1" w:rsidRDefault="00C31CA1" w:rsidP="00C31CA1">
            <w:pPr>
              <w:jc w:val="center"/>
              <w:rPr>
                <w:rFonts w:eastAsiaTheme="minorHAnsi" w:cs="Gulim"/>
              </w:rPr>
            </w:pPr>
            <w:r>
              <w:rPr>
                <w:rFonts w:ascii="Malgun Gothic" w:eastAsia="Malgun Gothic" w:hAnsi="Malgun Gothic" w:hint="eastAsia"/>
                <w:b/>
                <w:bCs/>
              </w:rPr>
              <w:t>Attendance</w:t>
            </w:r>
            <w:r>
              <w:br/>
            </w:r>
            <w:r>
              <w:rPr>
                <w:rFonts w:ascii="Malgun Gothic" w:eastAsia="Malgun Gothic" w:hAnsi="Malgun Gothic" w:hint="eastAsia"/>
                <w:b/>
                <w:bCs/>
              </w:rPr>
              <w:t>&amp; Attitude</w:t>
            </w:r>
          </w:p>
        </w:tc>
        <w:tc>
          <w:tcPr>
            <w:tcW w:w="1710" w:type="dxa"/>
            <w:vAlign w:val="center"/>
          </w:tcPr>
          <w:p w14:paraId="43C19EBE" w14:textId="77777777" w:rsidR="00C31CA1" w:rsidRDefault="00C31CA1" w:rsidP="00C31CA1">
            <w:pPr>
              <w:jc w:val="center"/>
              <w:rPr>
                <w:rFonts w:eastAsiaTheme="minorHAnsi" w:cs="Gulim"/>
              </w:rPr>
            </w:pPr>
            <w:r>
              <w:rPr>
                <w:rFonts w:ascii="Malgun Gothic" w:eastAsia="Malgun Gothic" w:hAnsi="Malgun Gothic" w:hint="eastAsia"/>
                <w:b/>
                <w:bCs/>
              </w:rPr>
              <w:t>Total</w:t>
            </w:r>
          </w:p>
        </w:tc>
      </w:tr>
      <w:tr w:rsidR="00C31CA1" w14:paraId="094A5AC8" w14:textId="77777777" w:rsidTr="00C31CA1">
        <w:tc>
          <w:tcPr>
            <w:tcW w:w="1903" w:type="dxa"/>
            <w:vAlign w:val="center"/>
          </w:tcPr>
          <w:p w14:paraId="1F9DC3C4" w14:textId="4355A9F6" w:rsidR="00C31CA1" w:rsidRDefault="00C31CA1" w:rsidP="00C31CA1">
            <w:pPr>
              <w:jc w:val="center"/>
              <w:rPr>
                <w:rFonts w:eastAsiaTheme="minorHAnsi" w:cs="Gulim"/>
              </w:rPr>
            </w:pPr>
            <w:r>
              <w:rPr>
                <w:rFonts w:ascii="Malgun Gothic" w:eastAsia="Malgun Gothic" w:hAnsi="Malgun Gothic"/>
                <w:b/>
                <w:bCs/>
              </w:rPr>
              <w:t>8</w:t>
            </w:r>
            <w:r>
              <w:rPr>
                <w:rFonts w:ascii="Malgun Gothic" w:eastAsia="Malgun Gothic" w:hAnsi="Malgun Gothic" w:hint="eastAsia"/>
                <w:b/>
                <w:bCs/>
              </w:rPr>
              <w:t>%</w:t>
            </w:r>
          </w:p>
        </w:tc>
        <w:tc>
          <w:tcPr>
            <w:tcW w:w="1636" w:type="dxa"/>
          </w:tcPr>
          <w:p w14:paraId="5068CFC5" w14:textId="2AF53DE2" w:rsidR="00C31CA1" w:rsidRDefault="00C31CA1" w:rsidP="00C31CA1">
            <w:pPr>
              <w:jc w:val="center"/>
              <w:rPr>
                <w:rFonts w:ascii="Malgun Gothic" w:eastAsia="Malgun Gothic" w:hAnsi="Malgun Gothic"/>
                <w:b/>
                <w:bCs/>
              </w:rPr>
            </w:pPr>
            <w:r>
              <w:rPr>
                <w:rFonts w:ascii="Malgun Gothic" w:eastAsia="Malgun Gothic" w:hAnsi="Malgun Gothic"/>
                <w:b/>
                <w:bCs/>
              </w:rPr>
              <w:t>1</w:t>
            </w:r>
            <w:r w:rsidR="00BE388B">
              <w:rPr>
                <w:rFonts w:ascii="Malgun Gothic" w:eastAsia="Malgun Gothic" w:hAnsi="Malgun Gothic"/>
                <w:b/>
                <w:bCs/>
              </w:rPr>
              <w:t>2</w:t>
            </w:r>
            <w:r>
              <w:rPr>
                <w:rFonts w:ascii="Malgun Gothic" w:eastAsia="Malgun Gothic" w:hAnsi="Malgun Gothic"/>
                <w:b/>
                <w:bCs/>
              </w:rPr>
              <w:t>%</w:t>
            </w:r>
          </w:p>
        </w:tc>
        <w:tc>
          <w:tcPr>
            <w:tcW w:w="1701" w:type="dxa"/>
            <w:vAlign w:val="center"/>
          </w:tcPr>
          <w:p w14:paraId="026BECFB" w14:textId="161F78C5" w:rsidR="00C31CA1" w:rsidRDefault="00C31CA1" w:rsidP="00C31CA1">
            <w:pPr>
              <w:jc w:val="center"/>
              <w:rPr>
                <w:rFonts w:eastAsiaTheme="minorHAnsi" w:cs="Gulim"/>
              </w:rPr>
            </w:pPr>
            <w:r>
              <w:rPr>
                <w:rFonts w:ascii="Malgun Gothic" w:eastAsia="Malgun Gothic" w:hAnsi="Malgun Gothic"/>
                <w:b/>
                <w:bCs/>
              </w:rPr>
              <w:t>35</w:t>
            </w:r>
            <w:r>
              <w:rPr>
                <w:rFonts w:ascii="Malgun Gothic" w:eastAsia="Malgun Gothic" w:hAnsi="Malgun Gothic" w:hint="eastAsia"/>
                <w:b/>
                <w:bCs/>
              </w:rPr>
              <w:t>%</w:t>
            </w:r>
          </w:p>
        </w:tc>
        <w:tc>
          <w:tcPr>
            <w:tcW w:w="1637" w:type="dxa"/>
            <w:vAlign w:val="center"/>
          </w:tcPr>
          <w:p w14:paraId="016F0432" w14:textId="76B77E7F" w:rsidR="00C31CA1" w:rsidRDefault="00C31CA1" w:rsidP="00C31CA1">
            <w:pPr>
              <w:jc w:val="center"/>
              <w:rPr>
                <w:rFonts w:eastAsiaTheme="minorHAnsi" w:cs="Gulim"/>
              </w:rPr>
            </w:pPr>
            <w:r>
              <w:rPr>
                <w:rFonts w:ascii="Malgun Gothic" w:eastAsia="Malgun Gothic" w:hAnsi="Malgun Gothic"/>
                <w:b/>
                <w:bCs/>
              </w:rPr>
              <w:t>35</w:t>
            </w:r>
            <w:r>
              <w:rPr>
                <w:rFonts w:ascii="Malgun Gothic" w:eastAsia="Malgun Gothic" w:hAnsi="Malgun Gothic" w:hint="eastAsia"/>
                <w:b/>
                <w:bCs/>
              </w:rPr>
              <w:t>%</w:t>
            </w:r>
          </w:p>
        </w:tc>
        <w:tc>
          <w:tcPr>
            <w:tcW w:w="1869" w:type="dxa"/>
            <w:vAlign w:val="center"/>
          </w:tcPr>
          <w:p w14:paraId="1B00AFAF" w14:textId="351FCFAC" w:rsidR="00C31CA1" w:rsidRDefault="00BE388B" w:rsidP="00C31CA1">
            <w:pPr>
              <w:jc w:val="center"/>
              <w:rPr>
                <w:rFonts w:eastAsiaTheme="minorHAnsi" w:cs="Gulim"/>
              </w:rPr>
            </w:pPr>
            <w:r>
              <w:rPr>
                <w:rFonts w:ascii="Malgun Gothic" w:eastAsia="Malgun Gothic" w:hAnsi="Malgun Gothic"/>
                <w:b/>
                <w:bCs/>
              </w:rPr>
              <w:t>10</w:t>
            </w:r>
            <w:r w:rsidR="00C31CA1">
              <w:rPr>
                <w:rFonts w:ascii="Malgun Gothic" w:eastAsia="Malgun Gothic" w:hAnsi="Malgun Gothic" w:hint="eastAsia"/>
                <w:b/>
                <w:bCs/>
              </w:rPr>
              <w:t>%</w:t>
            </w:r>
          </w:p>
        </w:tc>
        <w:tc>
          <w:tcPr>
            <w:tcW w:w="1710" w:type="dxa"/>
            <w:vAlign w:val="center"/>
          </w:tcPr>
          <w:p w14:paraId="04609BEC" w14:textId="77777777" w:rsidR="00C31CA1" w:rsidRDefault="00C31CA1" w:rsidP="00C31CA1">
            <w:pPr>
              <w:jc w:val="center"/>
              <w:rPr>
                <w:rFonts w:eastAsiaTheme="minorHAnsi" w:cs="Gulim"/>
              </w:rPr>
            </w:pPr>
            <w:r>
              <w:rPr>
                <w:rFonts w:ascii="Malgun Gothic" w:eastAsia="Malgun Gothic" w:hAnsi="Malgun Gothic" w:hint="eastAsia"/>
                <w:b/>
                <w:bCs/>
              </w:rPr>
              <w:t>100%</w:t>
            </w:r>
          </w:p>
        </w:tc>
      </w:tr>
      <w:tr w:rsidR="00C31CA1" w14:paraId="2AF15242" w14:textId="77777777" w:rsidTr="00C31CA1">
        <w:tc>
          <w:tcPr>
            <w:tcW w:w="1903" w:type="dxa"/>
            <w:vAlign w:val="center"/>
          </w:tcPr>
          <w:p w14:paraId="048962AB" w14:textId="2E8F4EAA" w:rsidR="00C31CA1" w:rsidRDefault="00C31CA1" w:rsidP="00C31CA1">
            <w:pPr>
              <w:jc w:val="center"/>
              <w:rPr>
                <w:rFonts w:eastAsiaTheme="minorHAnsi" w:cs="Gulim"/>
              </w:rPr>
            </w:pPr>
            <w:r>
              <w:rPr>
                <w:rFonts w:eastAsiaTheme="minorHAnsi"/>
              </w:rPr>
              <w:t>40</w:t>
            </w:r>
          </w:p>
        </w:tc>
        <w:tc>
          <w:tcPr>
            <w:tcW w:w="1636" w:type="dxa"/>
          </w:tcPr>
          <w:p w14:paraId="35FDC55F" w14:textId="318281EB" w:rsidR="00C31CA1" w:rsidRDefault="00BE388B" w:rsidP="00C31CA1">
            <w:pPr>
              <w:jc w:val="center"/>
              <w:rPr>
                <w:rFonts w:ascii="Malgun Gothic" w:eastAsia="Malgun Gothic" w:hAnsi="Malgun Gothic"/>
              </w:rPr>
            </w:pPr>
            <w:r>
              <w:rPr>
                <w:rFonts w:ascii="Malgun Gothic" w:eastAsia="Malgun Gothic" w:hAnsi="Malgun Gothic"/>
              </w:rPr>
              <w:t>6</w:t>
            </w:r>
            <w:r w:rsidR="00C31CA1">
              <w:rPr>
                <w:rFonts w:ascii="Malgun Gothic" w:eastAsia="Malgun Gothic" w:hAnsi="Malgun Gothic"/>
              </w:rPr>
              <w:t>0</w:t>
            </w:r>
          </w:p>
        </w:tc>
        <w:tc>
          <w:tcPr>
            <w:tcW w:w="1701" w:type="dxa"/>
            <w:vAlign w:val="center"/>
          </w:tcPr>
          <w:p w14:paraId="259AF833" w14:textId="2D6470FD" w:rsidR="00C31CA1" w:rsidRDefault="00C31CA1" w:rsidP="00C31CA1">
            <w:pPr>
              <w:jc w:val="center"/>
              <w:rPr>
                <w:rFonts w:eastAsiaTheme="minorHAnsi" w:cs="Gulim"/>
              </w:rPr>
            </w:pPr>
            <w:r>
              <w:rPr>
                <w:rFonts w:ascii="Malgun Gothic" w:eastAsia="Malgun Gothic" w:hAnsi="Malgun Gothic"/>
              </w:rPr>
              <w:t>175</w:t>
            </w:r>
          </w:p>
        </w:tc>
        <w:tc>
          <w:tcPr>
            <w:tcW w:w="1637" w:type="dxa"/>
            <w:vAlign w:val="center"/>
          </w:tcPr>
          <w:p w14:paraId="453095F4" w14:textId="5B62B811" w:rsidR="00C31CA1" w:rsidRDefault="00C31CA1" w:rsidP="00C31CA1">
            <w:pPr>
              <w:jc w:val="center"/>
              <w:rPr>
                <w:rFonts w:eastAsiaTheme="minorHAnsi" w:cs="Gulim"/>
              </w:rPr>
            </w:pPr>
            <w:r>
              <w:rPr>
                <w:rFonts w:ascii="Malgun Gothic" w:eastAsia="Malgun Gothic" w:hAnsi="Malgun Gothic"/>
              </w:rPr>
              <w:t>175</w:t>
            </w:r>
          </w:p>
        </w:tc>
        <w:tc>
          <w:tcPr>
            <w:tcW w:w="1869" w:type="dxa"/>
            <w:vAlign w:val="center"/>
          </w:tcPr>
          <w:p w14:paraId="73F59687" w14:textId="53AB8B7C" w:rsidR="00C31CA1" w:rsidRDefault="00BE388B" w:rsidP="00C31CA1">
            <w:pPr>
              <w:jc w:val="center"/>
              <w:rPr>
                <w:rFonts w:eastAsiaTheme="minorHAnsi" w:cs="Gulim"/>
              </w:rPr>
            </w:pPr>
            <w:r>
              <w:rPr>
                <w:rFonts w:ascii="Malgun Gothic" w:eastAsia="Malgun Gothic" w:hAnsi="Malgun Gothic"/>
              </w:rPr>
              <w:t>5</w:t>
            </w:r>
            <w:r w:rsidR="00C31CA1">
              <w:rPr>
                <w:rFonts w:ascii="Malgun Gothic" w:eastAsia="Malgun Gothic" w:hAnsi="Malgun Gothic" w:hint="eastAsia"/>
              </w:rPr>
              <w:t>0</w:t>
            </w:r>
          </w:p>
        </w:tc>
        <w:tc>
          <w:tcPr>
            <w:tcW w:w="1710" w:type="dxa"/>
            <w:vAlign w:val="center"/>
          </w:tcPr>
          <w:p w14:paraId="2F9CBC52" w14:textId="77777777" w:rsidR="00C31CA1" w:rsidRDefault="00C31CA1" w:rsidP="00C31CA1">
            <w:pPr>
              <w:jc w:val="center"/>
              <w:rPr>
                <w:rFonts w:eastAsiaTheme="minorHAnsi" w:cs="Gulim"/>
              </w:rPr>
            </w:pPr>
            <w:r>
              <w:rPr>
                <w:rFonts w:ascii="Malgun Gothic" w:eastAsia="Malgun Gothic" w:hAnsi="Malgun Gothic" w:hint="eastAsia"/>
              </w:rPr>
              <w:t>500</w:t>
            </w:r>
          </w:p>
        </w:tc>
      </w:tr>
    </w:tbl>
    <w:p w14:paraId="06ED77DC" w14:textId="77777777" w:rsidR="009D5715" w:rsidRDefault="009D5715" w:rsidP="009D5715">
      <w:pPr>
        <w:spacing w:line="240" w:lineRule="auto"/>
        <w:ind w:firstLine="100"/>
        <w:rPr>
          <w:rFonts w:eastAsiaTheme="minorHAnsi" w:cs="Gulim"/>
        </w:rPr>
      </w:pPr>
    </w:p>
    <w:p w14:paraId="5F1BEA24" w14:textId="77777777" w:rsidR="009D5715" w:rsidRPr="009D5715" w:rsidRDefault="009D5715" w:rsidP="009D5715">
      <w:pPr>
        <w:spacing w:line="276" w:lineRule="auto"/>
        <w:rPr>
          <w:rFonts w:eastAsiaTheme="minorHAnsi" w:cs="함초롬바탕"/>
        </w:rPr>
      </w:pPr>
      <w:r w:rsidRPr="009D5715">
        <w:rPr>
          <w:rFonts w:eastAsiaTheme="minorHAnsi" w:cs="함초롬바탕"/>
        </w:rPr>
        <w:t>1) Activities</w:t>
      </w:r>
    </w:p>
    <w:p w14:paraId="4CF26243" w14:textId="07B512A8" w:rsidR="009D5715" w:rsidRDefault="009D5715" w:rsidP="00157C3A">
      <w:pPr>
        <w:spacing w:line="276" w:lineRule="auto"/>
        <w:ind w:firstLineChars="100" w:firstLine="200"/>
        <w:rPr>
          <w:rFonts w:eastAsiaTheme="minorHAnsi" w:cs="함초롬바탕"/>
        </w:rPr>
      </w:pPr>
      <w:r w:rsidRPr="009D5715">
        <w:rPr>
          <w:rFonts w:eastAsiaTheme="minorHAnsi" w:cs="함초롬바탕"/>
        </w:rPr>
        <w:t>Activities include homework, in-class assignments and presentations.</w:t>
      </w:r>
    </w:p>
    <w:p w14:paraId="243F6690" w14:textId="4DEE3DCD" w:rsidR="00C31CA1" w:rsidRPr="009D5715" w:rsidRDefault="00C31CA1" w:rsidP="00C31CA1">
      <w:pPr>
        <w:spacing w:line="276" w:lineRule="auto"/>
        <w:rPr>
          <w:rFonts w:eastAsiaTheme="minorHAnsi" w:cs="함초롬바탕"/>
        </w:rPr>
      </w:pPr>
      <w:r>
        <w:rPr>
          <w:rFonts w:eastAsiaTheme="minorHAnsi" w:cs="함초롬바탕"/>
        </w:rPr>
        <w:t>2</w:t>
      </w:r>
      <w:r w:rsidRPr="009D5715">
        <w:rPr>
          <w:rFonts w:eastAsiaTheme="minorHAnsi" w:cs="함초롬바탕"/>
        </w:rPr>
        <w:t xml:space="preserve">) </w:t>
      </w:r>
      <w:r>
        <w:rPr>
          <w:rFonts w:eastAsiaTheme="minorHAnsi" w:cs="함초롬바탕"/>
        </w:rPr>
        <w:t>Quizzes</w:t>
      </w:r>
    </w:p>
    <w:p w14:paraId="271D25C9" w14:textId="5E4A30B9" w:rsidR="00C31CA1" w:rsidRPr="009D5715" w:rsidRDefault="00C31CA1" w:rsidP="00157C3A">
      <w:pPr>
        <w:spacing w:line="276" w:lineRule="auto"/>
        <w:ind w:firstLineChars="100" w:firstLine="200"/>
        <w:rPr>
          <w:rFonts w:eastAsiaTheme="minorHAnsi" w:cs="함초롬바탕"/>
        </w:rPr>
      </w:pPr>
      <w:r>
        <w:rPr>
          <w:rFonts w:eastAsiaTheme="minorHAnsi" w:cs="함초롬바탕"/>
        </w:rPr>
        <w:t>There will be two in-class quizzes.</w:t>
      </w:r>
    </w:p>
    <w:p w14:paraId="5075EC2E" w14:textId="75B2CC79" w:rsidR="00157C3A" w:rsidRDefault="00C31CA1" w:rsidP="009D5715">
      <w:pPr>
        <w:spacing w:line="276" w:lineRule="auto"/>
        <w:rPr>
          <w:rFonts w:eastAsiaTheme="minorHAnsi" w:cs="함초롬바탕"/>
        </w:rPr>
      </w:pPr>
      <w:r>
        <w:rPr>
          <w:rFonts w:eastAsiaTheme="minorHAnsi" w:cs="함초롬바탕"/>
        </w:rPr>
        <w:t>3</w:t>
      </w:r>
      <w:r w:rsidR="009D5715" w:rsidRPr="009D5715">
        <w:rPr>
          <w:rFonts w:eastAsiaTheme="minorHAnsi" w:cs="함초롬바탕"/>
        </w:rPr>
        <w:t>) Exam</w:t>
      </w:r>
      <w:r>
        <w:rPr>
          <w:rFonts w:eastAsiaTheme="minorHAnsi" w:cs="함초롬바탕"/>
        </w:rPr>
        <w:t>s</w:t>
      </w:r>
    </w:p>
    <w:p w14:paraId="09B06F7F" w14:textId="44102A50" w:rsidR="009D5715" w:rsidRPr="009D5715" w:rsidRDefault="009D5715" w:rsidP="00157C3A">
      <w:pPr>
        <w:spacing w:line="276" w:lineRule="auto"/>
        <w:ind w:firstLineChars="100" w:firstLine="200"/>
        <w:rPr>
          <w:rFonts w:eastAsiaTheme="minorHAnsi" w:cs="함초롬바탕"/>
        </w:rPr>
      </w:pPr>
      <w:r w:rsidRPr="009D5715">
        <w:rPr>
          <w:rFonts w:eastAsiaTheme="minorHAnsi" w:cs="함초롬바탕"/>
        </w:rPr>
        <w:t>Mid-</w:t>
      </w:r>
      <w:proofErr w:type="gramStart"/>
      <w:r w:rsidRPr="009D5715">
        <w:rPr>
          <w:rFonts w:eastAsiaTheme="minorHAnsi" w:cs="함초롬바탕"/>
        </w:rPr>
        <w:t>term :</w:t>
      </w:r>
      <w:proofErr w:type="gramEnd"/>
      <w:r w:rsidRPr="009D5715">
        <w:rPr>
          <w:rFonts w:eastAsiaTheme="minorHAnsi" w:cs="함초롬바탕"/>
        </w:rPr>
        <w:t xml:space="preserve"> Chapter 8~10</w:t>
      </w:r>
      <w:r w:rsidR="00157C3A">
        <w:rPr>
          <w:rFonts w:eastAsiaTheme="minorHAnsi" w:cs="함초롬바탕"/>
        </w:rPr>
        <w:t xml:space="preserve"> </w:t>
      </w:r>
      <w:proofErr w:type="gramStart"/>
      <w:r w:rsidRPr="009D5715">
        <w:rPr>
          <w:rFonts w:eastAsiaTheme="minorHAnsi" w:cs="함초롬바탕"/>
        </w:rPr>
        <w:t>Final :</w:t>
      </w:r>
      <w:proofErr w:type="gramEnd"/>
      <w:r w:rsidRPr="009D5715">
        <w:rPr>
          <w:rFonts w:eastAsiaTheme="minorHAnsi" w:cs="함초롬바탕"/>
        </w:rPr>
        <w:t xml:space="preserve"> Chapter 11, 13</w:t>
      </w:r>
      <w:r w:rsidR="00C31CA1">
        <w:rPr>
          <w:rFonts w:eastAsiaTheme="minorHAnsi" w:cs="함초롬바탕"/>
        </w:rPr>
        <w:t xml:space="preserve"> (It can be changed.)</w:t>
      </w:r>
    </w:p>
    <w:p w14:paraId="2F630035" w14:textId="77777777" w:rsidR="00157C3A" w:rsidRDefault="009D5715" w:rsidP="009D5715">
      <w:pPr>
        <w:spacing w:line="276" w:lineRule="auto"/>
        <w:rPr>
          <w:rFonts w:eastAsiaTheme="minorHAnsi" w:cs="함초롬바탕"/>
        </w:rPr>
      </w:pPr>
      <w:r w:rsidRPr="009D5715">
        <w:rPr>
          <w:rFonts w:eastAsiaTheme="minorHAnsi" w:cs="함초롬바탕"/>
        </w:rPr>
        <w:t>3) Attendance</w:t>
      </w:r>
    </w:p>
    <w:p w14:paraId="6DBB13AD" w14:textId="2D55F5FE" w:rsidR="00157C3A" w:rsidRDefault="00157C3A" w:rsidP="00157C3A">
      <w:pPr>
        <w:spacing w:line="276" w:lineRule="auto"/>
        <w:ind w:firstLineChars="100" w:firstLine="200"/>
        <w:rPr>
          <w:rFonts w:eastAsiaTheme="minorHAnsi" w:cs="함초롬바탕"/>
        </w:rPr>
      </w:pPr>
      <w:r>
        <w:rPr>
          <w:rFonts w:eastAsiaTheme="minorHAnsi" w:cs="함초롬바탕"/>
        </w:rPr>
        <w:lastRenderedPageBreak/>
        <w:t>A</w:t>
      </w:r>
      <w:r w:rsidR="009D5715" w:rsidRPr="009D5715">
        <w:rPr>
          <w:rFonts w:eastAsiaTheme="minorHAnsi" w:cs="함초롬바탕"/>
        </w:rPr>
        <w:t xml:space="preserve">bsence: -3 points except for illness or official cases </w:t>
      </w:r>
    </w:p>
    <w:p w14:paraId="5E8BC361" w14:textId="32D342EC" w:rsidR="00157C3A" w:rsidRDefault="009D5715" w:rsidP="00157C3A">
      <w:pPr>
        <w:spacing w:line="276" w:lineRule="auto"/>
        <w:ind w:firstLineChars="400" w:firstLine="800"/>
        <w:rPr>
          <w:rFonts w:eastAsiaTheme="minorHAnsi" w:cs="함초롬바탕"/>
        </w:rPr>
      </w:pPr>
      <w:r w:rsidRPr="009D5715">
        <w:rPr>
          <w:rFonts w:eastAsiaTheme="minorHAnsi" w:cs="함초롬바탕"/>
        </w:rPr>
        <w:t xml:space="preserve">(with confirmation from our school infirmary and contact in advance) </w:t>
      </w:r>
    </w:p>
    <w:p w14:paraId="50B215BB" w14:textId="6490AA5E" w:rsidR="009D5715" w:rsidRPr="009D5715" w:rsidRDefault="00157C3A" w:rsidP="00157C3A">
      <w:pPr>
        <w:spacing w:line="276" w:lineRule="auto"/>
        <w:ind w:firstLineChars="100" w:firstLine="200"/>
        <w:rPr>
          <w:rFonts w:eastAsiaTheme="minorHAnsi" w:cs="함초롬바탕"/>
        </w:rPr>
      </w:pPr>
      <w:r>
        <w:rPr>
          <w:rFonts w:eastAsiaTheme="minorHAnsi" w:cs="함초롬바탕"/>
        </w:rPr>
        <w:t>L</w:t>
      </w:r>
      <w:r w:rsidR="009D5715" w:rsidRPr="009D5715">
        <w:rPr>
          <w:rFonts w:eastAsiaTheme="minorHAnsi" w:cs="함초롬바탕"/>
        </w:rPr>
        <w:t>ateness : -1 point</w:t>
      </w:r>
    </w:p>
    <w:p w14:paraId="3CE2C915" w14:textId="77777777" w:rsidR="00F6535D" w:rsidRPr="009D5715" w:rsidRDefault="00F6535D">
      <w:pPr>
        <w:spacing w:line="276" w:lineRule="auto"/>
        <w:ind w:firstLine="100"/>
        <w:rPr>
          <w:rFonts w:eastAsiaTheme="minorHAnsi" w:cs="Gulim"/>
          <w:sz w:val="10"/>
          <w:szCs w:val="10"/>
        </w:rPr>
      </w:pPr>
    </w:p>
    <w:p w14:paraId="1533AD24" w14:textId="596D1BE0" w:rsidR="00F6535D" w:rsidRDefault="005F7A65" w:rsidP="002135BC">
      <w:pPr>
        <w:pStyle w:val="Heading1"/>
        <w:rPr>
          <w:szCs w:val="20"/>
        </w:rPr>
      </w:pPr>
      <w:r>
        <w:t xml:space="preserve">6. Criteria for Awarding Credits </w:t>
      </w:r>
    </w:p>
    <w:p w14:paraId="034AFB53" w14:textId="0BD00321" w:rsidR="00F6535D" w:rsidRDefault="005F7A65">
      <w:pPr>
        <w:spacing w:line="276" w:lineRule="auto"/>
        <w:ind w:left="466" w:hanging="466"/>
        <w:rPr>
          <w:rFonts w:eastAsiaTheme="minorHAnsi" w:cs="Gulim"/>
        </w:rPr>
      </w:pPr>
      <w:r>
        <w:rPr>
          <w:rFonts w:eastAsiaTheme="minorHAnsi" w:cs="함초롬바탕"/>
          <w:b/>
          <w:bCs/>
          <w:sz w:val="22"/>
        </w:rPr>
        <w:t>☞</w:t>
      </w:r>
      <w:r w:rsidR="00EC2EE5">
        <w:rPr>
          <w:rFonts w:eastAsiaTheme="minorHAnsi" w:cs="함초롬바탕"/>
          <w:b/>
          <w:bCs/>
          <w:sz w:val="22"/>
        </w:rPr>
        <w:t xml:space="preserve"> </w:t>
      </w:r>
      <w:r>
        <w:rPr>
          <w:rFonts w:eastAsiaTheme="minorHAnsi" w:cs="함초롬바탕"/>
          <w:b/>
          <w:bCs/>
          <w:sz w:val="22"/>
        </w:rPr>
        <w:t>Students with excellent academic achievement are recommended for the Academic Excellence</w:t>
      </w:r>
      <w:ins w:id="2" w:author="Author" w:date="2023-04-26T15:41:00Z">
        <w:r>
          <w:rPr>
            <w:rFonts w:eastAsiaTheme="minorHAnsi" w:cs="함초롬바탕"/>
            <w:b/>
            <w:bCs/>
            <w:sz w:val="22"/>
          </w:rPr>
          <w:t xml:space="preserve"> </w:t>
        </w:r>
      </w:ins>
      <w:del w:id="3" w:author="Author" w:date="2023-04-26T15:41:00Z">
        <w:r>
          <w:rPr>
            <w:rFonts w:eastAsiaTheme="minorHAnsi" w:cs="함초롬바탕"/>
            <w:b/>
            <w:bCs/>
            <w:sz w:val="22"/>
          </w:rPr>
          <w:delText xml:space="preserve"> </w:delText>
        </w:r>
      </w:del>
      <w:r>
        <w:rPr>
          <w:rFonts w:eastAsiaTheme="minorHAnsi" w:cs="함초롬바탕"/>
          <w:b/>
          <w:bCs/>
          <w:sz w:val="22"/>
        </w:rPr>
        <w:t xml:space="preserve">Award and </w:t>
      </w:r>
      <w:r w:rsidR="00A90D61">
        <w:rPr>
          <w:rFonts w:eastAsiaTheme="minorHAnsi" w:cs="함초롬바탕"/>
          <w:b/>
          <w:bCs/>
          <w:sz w:val="22"/>
        </w:rPr>
        <w:t xml:space="preserve">the </w:t>
      </w:r>
      <w:r w:rsidRPr="000C4F82">
        <w:rPr>
          <w:rFonts w:eastAsiaTheme="minorHAnsi" w:cs="함초롬바탕"/>
          <w:b/>
          <w:bCs/>
          <w:sz w:val="22"/>
        </w:rPr>
        <w:t>Principal’s</w:t>
      </w:r>
      <w:r>
        <w:rPr>
          <w:rFonts w:eastAsiaTheme="minorHAnsi" w:cs="함초롬바탕"/>
          <w:b/>
          <w:bCs/>
          <w:sz w:val="22"/>
        </w:rPr>
        <w:t xml:space="preserve"> Award, and are recorded according to core competencies in the Subject Details. However, students with poor academic attitude or poor attendance are excluded.</w:t>
      </w:r>
    </w:p>
    <w:p w14:paraId="6E985F37" w14:textId="77777777" w:rsidR="00F6535D" w:rsidRDefault="00F6535D">
      <w:pPr>
        <w:widowControl/>
        <w:wordWrap/>
        <w:autoSpaceDE/>
        <w:autoSpaceDN/>
        <w:rPr>
          <w:rFonts w:eastAsiaTheme="minorHAnsi" w:cs="Gulim"/>
          <w:b/>
          <w:bCs/>
          <w:sz w:val="10"/>
          <w:szCs w:val="10"/>
        </w:rPr>
      </w:pPr>
    </w:p>
    <w:tbl>
      <w:tblPr>
        <w:tblOverlap w:val="never"/>
        <w:tblW w:w="1052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523"/>
      </w:tblGrid>
      <w:tr w:rsidR="00F6535D" w14:paraId="5BEC21E1" w14:textId="77777777">
        <w:trPr>
          <w:trHeight w:val="3332"/>
        </w:trPr>
        <w:tc>
          <w:tcPr>
            <w:tcW w:w="10523" w:type="dxa"/>
            <w:tcBorders>
              <w:top w:val="single" w:sz="5" w:space="0" w:color="000000"/>
              <w:left w:val="single" w:sz="5" w:space="0" w:color="000000"/>
              <w:bottom w:val="single" w:sz="5" w:space="0" w:color="000000"/>
              <w:right w:val="single" w:sz="5" w:space="0" w:color="000000"/>
            </w:tcBorders>
            <w:vAlign w:val="center"/>
          </w:tcPr>
          <w:p w14:paraId="53F19AFA" w14:textId="345E42AD" w:rsidR="00F6535D" w:rsidRDefault="005F7A65" w:rsidP="000C4F82">
            <w:pPr>
              <w:pStyle w:val="a0"/>
              <w:spacing w:line="276" w:lineRule="auto"/>
              <w:ind w:left="70"/>
              <w:rPr>
                <w:rFonts w:ascii="Malgun Gothic" w:eastAsia="Malgun Gothic" w:hAnsi="Malgun Gothic" w:cs="Malgun Gothic"/>
                <w:b/>
                <w:bCs/>
                <w:color w:val="203A7B"/>
                <w:sz w:val="6"/>
                <w:szCs w:val="6"/>
                <w:shd w:val="clear" w:color="000000" w:fill="auto"/>
              </w:rPr>
            </w:pPr>
            <w:r>
              <w:rPr>
                <w:rFonts w:ascii="Malgun Gothic" w:eastAsia="Malgun Gothic" w:hAnsi="Malgun Gothic" w:cs="Malgun Gothic"/>
                <w:b/>
                <w:bCs/>
                <w:color w:val="203A7B"/>
                <w:sz w:val="22"/>
                <w:szCs w:val="22"/>
                <w:shd w:val="clear" w:color="000000" w:fill="auto"/>
              </w:rPr>
              <w:t>●</w:t>
            </w:r>
            <w:r>
              <w:rPr>
                <w:rFonts w:ascii="Malgun Gothic" w:eastAsia="Malgun Gothic" w:hAnsi="Malgun Gothic" w:cs="Malgun Gothic"/>
                <w:b/>
                <w:bCs/>
                <w:color w:val="203A7B"/>
                <w:w w:val="95"/>
                <w:sz w:val="22"/>
                <w:szCs w:val="22"/>
                <w:shd w:val="clear" w:color="000000" w:fill="auto"/>
              </w:rPr>
              <w:t xml:space="preserve"> Attendance for at least three-quarters of the total class hours is required to earn credit.</w:t>
            </w:r>
          </w:p>
          <w:p w14:paraId="76D34774" w14:textId="04336759" w:rsidR="00F6535D" w:rsidRDefault="005F7A65">
            <w:pPr>
              <w:pStyle w:val="a0"/>
              <w:spacing w:line="276" w:lineRule="auto"/>
              <w:ind w:left="70"/>
              <w:rPr>
                <w:rFonts w:ascii="Malgun Gothic" w:eastAsia="Malgun Gothic" w:hAnsi="Malgun Gothic" w:cs="Malgun Gothic"/>
                <w:b/>
                <w:bCs/>
                <w:color w:val="203A7B"/>
                <w:w w:val="95"/>
                <w:sz w:val="22"/>
                <w:szCs w:val="22"/>
                <w:shd w:val="clear" w:color="000000" w:fill="auto"/>
              </w:rPr>
            </w:pPr>
            <w:r>
              <w:rPr>
                <w:rFonts w:ascii="Malgun Gothic" w:eastAsia="Malgun Gothic" w:hAnsi="Malgun Gothic" w:cs="Malgun Gothic"/>
                <w:b/>
                <w:bCs/>
                <w:color w:val="203A7B"/>
                <w:w w:val="95"/>
                <w:sz w:val="22"/>
                <w:szCs w:val="22"/>
                <w:shd w:val="clear" w:color="000000" w:fill="auto"/>
              </w:rPr>
              <w:t>● Calculation of the basis score for awarding credit to absentees:</w:t>
            </w:r>
            <w:r w:rsidR="000C4F82">
              <w:rPr>
                <w:rFonts w:ascii="Malgun Gothic" w:eastAsia="Malgun Gothic" w:hAnsi="Malgun Gothic" w:cs="Malgun Gothic"/>
                <w:b/>
                <w:bCs/>
                <w:color w:val="203A7B"/>
                <w:w w:val="95"/>
                <w:sz w:val="22"/>
                <w:szCs w:val="22"/>
                <w:shd w:val="clear" w:color="000000" w:fill="auto"/>
              </w:rPr>
              <w:t xml:space="preserve"> </w:t>
            </w:r>
            <w:r w:rsidR="000C4F82" w:rsidRPr="009D5715">
              <w:rPr>
                <w:rFonts w:eastAsiaTheme="minorHAnsi" w:cs="함초롬바탕"/>
              </w:rPr>
              <w:t>The score for an exam missed due to an official or medical absence is determined by taking the student's percentile score from their other exams in this subject. We find the score which corresponds to the same percentile for the missed exam. This score is then multiplied by a factor based on the reason for absence (100% for an official absence, 80% for a  medical absence).</w:t>
            </w:r>
          </w:p>
          <w:p w14:paraId="226916CB" w14:textId="77777777" w:rsidR="00F6535D" w:rsidRDefault="00F6535D">
            <w:pPr>
              <w:pStyle w:val="a0"/>
              <w:numPr>
                <w:ilvl w:val="0"/>
                <w:numId w:val="1"/>
              </w:numPr>
              <w:spacing w:line="276" w:lineRule="auto"/>
              <w:ind w:left="70"/>
              <w:rPr>
                <w:rFonts w:ascii="Malgun Gothic" w:eastAsia="Malgun Gothic" w:hAnsi="Malgun Gothic" w:cs="Malgun Gothic"/>
                <w:b/>
                <w:bCs/>
                <w:color w:val="203A7B"/>
                <w:w w:val="95"/>
                <w:sz w:val="6"/>
                <w:szCs w:val="6"/>
                <w:shd w:val="clear" w:color="000000" w:fill="auto"/>
              </w:rPr>
            </w:pPr>
          </w:p>
          <w:p w14:paraId="29026512" w14:textId="2ECB35BF" w:rsidR="00F6535D" w:rsidRPr="000C4F82" w:rsidRDefault="005F7A65" w:rsidP="000C4F82">
            <w:pPr>
              <w:pStyle w:val="a0"/>
              <w:spacing w:line="276" w:lineRule="auto"/>
              <w:ind w:left="70"/>
              <w:rPr>
                <w:rFonts w:ascii="Malgun Gothic" w:eastAsia="Malgun Gothic" w:hAnsi="Malgun Gothic" w:cs="Malgun Gothic"/>
                <w:b/>
                <w:bCs/>
                <w:color w:val="203A7B"/>
                <w:sz w:val="22"/>
                <w:szCs w:val="22"/>
                <w:shd w:val="clear" w:color="000000" w:fill="auto"/>
              </w:rPr>
            </w:pPr>
            <w:r>
              <w:rPr>
                <w:rFonts w:ascii="Malgun Gothic" w:eastAsia="Malgun Gothic" w:hAnsi="Malgun Gothic" w:cs="Malgun Gothic"/>
                <w:b/>
                <w:bCs/>
                <w:color w:val="203A7B"/>
                <w:w w:val="95"/>
                <w:sz w:val="22"/>
                <w:szCs w:val="22"/>
                <w:shd w:val="clear" w:color="000000" w:fill="auto"/>
              </w:rPr>
              <w:t>● If a basis score cannot be calculated, the grading method:</w:t>
            </w:r>
            <w:r w:rsidR="000C4F82">
              <w:rPr>
                <w:rFonts w:ascii="Malgun Gothic" w:eastAsia="Malgun Gothic" w:hAnsi="Malgun Gothic" w:cs="Malgun Gothic"/>
                <w:b/>
                <w:bCs/>
                <w:color w:val="203A7B"/>
                <w:w w:val="95"/>
                <w:sz w:val="22"/>
                <w:szCs w:val="22"/>
                <w:shd w:val="clear" w:color="000000" w:fill="auto"/>
              </w:rPr>
              <w:t xml:space="preserve"> </w:t>
            </w:r>
            <w:r w:rsidR="000C4F82" w:rsidRPr="009D5715">
              <w:rPr>
                <w:rFonts w:eastAsiaTheme="minorHAnsi" w:cs="함초롬바탕"/>
              </w:rPr>
              <w:t xml:space="preserve">If there is no basis score available, a </w:t>
            </w:r>
            <w:r w:rsidR="005B1992">
              <w:rPr>
                <w:rFonts w:eastAsiaTheme="minorHAnsi" w:cs="함초롬바탕"/>
              </w:rPr>
              <w:t>make-up examination</w:t>
            </w:r>
            <w:r w:rsidR="000C4F82" w:rsidRPr="009D5715">
              <w:rPr>
                <w:rFonts w:eastAsiaTheme="minorHAnsi" w:cs="함초롬바탕"/>
              </w:rPr>
              <w:t xml:space="preserve"> shall be conducted.</w:t>
            </w:r>
          </w:p>
        </w:tc>
      </w:tr>
    </w:tbl>
    <w:p w14:paraId="2CEFB178" w14:textId="77777777" w:rsidR="00F6535D" w:rsidRDefault="00F6535D">
      <w:pPr>
        <w:widowControl/>
        <w:wordWrap/>
        <w:autoSpaceDE/>
        <w:autoSpaceDN/>
        <w:rPr>
          <w:rFonts w:eastAsiaTheme="minorHAnsi" w:cs="Gulim"/>
          <w:b/>
          <w:bCs/>
        </w:rPr>
      </w:pPr>
    </w:p>
    <w:p w14:paraId="506471FF" w14:textId="77777777" w:rsidR="00D03172" w:rsidRDefault="00D03172">
      <w:pPr>
        <w:widowControl/>
        <w:wordWrap/>
        <w:autoSpaceDE/>
        <w:autoSpaceDN/>
        <w:rPr>
          <w:rFonts w:eastAsiaTheme="minorHAnsi" w:cs="Gulim"/>
          <w:b/>
          <w:bCs/>
          <w:sz w:val="22"/>
        </w:rPr>
      </w:pPr>
      <w:r>
        <w:rPr>
          <w:rFonts w:eastAsiaTheme="minorHAnsi" w:cs="Gulim"/>
          <w:b/>
          <w:bCs/>
          <w:sz w:val="22"/>
        </w:rPr>
        <w:br w:type="page"/>
      </w:r>
    </w:p>
    <w:p w14:paraId="02781925" w14:textId="47BD9E08" w:rsidR="00F6535D" w:rsidRDefault="005F7A65" w:rsidP="002135BC">
      <w:pPr>
        <w:pStyle w:val="Heading1"/>
        <w:rPr>
          <w:szCs w:val="20"/>
        </w:rPr>
      </w:pPr>
      <w:r>
        <w:lastRenderedPageBreak/>
        <w:t xml:space="preserve">7. Weekly Plans </w:t>
      </w:r>
    </w:p>
    <w:tbl>
      <w:tblPr>
        <w:tblOverlap w:val="never"/>
        <w:tblW w:w="10477"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87"/>
        <w:gridCol w:w="6033"/>
        <w:gridCol w:w="20"/>
        <w:gridCol w:w="2722"/>
        <w:gridCol w:w="15"/>
      </w:tblGrid>
      <w:tr w:rsidR="00F6535D" w14:paraId="352D3ADD" w14:textId="77777777" w:rsidTr="00D03172">
        <w:trPr>
          <w:gridAfter w:val="1"/>
          <w:wAfter w:w="15" w:type="dxa"/>
          <w:trHeight w:val="389"/>
        </w:trPr>
        <w:tc>
          <w:tcPr>
            <w:tcW w:w="1684" w:type="dxa"/>
            <w:tcBorders>
              <w:top w:val="single" w:sz="11"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4695E08" w14:textId="77777777" w:rsidR="00F6535D" w:rsidRDefault="005F7A65">
            <w:pPr>
              <w:wordWrap/>
              <w:spacing w:line="276" w:lineRule="auto"/>
              <w:jc w:val="center"/>
            </w:pPr>
            <w:r>
              <w:rPr>
                <w:b/>
                <w:spacing w:val="-18"/>
                <w:sz w:val="22"/>
              </w:rPr>
              <w:t>Week (period)</w:t>
            </w:r>
          </w:p>
        </w:tc>
        <w:tc>
          <w:tcPr>
            <w:tcW w:w="6035" w:type="dxa"/>
            <w:tcBorders>
              <w:top w:val="single" w:sz="11"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9493E96" w14:textId="77777777" w:rsidR="00F6535D" w:rsidRDefault="005F7A65">
            <w:pPr>
              <w:wordWrap/>
              <w:spacing w:line="276" w:lineRule="auto"/>
              <w:jc w:val="center"/>
            </w:pPr>
            <w:r>
              <w:rPr>
                <w:b/>
                <w:sz w:val="22"/>
              </w:rPr>
              <w:t>Topic and Contents</w:t>
            </w:r>
          </w:p>
        </w:tc>
        <w:tc>
          <w:tcPr>
            <w:tcW w:w="2743" w:type="dxa"/>
            <w:gridSpan w:val="2"/>
            <w:tcBorders>
              <w:top w:val="single" w:sz="11"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9F2DDA1" w14:textId="77777777" w:rsidR="00F6535D" w:rsidRDefault="005F7A65">
            <w:pPr>
              <w:wordWrap/>
              <w:spacing w:line="276" w:lineRule="auto"/>
              <w:jc w:val="center"/>
            </w:pPr>
            <w:r>
              <w:rPr>
                <w:b/>
                <w:sz w:val="22"/>
              </w:rPr>
              <w:t>(Notes)</w:t>
            </w:r>
          </w:p>
        </w:tc>
      </w:tr>
      <w:tr w:rsidR="00F6535D" w14:paraId="77A97157" w14:textId="77777777" w:rsidTr="00D03172">
        <w:trPr>
          <w:gridAfter w:val="1"/>
          <w:wAfter w:w="15" w:type="dxa"/>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2337EDCE" w14:textId="77777777" w:rsidR="00F6535D" w:rsidRDefault="005F7A65">
            <w:pPr>
              <w:wordWrap/>
              <w:spacing w:line="276" w:lineRule="auto"/>
              <w:jc w:val="center"/>
            </w:pPr>
            <w:r>
              <w:rPr>
                <w:b/>
                <w:sz w:val="22"/>
              </w:rPr>
              <w:t>Week 1</w:t>
            </w:r>
          </w:p>
          <w:p w14:paraId="33AAB02F" w14:textId="38693293" w:rsidR="00F6535D" w:rsidRPr="00FB7C82" w:rsidRDefault="00FB7C82" w:rsidP="00FB7C82">
            <w:pPr>
              <w:wordWrap/>
              <w:jc w:val="center"/>
              <w:rPr>
                <w:sz w:val="24"/>
                <w:szCs w:val="24"/>
              </w:rPr>
            </w:pPr>
            <w:r>
              <w:rPr>
                <w:sz w:val="16"/>
                <w:szCs w:val="16"/>
              </w:rPr>
              <w:t>2.</w:t>
            </w:r>
            <w:proofErr w:type="gramStart"/>
            <w:r>
              <w:rPr>
                <w:sz w:val="16"/>
                <w:szCs w:val="16"/>
              </w:rPr>
              <w:t>23.~</w:t>
            </w:r>
            <w:proofErr w:type="gramEnd"/>
            <w:r>
              <w:rPr>
                <w:sz w:val="16"/>
                <w:szCs w:val="16"/>
              </w:rPr>
              <w:t>3.1.</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9F76618" w14:textId="77777777" w:rsidR="000C4F82" w:rsidRPr="000C4F82" w:rsidRDefault="000C4F82" w:rsidP="000C4F82">
            <w:pPr>
              <w:wordWrap/>
              <w:spacing w:line="276" w:lineRule="auto"/>
              <w:ind w:firstLine="100"/>
              <w:jc w:val="left"/>
            </w:pPr>
            <w:r w:rsidRPr="000C4F82">
              <w:t>Course introduction</w:t>
            </w:r>
          </w:p>
          <w:p w14:paraId="33147BFD" w14:textId="77777777" w:rsidR="000C4F82" w:rsidRPr="000C4F82" w:rsidRDefault="000C4F82" w:rsidP="000C4F82">
            <w:pPr>
              <w:wordWrap/>
              <w:spacing w:line="276" w:lineRule="auto"/>
              <w:ind w:firstLine="100"/>
              <w:jc w:val="left"/>
            </w:pPr>
            <w:r w:rsidRPr="000C4F82">
              <w:t>8.1 Arc length</w:t>
            </w:r>
          </w:p>
          <w:p w14:paraId="3635C554" w14:textId="33E56783" w:rsidR="00F6535D" w:rsidRPr="000C4F82" w:rsidRDefault="000C4F82" w:rsidP="000C4F82">
            <w:pPr>
              <w:wordWrap/>
              <w:spacing w:line="276" w:lineRule="auto"/>
              <w:ind w:firstLine="100"/>
              <w:jc w:val="left"/>
            </w:pPr>
            <w:r w:rsidRPr="000C4F82">
              <w:t>8.2 Area of a Surface of Revolution</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47E00194"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rPr>
                <w:b/>
                <w:sz w:val="22"/>
              </w:rPr>
            </w:pPr>
          </w:p>
        </w:tc>
      </w:tr>
      <w:tr w:rsidR="00F6535D" w14:paraId="48C8D2F8" w14:textId="77777777" w:rsidTr="00D03172">
        <w:trPr>
          <w:gridAfter w:val="1"/>
          <w:wAfter w:w="15" w:type="dxa"/>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A6E09FF" w14:textId="77777777" w:rsidR="00F6535D" w:rsidRDefault="005F7A65">
            <w:pPr>
              <w:wordWrap/>
              <w:spacing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A824AFD" w14:textId="7478E8F9" w:rsidR="00F6535D" w:rsidRDefault="000C4F82">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pPr>
            <w:r>
              <w:rPr>
                <w:rFonts w:hint="eastAsia"/>
              </w:rPr>
              <w:t>P</w:t>
            </w:r>
            <w:r>
              <w:t xml:space="preserve">roblem solving ability, </w:t>
            </w:r>
            <w:r w:rsidR="00D134EA">
              <w:t>a</w:t>
            </w:r>
            <w:r>
              <w:t>pplication ability</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63838D19" w14:textId="77777777" w:rsidR="00F6535D" w:rsidRDefault="00F6535D"/>
        </w:tc>
      </w:tr>
      <w:tr w:rsidR="00F6535D" w14:paraId="496F50A5" w14:textId="77777777" w:rsidTr="00D03172">
        <w:trPr>
          <w:gridAfter w:val="1"/>
          <w:wAfter w:w="15" w:type="dxa"/>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B525A98" w14:textId="77777777" w:rsidR="00F6535D" w:rsidRDefault="005F7A65">
            <w:pPr>
              <w:wordWrap/>
              <w:spacing w:line="276" w:lineRule="auto"/>
              <w:jc w:val="center"/>
            </w:pPr>
            <w:r>
              <w:rPr>
                <w:b/>
                <w:sz w:val="22"/>
              </w:rPr>
              <w:t>Week 2</w:t>
            </w:r>
          </w:p>
          <w:p w14:paraId="016A65A5" w14:textId="1BFD6F72" w:rsidR="00F6535D" w:rsidRPr="00FB7C82" w:rsidRDefault="00FB7C82" w:rsidP="00FB7C82">
            <w:pPr>
              <w:wordWrap/>
              <w:jc w:val="center"/>
              <w:rPr>
                <w:sz w:val="24"/>
                <w:szCs w:val="24"/>
              </w:rPr>
            </w:pPr>
            <w:r>
              <w:rPr>
                <w:sz w:val="16"/>
                <w:szCs w:val="16"/>
              </w:rPr>
              <w:t>3.</w:t>
            </w:r>
            <w:proofErr w:type="gramStart"/>
            <w:r>
              <w:rPr>
                <w:sz w:val="16"/>
                <w:szCs w:val="16"/>
              </w:rPr>
              <w:t>2.~</w:t>
            </w:r>
            <w:proofErr w:type="gramEnd"/>
            <w:r>
              <w:rPr>
                <w:sz w:val="16"/>
                <w:szCs w:val="16"/>
              </w:rPr>
              <w:t>3.8.</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90BA4AD" w14:textId="59D497B6" w:rsidR="000C4F82" w:rsidRPr="000C4F82" w:rsidRDefault="000C4F82" w:rsidP="000C4F82">
            <w:pPr>
              <w:wordWrap/>
              <w:spacing w:line="276" w:lineRule="auto"/>
              <w:ind w:firstLine="100"/>
              <w:jc w:val="left"/>
            </w:pPr>
            <w:r w:rsidRPr="000C4F82">
              <w:t>8.3. Applications to Physics and Engineering</w:t>
            </w:r>
            <w:r w:rsidR="00C11A6D">
              <w:t xml:space="preserve"> </w:t>
            </w:r>
          </w:p>
          <w:p w14:paraId="69CA180C" w14:textId="7E79EEB7" w:rsidR="00F6535D" w:rsidRPr="000C4F82" w:rsidRDefault="000C4F82" w:rsidP="000C4F82">
            <w:pPr>
              <w:wordWrap/>
              <w:spacing w:line="276" w:lineRule="auto"/>
              <w:ind w:firstLine="100"/>
              <w:jc w:val="left"/>
            </w:pPr>
            <w:r w:rsidRPr="000C4F82">
              <w:t>8.5. Probability (Random variables, Expectation)</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45DF8B0D" w14:textId="3144820F" w:rsidR="00FB7C82" w:rsidRDefault="00FB7C82" w:rsidP="00FB7C82">
            <w:pPr>
              <w:tabs>
                <w:tab w:val="left" w:pos="-26028"/>
                <w:tab w:val="left" w:pos="-25228"/>
                <w:tab w:val="left" w:pos="-24428"/>
                <w:tab w:val="left" w:pos="-23628"/>
                <w:tab w:val="left" w:pos="-22828"/>
                <w:tab w:val="left" w:pos="-22028"/>
                <w:tab w:val="left" w:pos="-21228"/>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8" w:right="91" w:hanging="23"/>
              <w:jc w:val="center"/>
              <w:rPr>
                <w:b/>
                <w:bCs/>
                <w:color w:val="FF0000"/>
                <w:sz w:val="22"/>
              </w:rPr>
            </w:pPr>
            <w:r>
              <w:rPr>
                <w:b/>
                <w:bCs/>
                <w:color w:val="FF0000"/>
                <w:sz w:val="22"/>
                <w:szCs w:val="22"/>
              </w:rPr>
              <w:t>3.2.(</w:t>
            </w:r>
            <w:r>
              <w:rPr>
                <w:b/>
                <w:bCs/>
                <w:color w:val="FF0000"/>
                <w:sz w:val="22"/>
              </w:rPr>
              <w:t>Mon</w:t>
            </w:r>
            <w:r>
              <w:rPr>
                <w:b/>
                <w:bCs/>
                <w:color w:val="FF0000"/>
                <w:sz w:val="22"/>
                <w:szCs w:val="22"/>
              </w:rPr>
              <w:t>)</w:t>
            </w:r>
          </w:p>
          <w:p w14:paraId="4701871A" w14:textId="27C65535" w:rsidR="00FB7C82" w:rsidRPr="00FB7C82" w:rsidRDefault="00FB7C82" w:rsidP="00FB7C82">
            <w:pPr>
              <w:tabs>
                <w:tab w:val="left" w:pos="-26028"/>
                <w:tab w:val="left" w:pos="-25228"/>
                <w:tab w:val="left" w:pos="-24428"/>
                <w:tab w:val="left" w:pos="-23628"/>
                <w:tab w:val="left" w:pos="-22828"/>
                <w:tab w:val="left" w:pos="-22028"/>
                <w:tab w:val="left" w:pos="-21228"/>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8" w:right="91" w:hanging="23"/>
              <w:jc w:val="center"/>
              <w:rPr>
                <w:rFonts w:eastAsiaTheme="minorEastAsia" w:cstheme="minorBidi"/>
                <w:b/>
                <w:bCs/>
                <w:color w:val="FF0000"/>
                <w:sz w:val="22"/>
                <w:szCs w:val="22"/>
              </w:rPr>
            </w:pPr>
            <w:r>
              <w:rPr>
                <w:b/>
                <w:bCs/>
                <w:color w:val="FF0000"/>
                <w:sz w:val="22"/>
              </w:rPr>
              <w:t>Holiday</w:t>
            </w:r>
          </w:p>
          <w:p w14:paraId="09096B8A"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rPr>
                <w:b/>
                <w:sz w:val="22"/>
              </w:rPr>
            </w:pPr>
          </w:p>
        </w:tc>
      </w:tr>
      <w:tr w:rsidR="00F6535D" w14:paraId="631ADB05" w14:textId="77777777" w:rsidTr="00D03172">
        <w:trPr>
          <w:gridAfter w:val="1"/>
          <w:wAfter w:w="15" w:type="dxa"/>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E7596AB" w14:textId="77777777" w:rsidR="00F6535D" w:rsidRDefault="005F7A65">
            <w:pPr>
              <w:wordWrap/>
              <w:spacing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021F7F7" w14:textId="61C93AF5"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rPr>
                <w:spacing w:val="-4"/>
              </w:rPr>
            </w:pPr>
            <w:r>
              <w:rPr>
                <w:rFonts w:hint="eastAsia"/>
              </w:rPr>
              <w:t>P</w:t>
            </w:r>
            <w:r>
              <w:t>roblem solving ability, application ability, integrative thinking</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02326A0B" w14:textId="77777777" w:rsidR="00F6535D" w:rsidRDefault="00F6535D"/>
        </w:tc>
      </w:tr>
      <w:tr w:rsidR="00F6535D" w14:paraId="7DC2A84C" w14:textId="77777777" w:rsidTr="00D03172">
        <w:trPr>
          <w:gridAfter w:val="1"/>
          <w:wAfter w:w="15" w:type="dxa"/>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8514369" w14:textId="77777777" w:rsidR="00F6535D" w:rsidRDefault="005F7A65">
            <w:pPr>
              <w:wordWrap/>
              <w:spacing w:line="276" w:lineRule="auto"/>
              <w:jc w:val="center"/>
            </w:pPr>
            <w:r>
              <w:rPr>
                <w:b/>
                <w:sz w:val="22"/>
              </w:rPr>
              <w:t>Week 3</w:t>
            </w:r>
          </w:p>
          <w:p w14:paraId="0093CF8A" w14:textId="2A7E5092" w:rsidR="00F6535D" w:rsidRPr="00FB7C82" w:rsidRDefault="00FB7C82" w:rsidP="00FB7C82">
            <w:pPr>
              <w:wordWrap/>
              <w:jc w:val="center"/>
              <w:rPr>
                <w:sz w:val="24"/>
                <w:szCs w:val="24"/>
              </w:rPr>
            </w:pPr>
            <w:r>
              <w:rPr>
                <w:sz w:val="16"/>
                <w:szCs w:val="16"/>
              </w:rPr>
              <w:t>3.</w:t>
            </w:r>
            <w:proofErr w:type="gramStart"/>
            <w:r>
              <w:rPr>
                <w:sz w:val="16"/>
                <w:szCs w:val="16"/>
              </w:rPr>
              <w:t>9.~</w:t>
            </w:r>
            <w:proofErr w:type="gramEnd"/>
            <w:r>
              <w:rPr>
                <w:sz w:val="16"/>
                <w:szCs w:val="16"/>
              </w:rPr>
              <w:t>3.15.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18DA40B" w14:textId="4BCD00CD" w:rsidR="00F6535D" w:rsidRPr="000C4F82" w:rsidRDefault="000C4F82" w:rsidP="000C4F82">
            <w:pPr>
              <w:wordWrap/>
              <w:spacing w:line="276" w:lineRule="auto"/>
              <w:ind w:firstLineChars="100" w:firstLine="180"/>
              <w:jc w:val="left"/>
              <w:rPr>
                <w:spacing w:val="-10"/>
              </w:rPr>
            </w:pPr>
            <w:r w:rsidRPr="000C4F82">
              <w:rPr>
                <w:spacing w:val="-10"/>
              </w:rPr>
              <w:t>8.5 Probability</w:t>
            </w:r>
            <w:r w:rsidR="00C11A6D">
              <w:rPr>
                <w:spacing w:val="-10"/>
              </w:rPr>
              <w:t xml:space="preserve"> </w:t>
            </w:r>
            <w:r w:rsidRPr="000C4F82">
              <w:rPr>
                <w:spacing w:val="-10"/>
              </w:rPr>
              <w:t>(Variance, Bernoulli distributions, Normal distributions)</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1DB1BB3"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rPr>
                <w:b/>
                <w:sz w:val="22"/>
              </w:rPr>
            </w:pPr>
          </w:p>
        </w:tc>
      </w:tr>
      <w:tr w:rsidR="00F6535D" w14:paraId="0F8B0CA6" w14:textId="77777777" w:rsidTr="00D03172">
        <w:trPr>
          <w:gridAfter w:val="1"/>
          <w:wAfter w:w="15" w:type="dxa"/>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2FBF58A2" w14:textId="77777777" w:rsidR="00F6535D" w:rsidRDefault="005F7A65">
            <w:pPr>
              <w:wordWrap/>
              <w:spacing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AB7FD6A" w14:textId="665F6B39"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pPr>
            <w:r>
              <w:t>Application ability, integrative thinking, analytical reasoning</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5F81BF0C" w14:textId="77777777" w:rsidR="00F6535D" w:rsidRDefault="00F6535D"/>
        </w:tc>
      </w:tr>
      <w:tr w:rsidR="00F6535D" w14:paraId="11DEF2EB" w14:textId="77777777" w:rsidTr="00D03172">
        <w:trPr>
          <w:gridAfter w:val="1"/>
          <w:wAfter w:w="15" w:type="dxa"/>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470F540" w14:textId="77777777" w:rsidR="00F6535D" w:rsidRDefault="005F7A65">
            <w:pPr>
              <w:wordWrap/>
              <w:spacing w:line="276" w:lineRule="auto"/>
              <w:jc w:val="center"/>
            </w:pPr>
            <w:r>
              <w:rPr>
                <w:b/>
                <w:sz w:val="22"/>
              </w:rPr>
              <w:t>Week 4</w:t>
            </w:r>
          </w:p>
          <w:p w14:paraId="5C7D73E3" w14:textId="6BD26258" w:rsidR="00F6535D" w:rsidRPr="00FB7C82" w:rsidRDefault="00FB7C82" w:rsidP="00FB7C82">
            <w:pPr>
              <w:wordWrap/>
              <w:jc w:val="center"/>
              <w:rPr>
                <w:sz w:val="24"/>
                <w:szCs w:val="24"/>
              </w:rPr>
            </w:pPr>
            <w:r>
              <w:rPr>
                <w:sz w:val="16"/>
                <w:szCs w:val="16"/>
              </w:rPr>
              <w:t>3.</w:t>
            </w:r>
            <w:proofErr w:type="gramStart"/>
            <w:r>
              <w:rPr>
                <w:sz w:val="16"/>
                <w:szCs w:val="16"/>
              </w:rPr>
              <w:t>16.~</w:t>
            </w:r>
            <w:proofErr w:type="gramEnd"/>
            <w:r>
              <w:rPr>
                <w:sz w:val="16"/>
                <w:szCs w:val="16"/>
              </w:rPr>
              <w:t>3.22.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B879D75" w14:textId="77777777" w:rsidR="000C4F82" w:rsidRPr="000C4F82" w:rsidRDefault="000C4F82" w:rsidP="000C4F82">
            <w:pPr>
              <w:wordWrap/>
              <w:spacing w:line="276" w:lineRule="auto"/>
              <w:ind w:firstLine="100"/>
              <w:jc w:val="left"/>
            </w:pPr>
            <w:r w:rsidRPr="000C4F82">
              <w:t>9.1 Modelling with Differential Equations</w:t>
            </w:r>
          </w:p>
          <w:p w14:paraId="4CB07ED3" w14:textId="77777777" w:rsidR="000C4F82" w:rsidRPr="000C4F82" w:rsidRDefault="000C4F82" w:rsidP="000C4F82">
            <w:pPr>
              <w:wordWrap/>
              <w:spacing w:line="276" w:lineRule="auto"/>
              <w:ind w:firstLine="100"/>
              <w:jc w:val="left"/>
            </w:pPr>
            <w:r w:rsidRPr="000C4F82">
              <w:t>9.2 Direction Fields and Euler's Method</w:t>
            </w:r>
          </w:p>
          <w:p w14:paraId="53D3AAEC" w14:textId="29FE3F18" w:rsidR="00F6535D" w:rsidRDefault="000C4F82" w:rsidP="000C4F82">
            <w:pPr>
              <w:wordWrap/>
              <w:spacing w:line="276" w:lineRule="auto"/>
              <w:ind w:firstLine="100"/>
              <w:jc w:val="left"/>
            </w:pPr>
            <w:r w:rsidRPr="000C4F82">
              <w:t>9.3 Separable Equations</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A51094E"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pPr>
          </w:p>
        </w:tc>
      </w:tr>
      <w:tr w:rsidR="00F6535D" w14:paraId="6A67D872" w14:textId="77777777" w:rsidTr="00D03172">
        <w:trPr>
          <w:gridAfter w:val="1"/>
          <w:wAfter w:w="15" w:type="dxa"/>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119E555" w14:textId="77777777" w:rsidR="00F6535D" w:rsidRDefault="005F7A65">
            <w:pPr>
              <w:wordWrap/>
              <w:spacing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97FBE0D" w14:textId="39C52789"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pPr>
            <w:r>
              <w:rPr>
                <w:rFonts w:hint="eastAsia"/>
              </w:rPr>
              <w:t>C</w:t>
            </w:r>
            <w:r>
              <w:t>omprehension adaptability, communication</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44AAE033" w14:textId="77777777" w:rsidR="00F6535D" w:rsidRDefault="00F6535D"/>
        </w:tc>
      </w:tr>
      <w:tr w:rsidR="00F6535D" w14:paraId="5127346B" w14:textId="77777777" w:rsidTr="00D03172">
        <w:trPr>
          <w:gridAfter w:val="1"/>
          <w:wAfter w:w="15" w:type="dxa"/>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2CE7780A" w14:textId="77777777" w:rsidR="00F6535D" w:rsidRDefault="005F7A65">
            <w:pPr>
              <w:wordWrap/>
              <w:spacing w:line="276" w:lineRule="auto"/>
              <w:jc w:val="center"/>
            </w:pPr>
            <w:r>
              <w:rPr>
                <w:b/>
                <w:sz w:val="22"/>
              </w:rPr>
              <w:t>Week 5</w:t>
            </w:r>
          </w:p>
          <w:p w14:paraId="46F4DD51" w14:textId="2FE9C27F" w:rsidR="00F6535D" w:rsidRPr="00FB7C82" w:rsidRDefault="00FB7C82" w:rsidP="00FB7C82">
            <w:pPr>
              <w:wordWrap/>
              <w:jc w:val="center"/>
              <w:rPr>
                <w:sz w:val="24"/>
                <w:szCs w:val="24"/>
              </w:rPr>
            </w:pPr>
            <w:r>
              <w:rPr>
                <w:sz w:val="16"/>
                <w:szCs w:val="16"/>
              </w:rPr>
              <w:t>3.</w:t>
            </w:r>
            <w:proofErr w:type="gramStart"/>
            <w:r>
              <w:rPr>
                <w:sz w:val="16"/>
                <w:szCs w:val="16"/>
              </w:rPr>
              <w:t>23.~</w:t>
            </w:r>
            <w:proofErr w:type="gramEnd"/>
            <w:r>
              <w:rPr>
                <w:sz w:val="16"/>
                <w:szCs w:val="16"/>
              </w:rPr>
              <w:t>3.29.</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8700426" w14:textId="77777777" w:rsidR="000C4F82" w:rsidRPr="000C4F82" w:rsidRDefault="000C4F82" w:rsidP="000C4F82">
            <w:pPr>
              <w:wordWrap/>
              <w:spacing w:line="276" w:lineRule="auto"/>
              <w:ind w:firstLineChars="100" w:firstLine="200"/>
              <w:jc w:val="left"/>
            </w:pPr>
            <w:r w:rsidRPr="000C4F82">
              <w:t>9.4 Models for Population Growth</w:t>
            </w:r>
          </w:p>
          <w:p w14:paraId="7C5C118C" w14:textId="77777777" w:rsidR="000C4F82" w:rsidRPr="000C4F82" w:rsidRDefault="000C4F82" w:rsidP="000C4F82">
            <w:pPr>
              <w:wordWrap/>
              <w:spacing w:line="276" w:lineRule="auto"/>
              <w:ind w:firstLineChars="100" w:firstLine="200"/>
              <w:jc w:val="left"/>
            </w:pPr>
            <w:r w:rsidRPr="000C4F82">
              <w:t>9.5 Linear Equations</w:t>
            </w:r>
          </w:p>
          <w:p w14:paraId="3ADB436B" w14:textId="731A2FDA" w:rsidR="00F6535D" w:rsidRDefault="000C4F82" w:rsidP="000C4F82">
            <w:pPr>
              <w:wordWrap/>
              <w:spacing w:line="276" w:lineRule="auto"/>
              <w:ind w:firstLineChars="100" w:firstLine="200"/>
              <w:jc w:val="left"/>
            </w:pPr>
            <w:r w:rsidRPr="000C4F82">
              <w:t>10.1 Curves Defined by Parametric Equations</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8B6354B" w14:textId="7031169A" w:rsidR="00F6535D" w:rsidRDefault="00C31CA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pPr>
            <w:r>
              <w:t>Quiz 1</w:t>
            </w:r>
          </w:p>
        </w:tc>
      </w:tr>
      <w:tr w:rsidR="00F6535D" w14:paraId="00939F05" w14:textId="77777777" w:rsidTr="00D03172">
        <w:trPr>
          <w:gridAfter w:val="1"/>
          <w:wAfter w:w="15" w:type="dxa"/>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812D339" w14:textId="77777777" w:rsidR="00F6535D" w:rsidRDefault="005F7A65">
            <w:pPr>
              <w:wordWrap/>
              <w:spacing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53E1031" w14:textId="55E9DCD1"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pPr>
            <w:r>
              <w:rPr>
                <w:rFonts w:hint="eastAsia"/>
              </w:rPr>
              <w:t>C</w:t>
            </w:r>
            <w:r>
              <w:t>reative thinking, comprehension adaptability</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29000384" w14:textId="77777777" w:rsidR="00F6535D" w:rsidRDefault="00F6535D"/>
        </w:tc>
      </w:tr>
      <w:tr w:rsidR="00F6535D" w14:paraId="257889E6" w14:textId="77777777" w:rsidTr="00D03172">
        <w:trPr>
          <w:gridAfter w:val="1"/>
          <w:wAfter w:w="15" w:type="dxa"/>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A4841E8" w14:textId="77777777" w:rsidR="00F6535D" w:rsidRDefault="005F7A65">
            <w:pPr>
              <w:wordWrap/>
              <w:spacing w:line="276" w:lineRule="auto"/>
              <w:jc w:val="center"/>
            </w:pPr>
            <w:r>
              <w:rPr>
                <w:b/>
                <w:sz w:val="22"/>
              </w:rPr>
              <w:t>Week 6</w:t>
            </w:r>
          </w:p>
          <w:p w14:paraId="011538E1" w14:textId="33B215E4" w:rsidR="00F6535D" w:rsidRPr="00FB7C82" w:rsidRDefault="00FB7C82" w:rsidP="00FB7C82">
            <w:pPr>
              <w:wordWrap/>
              <w:jc w:val="center"/>
              <w:rPr>
                <w:sz w:val="24"/>
                <w:szCs w:val="24"/>
              </w:rPr>
            </w:pPr>
            <w:r>
              <w:rPr>
                <w:sz w:val="16"/>
                <w:szCs w:val="16"/>
              </w:rPr>
              <w:t>3.</w:t>
            </w:r>
            <w:proofErr w:type="gramStart"/>
            <w:r>
              <w:rPr>
                <w:sz w:val="16"/>
                <w:szCs w:val="16"/>
              </w:rPr>
              <w:t>30.~</w:t>
            </w:r>
            <w:proofErr w:type="gramEnd"/>
            <w:r>
              <w:rPr>
                <w:sz w:val="16"/>
                <w:szCs w:val="16"/>
              </w:rPr>
              <w:t>4.5.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EC21B9C" w14:textId="77777777" w:rsidR="000C4F82" w:rsidRPr="000C4F82" w:rsidRDefault="000C4F82" w:rsidP="000C4F82">
            <w:pPr>
              <w:wordWrap/>
              <w:spacing w:line="276" w:lineRule="auto"/>
              <w:ind w:firstLine="100"/>
              <w:jc w:val="left"/>
            </w:pPr>
            <w:r w:rsidRPr="000C4F82">
              <w:t>10.2 Calculus with Parametric Curves</w:t>
            </w:r>
          </w:p>
          <w:p w14:paraId="07AA1AC0" w14:textId="77777777" w:rsidR="000C4F82" w:rsidRPr="000C4F82" w:rsidRDefault="000C4F82" w:rsidP="000C4F82">
            <w:pPr>
              <w:wordWrap/>
              <w:spacing w:line="276" w:lineRule="auto"/>
              <w:ind w:firstLine="100"/>
              <w:jc w:val="left"/>
            </w:pPr>
            <w:r w:rsidRPr="000C4F82">
              <w:t>10.3 Polar Coordinates</w:t>
            </w:r>
          </w:p>
          <w:p w14:paraId="2633B547" w14:textId="23D0DA85" w:rsidR="00F6535D" w:rsidRPr="000C4F82" w:rsidRDefault="000C4F82" w:rsidP="000C4F82">
            <w:pPr>
              <w:wordWrap/>
              <w:spacing w:line="276" w:lineRule="auto"/>
              <w:ind w:firstLine="100"/>
              <w:jc w:val="left"/>
            </w:pPr>
            <w:r w:rsidRPr="000C4F82">
              <w:t>10.4 Areas and Lengths in Polar Coordinates</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28BE3EB6"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pPr>
          </w:p>
        </w:tc>
      </w:tr>
      <w:tr w:rsidR="00F6535D" w14:paraId="416E4F07" w14:textId="77777777" w:rsidTr="00D03172">
        <w:trPr>
          <w:gridAfter w:val="1"/>
          <w:wAfter w:w="15" w:type="dxa"/>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C4EFA1C" w14:textId="77777777" w:rsidR="00F6535D" w:rsidRDefault="005F7A65">
            <w:pPr>
              <w:wordWrap/>
              <w:spacing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CDDD330" w14:textId="766EE30B"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rPr>
                <w:spacing w:val="-4"/>
              </w:rPr>
            </w:pPr>
            <w:r>
              <w:rPr>
                <w:rFonts w:hint="eastAsia"/>
                <w:spacing w:val="-4"/>
              </w:rPr>
              <w:t>A</w:t>
            </w:r>
            <w:r>
              <w:rPr>
                <w:spacing w:val="-4"/>
              </w:rPr>
              <w:t>nalytical reasoning, problem solving ability</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04FB8D74" w14:textId="77777777" w:rsidR="00F6535D" w:rsidRDefault="00F6535D"/>
        </w:tc>
      </w:tr>
      <w:tr w:rsidR="00F6535D" w14:paraId="4C270D29" w14:textId="77777777" w:rsidTr="00D03172">
        <w:trPr>
          <w:gridAfter w:val="1"/>
          <w:wAfter w:w="15" w:type="dxa"/>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FDAA45C" w14:textId="77777777" w:rsidR="00F6535D" w:rsidRDefault="005F7A65">
            <w:pPr>
              <w:wordWrap/>
              <w:spacing w:line="276" w:lineRule="auto"/>
              <w:jc w:val="center"/>
            </w:pPr>
            <w:r>
              <w:rPr>
                <w:b/>
                <w:sz w:val="22"/>
              </w:rPr>
              <w:t>Week 7</w:t>
            </w:r>
          </w:p>
          <w:p w14:paraId="41E0334A" w14:textId="3661D15A" w:rsidR="00F6535D" w:rsidRPr="00FB7C82" w:rsidRDefault="00FB7C82" w:rsidP="00FB7C82">
            <w:pPr>
              <w:wordWrap/>
              <w:jc w:val="center"/>
              <w:rPr>
                <w:sz w:val="24"/>
                <w:szCs w:val="24"/>
              </w:rPr>
            </w:pPr>
            <w:r>
              <w:rPr>
                <w:sz w:val="16"/>
                <w:szCs w:val="16"/>
              </w:rPr>
              <w:t>4.</w:t>
            </w:r>
            <w:proofErr w:type="gramStart"/>
            <w:r>
              <w:rPr>
                <w:sz w:val="16"/>
                <w:szCs w:val="16"/>
              </w:rPr>
              <w:t>6.~</w:t>
            </w:r>
            <w:proofErr w:type="gramEnd"/>
            <w:r>
              <w:rPr>
                <w:sz w:val="16"/>
                <w:szCs w:val="16"/>
              </w:rPr>
              <w:t>4.12.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BCFF56F" w14:textId="77777777" w:rsidR="000C4F82" w:rsidRPr="000C4F82" w:rsidRDefault="000C4F82" w:rsidP="000C4F82">
            <w:pPr>
              <w:wordWrap/>
              <w:spacing w:line="276" w:lineRule="auto"/>
              <w:ind w:firstLine="100"/>
              <w:jc w:val="left"/>
            </w:pPr>
            <w:r w:rsidRPr="000C4F82">
              <w:t>10.5 Conic Sections</w:t>
            </w:r>
          </w:p>
          <w:p w14:paraId="04076EDB" w14:textId="77777777" w:rsidR="000C4F82" w:rsidRPr="000C4F82" w:rsidRDefault="000C4F82" w:rsidP="000C4F82">
            <w:pPr>
              <w:wordWrap/>
              <w:spacing w:line="276" w:lineRule="auto"/>
              <w:ind w:firstLine="100"/>
              <w:jc w:val="left"/>
            </w:pPr>
            <w:r w:rsidRPr="000C4F82">
              <w:t>10.6 Conic Sections in Polar Coordinates</w:t>
            </w:r>
          </w:p>
          <w:p w14:paraId="511C7DDE" w14:textId="2C347EA2" w:rsidR="00F6535D" w:rsidRDefault="000C4F82" w:rsidP="000C4F82">
            <w:pPr>
              <w:wordWrap/>
              <w:spacing w:line="276" w:lineRule="auto"/>
              <w:ind w:firstLine="100"/>
              <w:jc w:val="left"/>
            </w:pPr>
            <w:r w:rsidRPr="000C4F82">
              <w:t>Review</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4D157B46" w14:textId="3EEC774D" w:rsidR="00F6535D" w:rsidRDefault="00F6535D">
            <w:pPr>
              <w:pStyle w:val="a0"/>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F6535D" w14:paraId="44A395FA" w14:textId="77777777" w:rsidTr="00D03172">
        <w:trPr>
          <w:gridAfter w:val="1"/>
          <w:wAfter w:w="15" w:type="dxa"/>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130CAD8" w14:textId="77777777" w:rsidR="00F6535D" w:rsidRDefault="005F7A65">
            <w:pPr>
              <w:pStyle w:val="1"/>
              <w:wordWrap/>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7E277FE" w14:textId="0338AC61"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rPr>
                <w:spacing w:val="-4"/>
              </w:rPr>
            </w:pPr>
            <w:r>
              <w:rPr>
                <w:rFonts w:hint="eastAsia"/>
              </w:rPr>
              <w:t>C</w:t>
            </w:r>
            <w:r>
              <w:t>omprehension adaptability, communication</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6622159A" w14:textId="77777777" w:rsidR="00F6535D" w:rsidRDefault="00F6535D"/>
        </w:tc>
      </w:tr>
      <w:tr w:rsidR="00F6535D" w14:paraId="4199D81B" w14:textId="77777777" w:rsidTr="00FB7C82">
        <w:trPr>
          <w:gridAfter w:val="1"/>
          <w:wAfter w:w="15" w:type="dxa"/>
          <w:trHeight w:val="1274"/>
        </w:trPr>
        <w:tc>
          <w:tcPr>
            <w:tcW w:w="1684" w:type="dxa"/>
            <w:tcBorders>
              <w:top w:val="single" w:sz="2" w:space="0" w:color="000000"/>
              <w:left w:val="single" w:sz="11" w:space="0" w:color="000000"/>
              <w:bottom w:val="single" w:sz="2" w:space="0" w:color="000000"/>
              <w:right w:val="single" w:sz="2" w:space="0" w:color="000000"/>
            </w:tcBorders>
            <w:shd w:val="clear" w:color="auto" w:fill="D0CECE" w:themeFill="background2" w:themeFillShade="E6"/>
            <w:tcMar>
              <w:top w:w="28" w:type="dxa"/>
              <w:left w:w="28" w:type="dxa"/>
              <w:bottom w:w="28" w:type="dxa"/>
              <w:right w:w="28" w:type="dxa"/>
            </w:tcMar>
            <w:vAlign w:val="center"/>
          </w:tcPr>
          <w:p w14:paraId="52BD7A46" w14:textId="77777777" w:rsidR="00F6535D" w:rsidRDefault="005F7A65">
            <w:pPr>
              <w:wordWrap/>
              <w:spacing w:line="276" w:lineRule="auto"/>
              <w:jc w:val="center"/>
            </w:pPr>
            <w:r>
              <w:rPr>
                <w:b/>
                <w:sz w:val="22"/>
              </w:rPr>
              <w:lastRenderedPageBreak/>
              <w:t>Week 8</w:t>
            </w:r>
          </w:p>
          <w:p w14:paraId="4A08C332" w14:textId="1B606832" w:rsidR="00F6535D" w:rsidRPr="00C31CA1" w:rsidRDefault="00C31CA1" w:rsidP="00C31CA1">
            <w:pPr>
              <w:wordWrap/>
              <w:jc w:val="center"/>
              <w:rPr>
                <w:rFonts w:eastAsiaTheme="minorEastAsia" w:cstheme="minorBidi"/>
                <w:color w:val="auto"/>
                <w:sz w:val="24"/>
                <w:szCs w:val="24"/>
              </w:rPr>
            </w:pPr>
            <w:r>
              <w:rPr>
                <w:sz w:val="16"/>
                <w:szCs w:val="16"/>
              </w:rPr>
              <w:t>4.</w:t>
            </w:r>
            <w:proofErr w:type="gramStart"/>
            <w:r>
              <w:rPr>
                <w:sz w:val="16"/>
                <w:szCs w:val="16"/>
              </w:rPr>
              <w:t>13.~</w:t>
            </w:r>
            <w:proofErr w:type="gramEnd"/>
            <w:r>
              <w:rPr>
                <w:sz w:val="16"/>
                <w:szCs w:val="16"/>
              </w:rPr>
              <w:t>4.19.</w:t>
            </w:r>
          </w:p>
        </w:tc>
        <w:tc>
          <w:tcPr>
            <w:tcW w:w="6035" w:type="dxa"/>
            <w:tcBorders>
              <w:top w:val="single" w:sz="2" w:space="0" w:color="000000"/>
              <w:left w:val="single" w:sz="2" w:space="0" w:color="000000"/>
              <w:bottom w:val="single" w:sz="2" w:space="0" w:color="000000"/>
              <w:right w:val="single" w:sz="2" w:space="0" w:color="000000"/>
            </w:tcBorders>
            <w:shd w:val="clear" w:color="auto" w:fill="D0CECE" w:themeFill="background2" w:themeFillShade="E6"/>
            <w:tcMar>
              <w:top w:w="28" w:type="dxa"/>
              <w:left w:w="28" w:type="dxa"/>
              <w:bottom w:w="28" w:type="dxa"/>
              <w:right w:w="28" w:type="dxa"/>
            </w:tcMar>
            <w:vAlign w:val="center"/>
          </w:tcPr>
          <w:p w14:paraId="4D3520FE" w14:textId="6025A2C1" w:rsidR="00F6535D" w:rsidRPr="00FB7C82" w:rsidRDefault="00FB7C82" w:rsidP="00FB7C82">
            <w:pPr>
              <w:wordWrap/>
              <w:spacing w:line="312" w:lineRule="auto"/>
              <w:ind w:firstLine="100"/>
              <w:jc w:val="center"/>
              <w:rPr>
                <w:rFonts w:eastAsiaTheme="minorEastAsia" w:cstheme="minorBidi"/>
                <w:color w:val="auto"/>
                <w:sz w:val="24"/>
                <w:szCs w:val="24"/>
              </w:rPr>
            </w:pPr>
            <w:r>
              <w:t>Midterm Exams</w:t>
            </w:r>
            <w:r>
              <w:rPr>
                <w:rFonts w:hint="eastAsia"/>
              </w:rPr>
              <w:t xml:space="preserve"> </w:t>
            </w:r>
            <w:r>
              <w:rPr>
                <w:b/>
                <w:bCs/>
                <w:sz w:val="22"/>
                <w:szCs w:val="22"/>
              </w:rPr>
              <w:t>(4.14~4.17.)</w:t>
            </w:r>
          </w:p>
        </w:tc>
        <w:tc>
          <w:tcPr>
            <w:tcW w:w="2743" w:type="dxa"/>
            <w:gridSpan w:val="2"/>
            <w:tcBorders>
              <w:top w:val="single" w:sz="2" w:space="0" w:color="000000"/>
              <w:left w:val="single" w:sz="2" w:space="0" w:color="000000"/>
              <w:bottom w:val="single" w:sz="2" w:space="0" w:color="000000"/>
              <w:right w:val="single" w:sz="11" w:space="0" w:color="000000"/>
            </w:tcBorders>
            <w:shd w:val="clear" w:color="auto" w:fill="D0CECE" w:themeFill="background2" w:themeFillShade="E6"/>
            <w:tcMar>
              <w:top w:w="28" w:type="dxa"/>
              <w:left w:w="28" w:type="dxa"/>
              <w:bottom w:w="28" w:type="dxa"/>
              <w:right w:w="28" w:type="dxa"/>
            </w:tcMar>
            <w:vAlign w:val="center"/>
          </w:tcPr>
          <w:p w14:paraId="21F5ADBC" w14:textId="77777777" w:rsidR="00FB7C82" w:rsidRDefault="00FB7C82" w:rsidP="00FB7C82">
            <w:pPr>
              <w:tabs>
                <w:tab w:val="left" w:pos="-26028"/>
                <w:tab w:val="left" w:pos="-25228"/>
                <w:tab w:val="left" w:pos="-24428"/>
                <w:tab w:val="left" w:pos="-23628"/>
                <w:tab w:val="left" w:pos="-22828"/>
                <w:tab w:val="left" w:pos="-22028"/>
                <w:tab w:val="left" w:pos="-21228"/>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8" w:right="91" w:hanging="23"/>
              <w:jc w:val="center"/>
              <w:rPr>
                <w:b/>
                <w:bCs/>
                <w:color w:val="FF0000"/>
                <w:sz w:val="22"/>
                <w:szCs w:val="22"/>
              </w:rPr>
            </w:pPr>
            <w:r>
              <w:rPr>
                <w:b/>
                <w:bCs/>
                <w:color w:val="FF0000"/>
                <w:sz w:val="22"/>
                <w:szCs w:val="22"/>
              </w:rPr>
              <w:t>4.13.(</w:t>
            </w:r>
            <w:r>
              <w:rPr>
                <w:rFonts w:ascii="Batang" w:eastAsia="Batang" w:hAnsi="Batang" w:cs="Batang"/>
                <w:b/>
                <w:bCs/>
                <w:color w:val="FF0000"/>
                <w:sz w:val="22"/>
                <w:szCs w:val="22"/>
              </w:rPr>
              <w:t>Mon</w:t>
            </w:r>
            <w:r>
              <w:rPr>
                <w:b/>
                <w:bCs/>
                <w:color w:val="FF0000"/>
                <w:sz w:val="22"/>
                <w:szCs w:val="22"/>
              </w:rPr>
              <w:t>)</w:t>
            </w:r>
          </w:p>
          <w:p w14:paraId="0A3F8339" w14:textId="635B2130" w:rsidR="00F6535D" w:rsidRPr="00FB7C82" w:rsidRDefault="00FB7C82" w:rsidP="00FB7C82">
            <w:pPr>
              <w:tabs>
                <w:tab w:val="left" w:pos="-26028"/>
                <w:tab w:val="left" w:pos="-25228"/>
                <w:tab w:val="left" w:pos="-24428"/>
                <w:tab w:val="left" w:pos="-23628"/>
                <w:tab w:val="left" w:pos="-22828"/>
                <w:tab w:val="left" w:pos="-22028"/>
                <w:tab w:val="left" w:pos="-21228"/>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8" w:right="91" w:hanging="23"/>
              <w:jc w:val="center"/>
              <w:rPr>
                <w:rFonts w:eastAsiaTheme="minorEastAsia" w:cstheme="minorBidi"/>
                <w:color w:val="auto"/>
                <w:sz w:val="24"/>
                <w:szCs w:val="24"/>
              </w:rPr>
            </w:pPr>
            <w:r>
              <w:rPr>
                <w:b/>
                <w:bCs/>
                <w:color w:val="FF0000"/>
                <w:sz w:val="22"/>
                <w:szCs w:val="22"/>
              </w:rPr>
              <w:t xml:space="preserve"> Regular Classes</w:t>
            </w:r>
          </w:p>
        </w:tc>
      </w:tr>
      <w:tr w:rsidR="00F6535D" w14:paraId="0027811A" w14:textId="77777777" w:rsidTr="004673DF">
        <w:trPr>
          <w:trHeight w:val="876"/>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718556D" w14:textId="77777777" w:rsidR="00F6535D" w:rsidRDefault="005F7A65">
            <w:pPr>
              <w:wordWrap/>
              <w:spacing w:line="276" w:lineRule="auto"/>
              <w:jc w:val="center"/>
            </w:pPr>
            <w:r>
              <w:rPr>
                <w:b/>
                <w:sz w:val="22"/>
              </w:rPr>
              <w:t>Week 9</w:t>
            </w:r>
          </w:p>
          <w:p w14:paraId="3B921276" w14:textId="7899E3FF" w:rsidR="00F6535D" w:rsidRPr="00C31CA1" w:rsidRDefault="00C31CA1" w:rsidP="00C31CA1">
            <w:pPr>
              <w:wordWrap/>
              <w:jc w:val="center"/>
              <w:rPr>
                <w:rFonts w:eastAsiaTheme="minorEastAsia" w:cstheme="minorBidi"/>
                <w:color w:val="auto"/>
                <w:sz w:val="24"/>
                <w:szCs w:val="24"/>
              </w:rPr>
            </w:pPr>
            <w:r>
              <w:rPr>
                <w:sz w:val="16"/>
                <w:szCs w:val="16"/>
              </w:rPr>
              <w:t>4.</w:t>
            </w:r>
            <w:proofErr w:type="gramStart"/>
            <w:r>
              <w:rPr>
                <w:sz w:val="16"/>
                <w:szCs w:val="16"/>
              </w:rPr>
              <w:t>20.~</w:t>
            </w:r>
            <w:proofErr w:type="gramEnd"/>
            <w:r>
              <w:rPr>
                <w:sz w:val="16"/>
                <w:szCs w:val="16"/>
              </w:rPr>
              <w:t>4.26.</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22E4B8E" w14:textId="77777777" w:rsidR="00FB7C82" w:rsidRPr="000C4F82" w:rsidRDefault="00FB7C82" w:rsidP="00FB7C82">
            <w:pPr>
              <w:wordWrap/>
              <w:spacing w:line="276" w:lineRule="auto"/>
              <w:ind w:firstLine="100"/>
              <w:jc w:val="left"/>
            </w:pPr>
            <w:r w:rsidRPr="000C4F82">
              <w:t>11.1 Sequences</w:t>
            </w:r>
          </w:p>
          <w:p w14:paraId="6DDB06DD" w14:textId="25157CC0" w:rsidR="00F6535D" w:rsidRDefault="00FB7C82" w:rsidP="00FB7C82">
            <w:pPr>
              <w:wordWrap/>
              <w:spacing w:line="276" w:lineRule="auto"/>
              <w:ind w:firstLine="100"/>
              <w:jc w:val="left"/>
            </w:pPr>
            <w:r w:rsidRPr="000C4F82">
              <w:t>11.2 Series</w:t>
            </w:r>
          </w:p>
        </w:tc>
        <w:tc>
          <w:tcPr>
            <w:tcW w:w="2735" w:type="dxa"/>
            <w:gridSpan w:val="2"/>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423B8343" w14:textId="445F9662" w:rsidR="00F6535D" w:rsidRDefault="00F6535D">
            <w:pPr>
              <w:pStyle w:val="a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F6535D" w14:paraId="5F54E54B" w14:textId="77777777" w:rsidTr="004673DF">
        <w:trPr>
          <w:trHeight w:val="966"/>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6907B2B" w14:textId="77777777" w:rsidR="00F6535D" w:rsidRDefault="005F7A65">
            <w:pPr>
              <w:wordWrap/>
              <w:spacing w:line="276" w:lineRule="auto"/>
              <w:jc w:val="center"/>
            </w:pPr>
            <w:r>
              <w:rPr>
                <w:b/>
                <w:sz w:val="22"/>
              </w:rPr>
              <w:t>Week 10</w:t>
            </w:r>
          </w:p>
          <w:p w14:paraId="6FD1E75A" w14:textId="60F0C076" w:rsidR="00F6535D" w:rsidRPr="00C31CA1" w:rsidRDefault="00C31CA1" w:rsidP="00C31CA1">
            <w:pPr>
              <w:wordWrap/>
              <w:jc w:val="center"/>
              <w:rPr>
                <w:rFonts w:eastAsiaTheme="minorEastAsia" w:cstheme="minorBidi"/>
                <w:color w:val="auto"/>
                <w:sz w:val="24"/>
                <w:szCs w:val="24"/>
              </w:rPr>
            </w:pPr>
            <w:r>
              <w:rPr>
                <w:sz w:val="16"/>
                <w:szCs w:val="16"/>
              </w:rPr>
              <w:t>4.</w:t>
            </w:r>
            <w:proofErr w:type="gramStart"/>
            <w:r>
              <w:rPr>
                <w:sz w:val="16"/>
                <w:szCs w:val="16"/>
              </w:rPr>
              <w:t>27.~</w:t>
            </w:r>
            <w:proofErr w:type="gramEnd"/>
            <w:r>
              <w:rPr>
                <w:sz w:val="16"/>
                <w:szCs w:val="16"/>
              </w:rPr>
              <w:t>5.3.</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A6AE4EA" w14:textId="77777777" w:rsidR="00FB7C82" w:rsidRPr="000C4F82" w:rsidRDefault="00FB7C82" w:rsidP="00FB7C82">
            <w:pPr>
              <w:wordWrap/>
              <w:spacing w:line="276" w:lineRule="auto"/>
              <w:ind w:firstLineChars="100" w:firstLine="180"/>
              <w:jc w:val="left"/>
              <w:rPr>
                <w:spacing w:val="-10"/>
              </w:rPr>
            </w:pPr>
            <w:r w:rsidRPr="000C4F82">
              <w:rPr>
                <w:spacing w:val="-10"/>
              </w:rPr>
              <w:t>11.3 The Integral Test and Estimates of Sums</w:t>
            </w:r>
          </w:p>
          <w:p w14:paraId="62A561E3" w14:textId="6ABCFBE6" w:rsidR="00F6535D" w:rsidRPr="00FB7C82" w:rsidRDefault="00FB7C82" w:rsidP="00FB7C82">
            <w:pPr>
              <w:wordWrap/>
              <w:spacing w:line="276" w:lineRule="auto"/>
              <w:ind w:firstLineChars="100" w:firstLine="180"/>
              <w:jc w:val="left"/>
              <w:rPr>
                <w:spacing w:val="-10"/>
              </w:rPr>
            </w:pPr>
            <w:r w:rsidRPr="000C4F82">
              <w:rPr>
                <w:spacing w:val="-10"/>
              </w:rPr>
              <w:t>11.4 The Comparison Tests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DA934A0"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rPr>
                <w:b/>
                <w:sz w:val="22"/>
              </w:rPr>
            </w:pPr>
          </w:p>
        </w:tc>
      </w:tr>
      <w:tr w:rsidR="00F6535D" w14:paraId="56FFDAAB" w14:textId="77777777" w:rsidTr="00D03172">
        <w:trPr>
          <w:trHeight w:val="482"/>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6ED6229" w14:textId="77777777" w:rsidR="00F6535D" w:rsidRDefault="005F7A65">
            <w:pPr>
              <w:wordWrap/>
              <w:spacing w:line="276" w:lineRule="auto"/>
              <w:jc w:val="center"/>
            </w:pPr>
            <w:r>
              <w:rPr>
                <w:b/>
                <w:w w:val="80"/>
                <w:sz w:val="16"/>
              </w:rPr>
              <w:t>Core Competencies</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BDB98A8" w14:textId="4E8C3A7A"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rPr>
                <w:spacing w:val="-4"/>
              </w:rPr>
            </w:pPr>
            <w:r>
              <w:rPr>
                <w:rFonts w:hint="eastAsia"/>
              </w:rPr>
              <w:t>C</w:t>
            </w:r>
            <w:r>
              <w:t>omprehension adaptability, analytical reasoning</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627C5619" w14:textId="77777777" w:rsidR="00F6535D" w:rsidRDefault="00F6535D"/>
        </w:tc>
      </w:tr>
      <w:tr w:rsidR="00F6535D" w14:paraId="6E6C4ECF" w14:textId="77777777" w:rsidTr="00D03172">
        <w:trPr>
          <w:trHeight w:val="1077"/>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074A6F1" w14:textId="77777777" w:rsidR="00F6535D" w:rsidRDefault="005F7A65">
            <w:pPr>
              <w:wordWrap/>
              <w:spacing w:line="276" w:lineRule="auto"/>
              <w:jc w:val="center"/>
            </w:pPr>
            <w:r>
              <w:rPr>
                <w:b/>
                <w:sz w:val="22"/>
              </w:rPr>
              <w:t>Week 11</w:t>
            </w:r>
          </w:p>
          <w:p w14:paraId="063536B5" w14:textId="21B84C67" w:rsidR="00F6535D" w:rsidRPr="00C31CA1" w:rsidRDefault="00C31CA1" w:rsidP="00C31CA1">
            <w:pPr>
              <w:wordWrap/>
              <w:jc w:val="center"/>
              <w:rPr>
                <w:rFonts w:eastAsiaTheme="minorEastAsia" w:cstheme="minorBidi"/>
                <w:color w:val="auto"/>
                <w:sz w:val="24"/>
                <w:szCs w:val="24"/>
              </w:rPr>
            </w:pPr>
            <w:r>
              <w:rPr>
                <w:sz w:val="16"/>
                <w:szCs w:val="16"/>
              </w:rPr>
              <w:t>5.</w:t>
            </w:r>
            <w:proofErr w:type="gramStart"/>
            <w:r>
              <w:rPr>
                <w:sz w:val="16"/>
                <w:szCs w:val="16"/>
              </w:rPr>
              <w:t>4.~</w:t>
            </w:r>
            <w:proofErr w:type="gramEnd"/>
            <w:r>
              <w:rPr>
                <w:sz w:val="16"/>
                <w:szCs w:val="16"/>
              </w:rPr>
              <w:t>5.10.</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BA89AB2" w14:textId="77777777" w:rsidR="00F6535D" w:rsidRDefault="000C4F82" w:rsidP="000C4F82">
            <w:pPr>
              <w:wordWrap/>
              <w:spacing w:line="276" w:lineRule="auto"/>
              <w:ind w:firstLineChars="100" w:firstLine="180"/>
              <w:jc w:val="left"/>
              <w:rPr>
                <w:spacing w:val="-10"/>
              </w:rPr>
            </w:pPr>
            <w:r w:rsidRPr="000C4F82">
              <w:rPr>
                <w:spacing w:val="-10"/>
              </w:rPr>
              <w:t>11.5 Alternating Series and Absolute Convergence</w:t>
            </w:r>
          </w:p>
          <w:p w14:paraId="42807859" w14:textId="788937BB" w:rsidR="00C31CA1" w:rsidRPr="00C31CA1" w:rsidRDefault="00C31CA1" w:rsidP="00C31CA1">
            <w:pPr>
              <w:wordWrap/>
              <w:spacing w:line="276" w:lineRule="auto"/>
              <w:ind w:firstLine="100"/>
              <w:jc w:val="left"/>
            </w:pPr>
            <w:r>
              <w:t xml:space="preserve"> </w:t>
            </w:r>
            <w:r w:rsidRPr="00D134EA">
              <w:t>11.6 The Ratio and Root Tests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5595C9D2"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rPr>
                <w:b/>
                <w:sz w:val="22"/>
              </w:rPr>
            </w:pPr>
          </w:p>
        </w:tc>
      </w:tr>
      <w:tr w:rsidR="00F6535D" w14:paraId="78FEBF91" w14:textId="77777777" w:rsidTr="00D03172">
        <w:trPr>
          <w:trHeight w:val="482"/>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C184D04" w14:textId="77777777" w:rsidR="00F6535D" w:rsidRDefault="005F7A65">
            <w:pPr>
              <w:wordWrap/>
              <w:spacing w:line="276" w:lineRule="auto"/>
              <w:jc w:val="center"/>
            </w:pPr>
            <w:r>
              <w:rPr>
                <w:b/>
                <w:w w:val="80"/>
                <w:sz w:val="16"/>
              </w:rPr>
              <w:t>Core Competencies</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B4F68FE" w14:textId="3C5742EC"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pPr>
            <w:r>
              <w:rPr>
                <w:rFonts w:hint="eastAsia"/>
              </w:rPr>
              <w:t>A</w:t>
            </w:r>
            <w:r>
              <w:t>pplication ability, problem solving ability</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107BD09D" w14:textId="77777777" w:rsidR="00F6535D" w:rsidRDefault="00F6535D"/>
        </w:tc>
      </w:tr>
      <w:tr w:rsidR="00F6535D" w14:paraId="1BAD7C05" w14:textId="77777777" w:rsidTr="004673DF">
        <w:trPr>
          <w:trHeight w:val="849"/>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0082824" w14:textId="77777777" w:rsidR="00F6535D" w:rsidRDefault="005F7A65">
            <w:pPr>
              <w:wordWrap/>
              <w:spacing w:line="276" w:lineRule="auto"/>
              <w:jc w:val="center"/>
            </w:pPr>
            <w:r>
              <w:rPr>
                <w:b/>
                <w:sz w:val="22"/>
              </w:rPr>
              <w:t>Week 12</w:t>
            </w:r>
          </w:p>
          <w:p w14:paraId="33F8E0B2" w14:textId="31CB0BC0" w:rsidR="00F6535D" w:rsidRPr="00C31CA1" w:rsidRDefault="00C31CA1" w:rsidP="00C31CA1">
            <w:pPr>
              <w:wordWrap/>
              <w:jc w:val="center"/>
              <w:rPr>
                <w:rFonts w:eastAsiaTheme="minorEastAsia" w:cstheme="minorBidi"/>
                <w:color w:val="auto"/>
                <w:sz w:val="24"/>
                <w:szCs w:val="24"/>
              </w:rPr>
            </w:pPr>
            <w:r>
              <w:rPr>
                <w:sz w:val="16"/>
                <w:szCs w:val="16"/>
              </w:rPr>
              <w:t>5.</w:t>
            </w:r>
            <w:proofErr w:type="gramStart"/>
            <w:r>
              <w:rPr>
                <w:sz w:val="16"/>
                <w:szCs w:val="16"/>
              </w:rPr>
              <w:t>11.~</w:t>
            </w:r>
            <w:proofErr w:type="gramEnd"/>
            <w:r>
              <w:rPr>
                <w:sz w:val="16"/>
                <w:szCs w:val="16"/>
              </w:rPr>
              <w:t>5.17.</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856EA44" w14:textId="77777777" w:rsidR="00F6535D" w:rsidRDefault="00D134EA" w:rsidP="00D134EA">
            <w:pPr>
              <w:wordWrap/>
              <w:spacing w:line="276" w:lineRule="auto"/>
              <w:ind w:firstLine="100"/>
              <w:jc w:val="left"/>
            </w:pPr>
            <w:r w:rsidRPr="00D134EA">
              <w:t>11.7 Strategy for Testing Series</w:t>
            </w:r>
          </w:p>
          <w:p w14:paraId="6DD0CA8D" w14:textId="7F51C916" w:rsidR="00C31CA1" w:rsidRDefault="00C31CA1" w:rsidP="00C31CA1">
            <w:pPr>
              <w:wordWrap/>
              <w:spacing w:line="276" w:lineRule="auto"/>
              <w:jc w:val="left"/>
            </w:pPr>
            <w:r>
              <w:t xml:space="preserve"> </w:t>
            </w:r>
            <w:r w:rsidRPr="00D134EA">
              <w:t>11.8 Power Series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DF784C5"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pPr>
          </w:p>
        </w:tc>
      </w:tr>
      <w:tr w:rsidR="00F6535D" w14:paraId="623888CD" w14:textId="77777777" w:rsidTr="00D03172">
        <w:trPr>
          <w:trHeight w:val="482"/>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97B886E" w14:textId="77777777" w:rsidR="00F6535D" w:rsidRDefault="005F7A65">
            <w:pPr>
              <w:wordWrap/>
              <w:spacing w:line="276" w:lineRule="auto"/>
              <w:jc w:val="center"/>
            </w:pPr>
            <w:r>
              <w:rPr>
                <w:b/>
                <w:w w:val="80"/>
                <w:sz w:val="16"/>
              </w:rPr>
              <w:t>Core Competencies</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32DE224" w14:textId="15E0A671"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pPr>
            <w:r>
              <w:rPr>
                <w:rFonts w:hint="eastAsia"/>
              </w:rPr>
              <w:t>A</w:t>
            </w:r>
            <w:r>
              <w:t>pplication ability, problem solving ability</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5249546C" w14:textId="77777777" w:rsidR="00F6535D" w:rsidRDefault="00F6535D"/>
        </w:tc>
      </w:tr>
      <w:tr w:rsidR="00F6535D" w14:paraId="6A759DED" w14:textId="77777777" w:rsidTr="004673DF">
        <w:trPr>
          <w:trHeight w:val="696"/>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2DE50AF2" w14:textId="77777777" w:rsidR="00F6535D" w:rsidRDefault="005F7A65">
            <w:pPr>
              <w:wordWrap/>
              <w:spacing w:line="276" w:lineRule="auto"/>
              <w:jc w:val="center"/>
            </w:pPr>
            <w:r>
              <w:rPr>
                <w:b/>
                <w:sz w:val="22"/>
              </w:rPr>
              <w:t>Week 13</w:t>
            </w:r>
          </w:p>
          <w:p w14:paraId="46E1C406" w14:textId="23B54933" w:rsidR="00F6535D" w:rsidRPr="00C31CA1" w:rsidRDefault="00C31CA1" w:rsidP="00C31CA1">
            <w:pPr>
              <w:wordWrap/>
              <w:jc w:val="center"/>
              <w:rPr>
                <w:rFonts w:eastAsiaTheme="minorEastAsia" w:cstheme="minorBidi"/>
                <w:color w:val="auto"/>
                <w:sz w:val="24"/>
                <w:szCs w:val="24"/>
              </w:rPr>
            </w:pPr>
            <w:r>
              <w:rPr>
                <w:sz w:val="16"/>
                <w:szCs w:val="16"/>
              </w:rPr>
              <w:t>5.</w:t>
            </w:r>
            <w:proofErr w:type="gramStart"/>
            <w:r>
              <w:rPr>
                <w:sz w:val="16"/>
                <w:szCs w:val="16"/>
              </w:rPr>
              <w:t>18.~</w:t>
            </w:r>
            <w:proofErr w:type="gramEnd"/>
            <w:r>
              <w:rPr>
                <w:sz w:val="16"/>
                <w:szCs w:val="16"/>
              </w:rPr>
              <w:t>5.24.</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B36FB32" w14:textId="77777777" w:rsidR="00F6535D" w:rsidRDefault="00D134EA" w:rsidP="00D134EA">
            <w:pPr>
              <w:wordWrap/>
              <w:spacing w:line="276" w:lineRule="auto"/>
              <w:ind w:firstLineChars="100" w:firstLine="200"/>
              <w:jc w:val="left"/>
            </w:pPr>
            <w:r w:rsidRPr="00D134EA">
              <w:t>11.9 Representations for Functions as Power Series</w:t>
            </w:r>
          </w:p>
          <w:p w14:paraId="5E29F969" w14:textId="2F1CE915" w:rsidR="00C31CA1" w:rsidRPr="00D134EA" w:rsidRDefault="00C31CA1" w:rsidP="00C31CA1">
            <w:pPr>
              <w:wordWrap/>
              <w:spacing w:line="276" w:lineRule="auto"/>
              <w:ind w:firstLine="100"/>
              <w:jc w:val="left"/>
            </w:pPr>
            <w:r>
              <w:t xml:space="preserve"> </w:t>
            </w:r>
            <w:r w:rsidRPr="00D134EA">
              <w:t>11.10 Taylor and Maclaurin Series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B522C2E" w14:textId="7109D51D" w:rsidR="00F6535D" w:rsidRDefault="00C31CA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pPr>
            <w:r>
              <w:t>Quiz 2</w:t>
            </w:r>
          </w:p>
        </w:tc>
      </w:tr>
      <w:tr w:rsidR="00F6535D" w14:paraId="549EF7DB" w14:textId="77777777" w:rsidTr="00D03172">
        <w:trPr>
          <w:trHeight w:val="482"/>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D38764C" w14:textId="77777777" w:rsidR="00F6535D" w:rsidRDefault="005F7A65">
            <w:pPr>
              <w:wordWrap/>
              <w:spacing w:line="276" w:lineRule="auto"/>
              <w:jc w:val="center"/>
            </w:pPr>
            <w:r>
              <w:rPr>
                <w:b/>
                <w:w w:val="80"/>
                <w:sz w:val="16"/>
              </w:rPr>
              <w:t>Core Competencies</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A1F1C59" w14:textId="2A07C202"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pPr>
            <w:r>
              <w:rPr>
                <w:rFonts w:hint="eastAsia"/>
              </w:rPr>
              <w:t>C</w:t>
            </w:r>
            <w:r>
              <w:t>reative thinking, integrative thinking</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568F5AE5" w14:textId="77777777" w:rsidR="00F6535D" w:rsidRDefault="00F6535D"/>
        </w:tc>
      </w:tr>
      <w:tr w:rsidR="00F6535D" w14:paraId="4F786FCF" w14:textId="77777777" w:rsidTr="004673DF">
        <w:trPr>
          <w:trHeight w:val="921"/>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1975F47" w14:textId="77777777" w:rsidR="00F6535D" w:rsidRDefault="005F7A65">
            <w:pPr>
              <w:wordWrap/>
              <w:spacing w:line="276" w:lineRule="auto"/>
              <w:jc w:val="center"/>
            </w:pPr>
            <w:r>
              <w:rPr>
                <w:b/>
                <w:sz w:val="22"/>
              </w:rPr>
              <w:t>Week 14</w:t>
            </w:r>
          </w:p>
          <w:p w14:paraId="572F1503" w14:textId="242CCD49" w:rsidR="00F6535D" w:rsidRPr="00C31CA1" w:rsidRDefault="00C31CA1" w:rsidP="00C31CA1">
            <w:pPr>
              <w:wordWrap/>
              <w:jc w:val="center"/>
              <w:rPr>
                <w:rFonts w:eastAsiaTheme="minorEastAsia" w:cstheme="minorBidi"/>
                <w:color w:val="auto"/>
                <w:sz w:val="24"/>
                <w:szCs w:val="24"/>
              </w:rPr>
            </w:pPr>
            <w:r>
              <w:rPr>
                <w:sz w:val="16"/>
                <w:szCs w:val="16"/>
              </w:rPr>
              <w:t>5.</w:t>
            </w:r>
            <w:proofErr w:type="gramStart"/>
            <w:r>
              <w:rPr>
                <w:sz w:val="16"/>
                <w:szCs w:val="16"/>
              </w:rPr>
              <w:t>25.~</w:t>
            </w:r>
            <w:proofErr w:type="gramEnd"/>
            <w:r>
              <w:rPr>
                <w:sz w:val="16"/>
                <w:szCs w:val="16"/>
              </w:rPr>
              <w:t>5.31.</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9B8101B" w14:textId="77777777" w:rsidR="00F6535D" w:rsidRDefault="00D134EA" w:rsidP="00D134EA">
            <w:pPr>
              <w:wordWrap/>
              <w:spacing w:line="276" w:lineRule="auto"/>
              <w:ind w:firstLine="100"/>
              <w:jc w:val="left"/>
            </w:pPr>
            <w:r w:rsidRPr="00D134EA">
              <w:t>11.11 Applications of Taylor Polynomials</w:t>
            </w:r>
          </w:p>
          <w:p w14:paraId="4445F56C" w14:textId="37FA4EB6" w:rsidR="00D134EA" w:rsidRDefault="00D134EA" w:rsidP="00D134EA">
            <w:pPr>
              <w:wordWrap/>
              <w:spacing w:line="276" w:lineRule="auto"/>
              <w:ind w:firstLine="100"/>
              <w:jc w:val="left"/>
            </w:pPr>
            <w:r w:rsidRPr="00D134EA">
              <w:t>13.1 Vector Functions and Space Curves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69F9618" w14:textId="6C431A48" w:rsidR="00C31CA1" w:rsidRDefault="00C31CA1" w:rsidP="00C31CA1">
            <w:pPr>
              <w:tabs>
                <w:tab w:val="left" w:pos="-26028"/>
                <w:tab w:val="left" w:pos="-25228"/>
                <w:tab w:val="left" w:pos="-24428"/>
                <w:tab w:val="left" w:pos="-23628"/>
                <w:tab w:val="left" w:pos="-22828"/>
                <w:tab w:val="left" w:pos="-22028"/>
                <w:tab w:val="left" w:pos="-21228"/>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8" w:right="91" w:hanging="23"/>
              <w:jc w:val="center"/>
              <w:rPr>
                <w:b/>
                <w:bCs/>
                <w:color w:val="FF0000"/>
                <w:sz w:val="22"/>
              </w:rPr>
            </w:pPr>
            <w:r>
              <w:rPr>
                <w:b/>
                <w:bCs/>
                <w:color w:val="FF0000"/>
                <w:sz w:val="22"/>
                <w:szCs w:val="22"/>
              </w:rPr>
              <w:t>5.25.(</w:t>
            </w:r>
            <w:r>
              <w:rPr>
                <w:b/>
                <w:bCs/>
                <w:color w:val="FF0000"/>
                <w:sz w:val="22"/>
              </w:rPr>
              <w:t>Mon</w:t>
            </w:r>
            <w:r>
              <w:rPr>
                <w:b/>
                <w:bCs/>
                <w:color w:val="FF0000"/>
                <w:sz w:val="22"/>
                <w:szCs w:val="22"/>
              </w:rPr>
              <w:t>)</w:t>
            </w:r>
          </w:p>
          <w:p w14:paraId="634DFDD1" w14:textId="77777777" w:rsidR="00C31CA1" w:rsidRPr="00FB7C82" w:rsidRDefault="00C31CA1" w:rsidP="00C31CA1">
            <w:pPr>
              <w:tabs>
                <w:tab w:val="left" w:pos="-26028"/>
                <w:tab w:val="left" w:pos="-25228"/>
                <w:tab w:val="left" w:pos="-24428"/>
                <w:tab w:val="left" w:pos="-23628"/>
                <w:tab w:val="left" w:pos="-22828"/>
                <w:tab w:val="left" w:pos="-22028"/>
                <w:tab w:val="left" w:pos="-21228"/>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8" w:right="91" w:hanging="23"/>
              <w:jc w:val="center"/>
              <w:rPr>
                <w:rFonts w:eastAsiaTheme="minorEastAsia" w:cstheme="minorBidi"/>
                <w:b/>
                <w:bCs/>
                <w:color w:val="FF0000"/>
                <w:sz w:val="22"/>
                <w:szCs w:val="22"/>
              </w:rPr>
            </w:pPr>
            <w:r>
              <w:rPr>
                <w:b/>
                <w:bCs/>
                <w:color w:val="FF0000"/>
                <w:sz w:val="22"/>
              </w:rPr>
              <w:t>Holiday</w:t>
            </w:r>
          </w:p>
          <w:p w14:paraId="4AE50833"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pPr>
          </w:p>
        </w:tc>
      </w:tr>
      <w:tr w:rsidR="00F6535D" w14:paraId="00B9B3F0" w14:textId="77777777" w:rsidTr="00D03172">
        <w:trPr>
          <w:trHeight w:val="482"/>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A662586" w14:textId="77777777" w:rsidR="00F6535D" w:rsidRDefault="005F7A65">
            <w:pPr>
              <w:wordWrap/>
              <w:spacing w:line="276" w:lineRule="auto"/>
              <w:jc w:val="center"/>
            </w:pPr>
            <w:r>
              <w:rPr>
                <w:b/>
                <w:w w:val="80"/>
                <w:sz w:val="16"/>
              </w:rPr>
              <w:t>Core Competencies</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BBA70E8" w14:textId="0AB51236"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rPr>
                <w:spacing w:val="-4"/>
              </w:rPr>
            </w:pPr>
            <w:r>
              <w:rPr>
                <w:rFonts w:hint="eastAsia"/>
              </w:rPr>
              <w:t>C</w:t>
            </w:r>
            <w:r>
              <w:t>reative thinking, integrative thinking</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5A8A24FC" w14:textId="77777777" w:rsidR="00F6535D" w:rsidRDefault="00F6535D"/>
        </w:tc>
      </w:tr>
      <w:tr w:rsidR="00F6535D" w14:paraId="7E0DC165" w14:textId="77777777" w:rsidTr="004673DF">
        <w:trPr>
          <w:trHeight w:val="651"/>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F38B03D" w14:textId="77777777" w:rsidR="00F6535D" w:rsidRDefault="005F7A65">
            <w:pPr>
              <w:wordWrap/>
              <w:spacing w:line="276" w:lineRule="auto"/>
              <w:jc w:val="center"/>
            </w:pPr>
            <w:r>
              <w:rPr>
                <w:b/>
                <w:sz w:val="22"/>
              </w:rPr>
              <w:t>Week 15</w:t>
            </w:r>
          </w:p>
          <w:p w14:paraId="6CCDFAE3" w14:textId="4EF96423" w:rsidR="00F6535D" w:rsidRPr="00C31CA1" w:rsidRDefault="00C31CA1" w:rsidP="00C31CA1">
            <w:pPr>
              <w:wordWrap/>
              <w:jc w:val="center"/>
              <w:rPr>
                <w:rFonts w:eastAsiaTheme="minorEastAsia" w:cstheme="minorBidi"/>
                <w:color w:val="auto"/>
                <w:sz w:val="24"/>
                <w:szCs w:val="24"/>
              </w:rPr>
            </w:pPr>
            <w:r>
              <w:rPr>
                <w:sz w:val="16"/>
                <w:szCs w:val="16"/>
              </w:rPr>
              <w:t>6.</w:t>
            </w:r>
            <w:proofErr w:type="gramStart"/>
            <w:r>
              <w:rPr>
                <w:sz w:val="16"/>
                <w:szCs w:val="16"/>
              </w:rPr>
              <w:t>1.~</w:t>
            </w:r>
            <w:proofErr w:type="gramEnd"/>
            <w:r>
              <w:rPr>
                <w:sz w:val="16"/>
                <w:szCs w:val="16"/>
              </w:rPr>
              <w:t>6.7.</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2D098D1" w14:textId="77777777" w:rsidR="00D134EA" w:rsidRPr="00D134EA" w:rsidRDefault="00D134EA" w:rsidP="00D134EA">
            <w:pPr>
              <w:wordWrap/>
              <w:spacing w:line="276" w:lineRule="auto"/>
              <w:ind w:firstLine="100"/>
              <w:jc w:val="left"/>
            </w:pPr>
            <w:r w:rsidRPr="00D134EA">
              <w:t>13.2 Derivatives and Integrals of Vector Functions</w:t>
            </w:r>
          </w:p>
          <w:p w14:paraId="06A2A79A" w14:textId="77777777" w:rsidR="00F6535D" w:rsidRDefault="00D134EA" w:rsidP="00D134EA">
            <w:pPr>
              <w:wordWrap/>
              <w:spacing w:line="276" w:lineRule="auto"/>
              <w:ind w:firstLine="100"/>
              <w:jc w:val="left"/>
            </w:pPr>
            <w:r w:rsidRPr="00D134EA">
              <w:t>13.3 Arc Length and Curvature</w:t>
            </w:r>
          </w:p>
          <w:p w14:paraId="351EBD0B" w14:textId="29046A8E" w:rsidR="00D134EA" w:rsidRDefault="00D134EA" w:rsidP="00D134EA">
            <w:pPr>
              <w:wordWrap/>
              <w:spacing w:line="276" w:lineRule="auto"/>
              <w:ind w:firstLine="100"/>
              <w:jc w:val="left"/>
            </w:pPr>
            <w:r w:rsidRPr="00D134EA">
              <w:rPr>
                <w:spacing w:val="-4"/>
              </w:rPr>
              <w:t>13.4 Motion in Space: Velocity and Acceleration</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04F68D6" w14:textId="45BB3652" w:rsidR="00C31CA1" w:rsidRDefault="00C31CA1" w:rsidP="00C31CA1">
            <w:pPr>
              <w:tabs>
                <w:tab w:val="left" w:pos="-26028"/>
                <w:tab w:val="left" w:pos="-25228"/>
                <w:tab w:val="left" w:pos="-24428"/>
                <w:tab w:val="left" w:pos="-23628"/>
                <w:tab w:val="left" w:pos="-22828"/>
                <w:tab w:val="left" w:pos="-22028"/>
                <w:tab w:val="left" w:pos="-21228"/>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8" w:right="91" w:hanging="23"/>
              <w:jc w:val="center"/>
              <w:rPr>
                <w:b/>
                <w:bCs/>
                <w:color w:val="FF0000"/>
                <w:sz w:val="22"/>
                <w:szCs w:val="22"/>
              </w:rPr>
            </w:pPr>
            <w:r>
              <w:rPr>
                <w:b/>
                <w:bCs/>
                <w:color w:val="FF0000"/>
                <w:sz w:val="22"/>
                <w:szCs w:val="22"/>
              </w:rPr>
              <w:t>6.3.(</w:t>
            </w:r>
            <w:r w:rsidR="00BE388B">
              <w:rPr>
                <w:b/>
                <w:bCs/>
                <w:color w:val="FF0000"/>
                <w:sz w:val="22"/>
                <w:szCs w:val="22"/>
              </w:rPr>
              <w:t>Wed</w:t>
            </w:r>
            <w:r>
              <w:rPr>
                <w:b/>
                <w:bCs/>
                <w:color w:val="FF0000"/>
                <w:sz w:val="22"/>
                <w:szCs w:val="22"/>
              </w:rPr>
              <w:t>)</w:t>
            </w:r>
          </w:p>
          <w:p w14:paraId="4759CD36" w14:textId="1CBF3807" w:rsidR="00C31CA1" w:rsidRPr="00C31CA1" w:rsidRDefault="00C31CA1" w:rsidP="00C31CA1">
            <w:pPr>
              <w:tabs>
                <w:tab w:val="left" w:pos="-26028"/>
                <w:tab w:val="left" w:pos="-25228"/>
                <w:tab w:val="left" w:pos="-24428"/>
                <w:tab w:val="left" w:pos="-23628"/>
                <w:tab w:val="left" w:pos="-22828"/>
                <w:tab w:val="left" w:pos="-22028"/>
                <w:tab w:val="left" w:pos="-21228"/>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8" w:right="91" w:hanging="23"/>
              <w:jc w:val="center"/>
              <w:rPr>
                <w:rFonts w:ascii="Dotum" w:eastAsia="Dotum" w:hAnsi="Dotum" w:cs="Batang"/>
                <w:b/>
                <w:bCs/>
                <w:color w:val="FF0000"/>
                <w:sz w:val="22"/>
                <w:szCs w:val="22"/>
              </w:rPr>
            </w:pPr>
            <w:r w:rsidRPr="00C31CA1">
              <w:rPr>
                <w:rFonts w:ascii="Dotum" w:eastAsia="Dotum" w:hAnsi="Dotum" w:cs="Batang"/>
                <w:b/>
                <w:bCs/>
                <w:color w:val="FF0000"/>
                <w:sz w:val="22"/>
                <w:szCs w:val="22"/>
              </w:rPr>
              <w:t>Election day</w:t>
            </w:r>
          </w:p>
          <w:p w14:paraId="77471C18"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pPr>
          </w:p>
        </w:tc>
      </w:tr>
      <w:tr w:rsidR="00F6535D" w14:paraId="7E0EC6C9" w14:textId="77777777" w:rsidTr="004673DF">
        <w:trPr>
          <w:trHeight w:val="219"/>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0C1497B" w14:textId="77777777" w:rsidR="00F6535D" w:rsidRDefault="005F7A65">
            <w:pPr>
              <w:wordWrap/>
              <w:spacing w:line="276" w:lineRule="auto"/>
              <w:jc w:val="center"/>
            </w:pPr>
            <w:r>
              <w:rPr>
                <w:b/>
                <w:w w:val="80"/>
                <w:sz w:val="16"/>
              </w:rPr>
              <w:t>Core Competencies</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22CF562" w14:textId="111E1DDF" w:rsidR="00F6535D" w:rsidRDefault="00D134EA">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rPr>
                <w:spacing w:val="-4"/>
              </w:rPr>
            </w:pPr>
            <w:r>
              <w:rPr>
                <w:rFonts w:hint="eastAsia"/>
                <w:spacing w:val="-4"/>
              </w:rPr>
              <w:t>A</w:t>
            </w:r>
            <w:r>
              <w:rPr>
                <w:spacing w:val="-4"/>
              </w:rPr>
              <w:t xml:space="preserve">pplication ability, </w:t>
            </w:r>
            <w:r w:rsidR="00D03172">
              <w:rPr>
                <w:spacing w:val="-4"/>
              </w:rPr>
              <w:t>a</w:t>
            </w:r>
            <w:r>
              <w:rPr>
                <w:spacing w:val="-4"/>
              </w:rPr>
              <w:t>nalytical reasoning</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51CE9AA0" w14:textId="77777777" w:rsidR="00F6535D" w:rsidRDefault="00F6535D"/>
        </w:tc>
      </w:tr>
      <w:tr w:rsidR="00F6535D" w14:paraId="4EFDCED8" w14:textId="77777777" w:rsidTr="004673DF">
        <w:trPr>
          <w:trHeight w:val="579"/>
        </w:trPr>
        <w:tc>
          <w:tcPr>
            <w:tcW w:w="1687"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7ED04FC" w14:textId="77777777" w:rsidR="00F6535D" w:rsidRDefault="005F7A65">
            <w:pPr>
              <w:wordWrap/>
              <w:spacing w:line="276" w:lineRule="auto"/>
              <w:jc w:val="center"/>
            </w:pPr>
            <w:r>
              <w:rPr>
                <w:b/>
                <w:sz w:val="22"/>
              </w:rPr>
              <w:t>Week 16</w:t>
            </w:r>
          </w:p>
          <w:p w14:paraId="7AE4E3AD" w14:textId="1BEC2F04" w:rsidR="00F6535D" w:rsidRPr="00C31CA1" w:rsidRDefault="00C31CA1" w:rsidP="00C31CA1">
            <w:pPr>
              <w:wordWrap/>
              <w:jc w:val="center"/>
              <w:rPr>
                <w:rFonts w:eastAsiaTheme="minorEastAsia" w:cstheme="minorBidi"/>
                <w:color w:val="auto"/>
                <w:sz w:val="24"/>
                <w:szCs w:val="24"/>
              </w:rPr>
            </w:pPr>
            <w:r>
              <w:rPr>
                <w:sz w:val="16"/>
                <w:szCs w:val="16"/>
              </w:rPr>
              <w:t>6.</w:t>
            </w:r>
            <w:proofErr w:type="gramStart"/>
            <w:r>
              <w:rPr>
                <w:sz w:val="16"/>
                <w:szCs w:val="16"/>
              </w:rPr>
              <w:t>8.~</w:t>
            </w:r>
            <w:proofErr w:type="gramEnd"/>
            <w:r>
              <w:rPr>
                <w:sz w:val="16"/>
                <w:szCs w:val="16"/>
              </w:rPr>
              <w:t>6.14.</w:t>
            </w:r>
          </w:p>
        </w:tc>
        <w:tc>
          <w:tcPr>
            <w:tcW w:w="605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9FF6387" w14:textId="2978987D" w:rsidR="00F6535D" w:rsidRPr="00D134EA" w:rsidRDefault="00D134EA" w:rsidP="00D134E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276" w:lineRule="auto"/>
              <w:ind w:left="262" w:hanging="62"/>
              <w:rPr>
                <w:spacing w:val="-4"/>
              </w:rPr>
            </w:pPr>
            <w:r w:rsidRPr="00D134EA">
              <w:rPr>
                <w:spacing w:val="-4"/>
              </w:rPr>
              <w:t>Review</w:t>
            </w:r>
          </w:p>
        </w:tc>
        <w:tc>
          <w:tcPr>
            <w:tcW w:w="2735" w:type="dxa"/>
            <w:gridSpan w:val="2"/>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1599F94D" w14:textId="77777777" w:rsidR="00F6535D" w:rsidRDefault="005F7A65">
            <w:pPr>
              <w:pStyle w:val="a0"/>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center"/>
            </w:pPr>
            <w:r>
              <w:rPr>
                <w:rFonts w:ascii="Malgun Gothic"/>
                <w:shd w:val="clear" w:color="000000" w:fill="auto"/>
              </w:rPr>
              <w:t>Make-up class week</w:t>
            </w:r>
          </w:p>
        </w:tc>
      </w:tr>
      <w:tr w:rsidR="00F6535D" w14:paraId="79D5AB28" w14:textId="77777777" w:rsidTr="004673DF">
        <w:trPr>
          <w:trHeight w:val="462"/>
        </w:trPr>
        <w:tc>
          <w:tcPr>
            <w:tcW w:w="1687" w:type="dxa"/>
            <w:tcBorders>
              <w:top w:val="single" w:sz="2" w:space="0" w:color="000000"/>
              <w:left w:val="single" w:sz="11" w:space="0" w:color="000000"/>
              <w:bottom w:val="single" w:sz="2" w:space="0" w:color="000000"/>
              <w:right w:val="single" w:sz="2" w:space="0" w:color="000000"/>
            </w:tcBorders>
            <w:shd w:val="clear" w:color="auto" w:fill="F2F2F2"/>
            <w:tcMar>
              <w:top w:w="28" w:type="dxa"/>
              <w:left w:w="28" w:type="dxa"/>
              <w:bottom w:w="28" w:type="dxa"/>
              <w:right w:w="28" w:type="dxa"/>
            </w:tcMar>
            <w:vAlign w:val="center"/>
          </w:tcPr>
          <w:p w14:paraId="79F5266E" w14:textId="555EBEE3" w:rsidR="00F6535D" w:rsidRDefault="005F7A65">
            <w:pPr>
              <w:wordWrap/>
              <w:spacing w:line="276" w:lineRule="auto"/>
              <w:jc w:val="center"/>
            </w:pPr>
            <w:r>
              <w:rPr>
                <w:b/>
                <w:sz w:val="22"/>
              </w:rPr>
              <w:t>Week 17</w:t>
            </w:r>
          </w:p>
          <w:p w14:paraId="4CD054BA" w14:textId="4C3FBD0B" w:rsidR="00F6535D" w:rsidRPr="00C31CA1" w:rsidRDefault="00C31CA1" w:rsidP="00C31CA1">
            <w:pPr>
              <w:wordWrap/>
              <w:jc w:val="center"/>
              <w:rPr>
                <w:rFonts w:eastAsiaTheme="minorEastAsia" w:cstheme="minorBidi"/>
                <w:color w:val="auto"/>
                <w:sz w:val="24"/>
                <w:szCs w:val="24"/>
              </w:rPr>
            </w:pPr>
            <w:r>
              <w:rPr>
                <w:sz w:val="16"/>
                <w:szCs w:val="16"/>
              </w:rPr>
              <w:t>6.</w:t>
            </w:r>
            <w:proofErr w:type="gramStart"/>
            <w:r>
              <w:rPr>
                <w:sz w:val="16"/>
                <w:szCs w:val="16"/>
              </w:rPr>
              <w:t>15.~</w:t>
            </w:r>
            <w:proofErr w:type="gramEnd"/>
            <w:r>
              <w:rPr>
                <w:sz w:val="16"/>
                <w:szCs w:val="16"/>
              </w:rPr>
              <w:t>6.19.</w:t>
            </w:r>
          </w:p>
        </w:tc>
        <w:tc>
          <w:tcPr>
            <w:tcW w:w="6055"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28" w:type="dxa"/>
              <w:bottom w:w="28" w:type="dxa"/>
              <w:right w:w="28" w:type="dxa"/>
            </w:tcMar>
            <w:vAlign w:val="center"/>
          </w:tcPr>
          <w:p w14:paraId="6F4F4CB1" w14:textId="5EAF0EF3" w:rsidR="00F6535D" w:rsidRPr="00C31CA1" w:rsidRDefault="005F7A65" w:rsidP="00C31CA1">
            <w:pPr>
              <w:wordWrap/>
              <w:spacing w:line="312" w:lineRule="auto"/>
              <w:ind w:firstLine="100"/>
              <w:jc w:val="center"/>
              <w:rPr>
                <w:rFonts w:eastAsiaTheme="minorEastAsia" w:cstheme="minorBidi"/>
                <w:color w:val="auto"/>
                <w:sz w:val="24"/>
                <w:szCs w:val="24"/>
              </w:rPr>
            </w:pPr>
            <w:r>
              <w:t xml:space="preserve">Final Exams </w:t>
            </w:r>
            <w:r w:rsidR="00C31CA1">
              <w:rPr>
                <w:b/>
                <w:bCs/>
                <w:sz w:val="22"/>
                <w:szCs w:val="22"/>
              </w:rPr>
              <w:t>(6.18~6.19.)</w:t>
            </w:r>
          </w:p>
        </w:tc>
        <w:tc>
          <w:tcPr>
            <w:tcW w:w="2735" w:type="dxa"/>
            <w:gridSpan w:val="2"/>
            <w:tcBorders>
              <w:top w:val="single" w:sz="2" w:space="0" w:color="000000"/>
              <w:left w:val="single" w:sz="2" w:space="0" w:color="000000"/>
              <w:bottom w:val="single" w:sz="2" w:space="0" w:color="000000"/>
              <w:right w:val="single" w:sz="11" w:space="0" w:color="000000"/>
            </w:tcBorders>
            <w:shd w:val="clear" w:color="auto" w:fill="F2F2F2"/>
            <w:tcMar>
              <w:top w:w="28" w:type="dxa"/>
              <w:left w:w="28" w:type="dxa"/>
              <w:bottom w:w="28" w:type="dxa"/>
              <w:right w:w="28" w:type="dxa"/>
            </w:tcMar>
            <w:vAlign w:val="center"/>
          </w:tcPr>
          <w:p w14:paraId="503E1C6F" w14:textId="77777777" w:rsidR="00F6535D" w:rsidRDefault="00F6535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left"/>
            </w:pPr>
          </w:p>
        </w:tc>
      </w:tr>
    </w:tbl>
    <w:p w14:paraId="15141FC2" w14:textId="77777777" w:rsidR="00F6535D" w:rsidRDefault="00F6535D">
      <w:pPr>
        <w:wordWrap/>
        <w:spacing w:line="276" w:lineRule="auto"/>
        <w:jc w:val="left"/>
        <w:rPr>
          <w:rFonts w:eastAsiaTheme="minorHAnsi" w:cs="함초롬바탕"/>
          <w:b/>
          <w:bCs/>
          <w:color w:val="0000FF"/>
          <w:sz w:val="22"/>
        </w:rPr>
      </w:pPr>
    </w:p>
    <w:p w14:paraId="401323A1" w14:textId="3333D191" w:rsidR="00D03172" w:rsidRDefault="005F7A65">
      <w:pPr>
        <w:wordWrap/>
        <w:spacing w:line="276" w:lineRule="auto"/>
        <w:jc w:val="left"/>
        <w:rPr>
          <w:rFonts w:eastAsiaTheme="minorHAnsi" w:cs="함초롬바탕"/>
          <w:b/>
          <w:bCs/>
          <w:color w:val="0000FF"/>
          <w:sz w:val="22"/>
        </w:rPr>
      </w:pPr>
      <w:r>
        <w:rPr>
          <w:rFonts w:eastAsiaTheme="minorHAnsi" w:cs="함초롬바탕"/>
          <w:b/>
          <w:bCs/>
          <w:color w:val="0000FF"/>
          <w:sz w:val="22"/>
        </w:rPr>
        <w:t>※ The above plans may change according to the academic schedule.</w:t>
      </w:r>
    </w:p>
    <w:p w14:paraId="394A9C46" w14:textId="1AB3DB11" w:rsidR="00F6535D" w:rsidRPr="00D03172" w:rsidRDefault="00D03172" w:rsidP="002135BC">
      <w:pPr>
        <w:pStyle w:val="Heading1"/>
      </w:pPr>
      <w:r w:rsidRPr="00D03172">
        <w:rPr>
          <w:rFonts w:hint="eastAsia"/>
        </w:rPr>
        <w:lastRenderedPageBreak/>
        <w:t>8</w:t>
      </w:r>
      <w:r w:rsidRPr="00D03172">
        <w:t>. Core Problem List</w:t>
      </w:r>
    </w:p>
    <w:tbl>
      <w:tblPr>
        <w:tblW w:w="0" w:type="auto"/>
        <w:jc w:val="center"/>
        <w:tblCellMar>
          <w:top w:w="15" w:type="dxa"/>
          <w:left w:w="15" w:type="dxa"/>
          <w:bottom w:w="15" w:type="dxa"/>
          <w:right w:w="15" w:type="dxa"/>
        </w:tblCellMar>
        <w:tblLook w:val="04A0" w:firstRow="1" w:lastRow="0" w:firstColumn="1" w:lastColumn="0" w:noHBand="0" w:noVBand="1"/>
      </w:tblPr>
      <w:tblGrid>
        <w:gridCol w:w="1346"/>
        <w:gridCol w:w="7722"/>
      </w:tblGrid>
      <w:tr w:rsidR="00D03172" w:rsidRPr="00D03172" w14:paraId="5F1BB756" w14:textId="77777777" w:rsidTr="00BE388B">
        <w:trPr>
          <w:trHeight w:val="280"/>
          <w:jc w:val="center"/>
        </w:trPr>
        <w:tc>
          <w:tcPr>
            <w:tcW w:w="1346" w:type="dxa"/>
            <w:tcBorders>
              <w:top w:val="single" w:sz="12" w:space="0" w:color="000000"/>
              <w:left w:val="single" w:sz="12" w:space="0" w:color="000000"/>
              <w:bottom w:val="single" w:sz="12" w:space="0" w:color="000000"/>
              <w:right w:val="single" w:sz="4" w:space="0" w:color="000000"/>
            </w:tcBorders>
            <w:shd w:val="clear" w:color="auto" w:fill="D6D6D6"/>
            <w:tcMar>
              <w:top w:w="0" w:type="dxa"/>
              <w:left w:w="108" w:type="dxa"/>
              <w:bottom w:w="0" w:type="dxa"/>
              <w:right w:w="108" w:type="dxa"/>
            </w:tcMar>
            <w:vAlign w:val="center"/>
            <w:hideMark/>
          </w:tcPr>
          <w:p w14:paraId="34FBC87E" w14:textId="77777777" w:rsidR="00D03172" w:rsidRPr="00157C3A" w:rsidRDefault="00D03172" w:rsidP="00D03172">
            <w:pPr>
              <w:wordWrap/>
              <w:snapToGrid w:val="0"/>
              <w:jc w:val="center"/>
              <w:rPr>
                <w:rFonts w:ascii="Batang" w:eastAsia="Batang" w:hAnsi="Batang" w:cs="Gulim"/>
              </w:rPr>
            </w:pPr>
            <w:r w:rsidRPr="00157C3A">
              <w:rPr>
                <w:rFonts w:ascii="Batang" w:eastAsia="Batang" w:hAnsi="Batang" w:cs="Gulim"/>
              </w:rPr>
              <w:t>Chapter</w:t>
            </w:r>
          </w:p>
        </w:tc>
        <w:tc>
          <w:tcPr>
            <w:tcW w:w="7722" w:type="dxa"/>
            <w:tcBorders>
              <w:top w:val="single" w:sz="12" w:space="0" w:color="000000"/>
              <w:left w:val="single" w:sz="4" w:space="0" w:color="000000"/>
              <w:bottom w:val="single" w:sz="12" w:space="0" w:color="000000"/>
              <w:right w:val="single" w:sz="12" w:space="0" w:color="000000"/>
            </w:tcBorders>
            <w:shd w:val="clear" w:color="auto" w:fill="D6D6D6"/>
            <w:tcMar>
              <w:top w:w="0" w:type="dxa"/>
              <w:left w:w="108" w:type="dxa"/>
              <w:bottom w:w="0" w:type="dxa"/>
              <w:right w:w="108" w:type="dxa"/>
            </w:tcMar>
            <w:vAlign w:val="center"/>
            <w:hideMark/>
          </w:tcPr>
          <w:p w14:paraId="3A475F31" w14:textId="77777777" w:rsidR="00D03172" w:rsidRPr="00157C3A" w:rsidRDefault="00D03172" w:rsidP="00D03172">
            <w:pPr>
              <w:wordWrap/>
              <w:snapToGrid w:val="0"/>
              <w:jc w:val="center"/>
              <w:rPr>
                <w:rFonts w:ascii="Batang" w:eastAsia="Batang" w:hAnsi="Batang" w:cs="Gulim"/>
              </w:rPr>
            </w:pPr>
            <w:r w:rsidRPr="00157C3A">
              <w:rPr>
                <w:rFonts w:ascii="Batang" w:eastAsia="Batang" w:hAnsi="Batang" w:cs="Gulim"/>
              </w:rPr>
              <w:t>Problem Number</w:t>
            </w:r>
          </w:p>
        </w:tc>
      </w:tr>
      <w:tr w:rsidR="00D03172" w:rsidRPr="00D03172" w14:paraId="60BF2A1A" w14:textId="77777777" w:rsidTr="00BE388B">
        <w:trPr>
          <w:trHeight w:val="296"/>
          <w:jc w:val="center"/>
        </w:trPr>
        <w:tc>
          <w:tcPr>
            <w:tcW w:w="1346" w:type="dxa"/>
            <w:tcBorders>
              <w:top w:val="single" w:sz="1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45554498"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8.1</w:t>
            </w:r>
          </w:p>
        </w:tc>
        <w:tc>
          <w:tcPr>
            <w:tcW w:w="7722" w:type="dxa"/>
            <w:tcBorders>
              <w:top w:val="single" w:sz="1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733559B3"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9, 13, 17, 39, 53</w:t>
            </w:r>
          </w:p>
        </w:tc>
      </w:tr>
      <w:tr w:rsidR="00D03172" w:rsidRPr="00D03172" w14:paraId="506BF1D2"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20BF0DE0"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8.2</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5C840977"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10, 19, 20, 33, 37, 39, 46</w:t>
            </w:r>
          </w:p>
        </w:tc>
      </w:tr>
      <w:tr w:rsidR="00D03172" w:rsidRPr="00D03172" w14:paraId="5EDBA9DE"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5828EC17"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P613</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34F6104A"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Discovery project 1, 2, 3, 4, 5</w:t>
            </w:r>
          </w:p>
        </w:tc>
      </w:tr>
      <w:tr w:rsidR="00D03172" w:rsidRPr="00D03172" w14:paraId="7597F95E"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2C109253"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8.3</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12CA4A7B"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(Example 1, 2) 26, 31, 44, 47, 48, 50</w:t>
            </w:r>
          </w:p>
        </w:tc>
      </w:tr>
      <w:tr w:rsidR="00D03172" w:rsidRPr="00D03172" w14:paraId="6448FAF1"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62467D30"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8.5</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453D85F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17, 18, 20</w:t>
            </w:r>
          </w:p>
        </w:tc>
      </w:tr>
      <w:tr w:rsidR="00D03172" w:rsidRPr="00D03172" w14:paraId="51EF58BF"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5ECFE1D1"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P638~639</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6816E8D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4, 9, 12, 14, 21, 23</w:t>
            </w:r>
          </w:p>
        </w:tc>
      </w:tr>
      <w:tr w:rsidR="00D03172" w:rsidRPr="00D03172" w14:paraId="33D00A15"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662C6CA7"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P640~641</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515137A1"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1, 2, 4, 5, 9, 10</w:t>
            </w:r>
          </w:p>
        </w:tc>
      </w:tr>
      <w:tr w:rsidR="00D03172" w:rsidRPr="00D03172" w14:paraId="06B56E69"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4F1FA55D"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9.1</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0C17C38B"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13, 15, 19, 21, 23, 29</w:t>
            </w:r>
          </w:p>
        </w:tc>
      </w:tr>
      <w:tr w:rsidR="00D03172" w:rsidRPr="00D03172" w14:paraId="448E284F"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79596D7C"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9.2</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76CA28DA"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2, 11, 18, 22, 28</w:t>
            </w:r>
          </w:p>
        </w:tc>
      </w:tr>
      <w:tr w:rsidR="00D03172" w:rsidRPr="00D03172" w14:paraId="7055F879"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1CAD34F2"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9.3</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3BD4DE03"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7, 19, 24, 35, 41, 43, 57</w:t>
            </w:r>
          </w:p>
        </w:tc>
      </w:tr>
      <w:tr w:rsidR="00D03172" w:rsidRPr="00D03172" w14:paraId="03DE1942"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2D2A1C90"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9.4</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43969BA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5, 7, 9, 11, 13, 19, 25</w:t>
            </w:r>
          </w:p>
        </w:tc>
      </w:tr>
      <w:tr w:rsidR="00D03172" w:rsidRPr="00D03172" w14:paraId="6B3EACEA"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7A7BA64E"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9.5</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74A7FA6A"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8, 10, 11, 19, 23, 27, 28, 38</w:t>
            </w:r>
          </w:p>
        </w:tc>
      </w:tr>
      <w:tr w:rsidR="00D03172" w:rsidRPr="00D03172" w14:paraId="7CDFA7D3"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5E7C8950"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P694</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6AACA91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Concept Check 5, 6, 7, True-False Quiz 2, 7, 9</w:t>
            </w:r>
          </w:p>
        </w:tc>
      </w:tr>
      <w:tr w:rsidR="00D03172" w:rsidRPr="00D03172" w14:paraId="50F0781A"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2B364D01"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P695~P696</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5D34E2DF"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4, 6, 10, 13, 18, 20</w:t>
            </w:r>
          </w:p>
        </w:tc>
      </w:tr>
      <w:tr w:rsidR="00D03172" w:rsidRPr="00D03172" w14:paraId="721CFA30"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343C5749"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P697~698</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09ED5D32"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 xml:space="preserve">3, 4, 9, 13 </w:t>
            </w:r>
          </w:p>
        </w:tc>
      </w:tr>
      <w:tr w:rsidR="00D03172" w:rsidRPr="00D03172" w14:paraId="65F05F96"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5CB6F80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10.1</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7255F04B"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14, 19, 20, 21, 27, 28, 30, 34, 51, 52, 56, Lab. project 1</w:t>
            </w:r>
          </w:p>
        </w:tc>
      </w:tr>
      <w:tr w:rsidR="00D03172" w:rsidRPr="00D03172" w14:paraId="3D91151E"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518FDE8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10.2</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17589D23"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Times New Roman"/>
              </w:rPr>
              <w:t>9, 12, 20, 23, 35, 42, 49, 56, 72, 77, 79, 80, 81, 84</w:t>
            </w:r>
          </w:p>
        </w:tc>
      </w:tr>
      <w:tr w:rsidR="00D03172" w:rsidRPr="00D03172" w14:paraId="18C7D1B8"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01E3EBBB"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10.3</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1FD71185"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3, 39, 43, 46, 47, 48,</w:t>
            </w:r>
          </w:p>
        </w:tc>
      </w:tr>
      <w:tr w:rsidR="00D03172" w:rsidRPr="00D03172" w14:paraId="200511E9"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44C54561"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10.4</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5F03634B"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Times New Roman"/>
              </w:rPr>
              <w:t>4, 8, 13, 21, 22, 27, 29, 31, 32, 35, 36, 39, 40, 42, 43, 44, 54, 67, 70, 75, 76</w:t>
            </w:r>
          </w:p>
        </w:tc>
      </w:tr>
      <w:tr w:rsidR="00D03172" w:rsidRPr="00D03172" w14:paraId="359DAC5F"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7D8CCD11"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10.5</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1DA3F293"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58, 59, 63, 65, 66</w:t>
            </w:r>
          </w:p>
        </w:tc>
      </w:tr>
      <w:tr w:rsidR="00D03172" w:rsidRPr="00D03172" w14:paraId="46539059"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7CEA9079"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10.6</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4DB57B9A"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17, 21, 22, 27, 30,</w:t>
            </w:r>
          </w:p>
        </w:tc>
      </w:tr>
      <w:tr w:rsidR="00D03172" w:rsidRPr="00D03172" w14:paraId="0A7B51DF"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0ED5722A"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P760</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2D8961D7"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Times New Roman"/>
              </w:rPr>
              <w:t>1, 2, 4, 5, 6</w:t>
            </w:r>
          </w:p>
        </w:tc>
      </w:tr>
      <w:tr w:rsidR="00D03172" w:rsidRPr="00D03172" w14:paraId="4A590E3C"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3800868B"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11.1</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0736549F"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74, 76, 85, 89, 90, 95, 97, 98</w:t>
            </w:r>
          </w:p>
        </w:tc>
      </w:tr>
      <w:tr w:rsidR="00D03172" w:rsidRPr="00D03172" w14:paraId="7DE5A3E6"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5583EFA8"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11.2</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418DF465"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61, 66, 70, 72, 77, 83, 84, 85, 86, 87, 88, 89, 90, 93, 95, 96</w:t>
            </w:r>
          </w:p>
        </w:tc>
      </w:tr>
      <w:tr w:rsidR="00D03172" w:rsidRPr="00D03172" w14:paraId="75989753"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6DCDAD42"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11.3</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067C9CD0"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32, 34, 46, 47</w:t>
            </w:r>
          </w:p>
        </w:tc>
      </w:tr>
      <w:tr w:rsidR="00D03172" w:rsidRPr="00D03172" w14:paraId="7CEEE3DD"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79F23B18"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11.4</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5CD1EFF1"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32, 33, 34, 37, 40, 45, 46, 47, 48, 49, 50, 51</w:t>
            </w:r>
          </w:p>
        </w:tc>
      </w:tr>
      <w:tr w:rsidR="00D03172" w:rsidRPr="00D03172" w14:paraId="36C19450"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73A88407"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11.5</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22DDEC5E"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29, 40, 46, 48, 49, 50</w:t>
            </w:r>
          </w:p>
        </w:tc>
      </w:tr>
      <w:tr w:rsidR="00D03172" w:rsidRPr="00D03172" w14:paraId="41A73F78"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3B638373"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11.6</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73B6AA11"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17, 24, 25, 35, 40, 41, 45, 46</w:t>
            </w:r>
          </w:p>
        </w:tc>
      </w:tr>
      <w:tr w:rsidR="00D03172" w:rsidRPr="00D03172" w14:paraId="694E3324"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483AAAA5"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11.7</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0DB163CC"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2, 4, 6, ..., 48 (problems numbered even)</w:t>
            </w:r>
          </w:p>
        </w:tc>
      </w:tr>
      <w:tr w:rsidR="00D03172" w:rsidRPr="00D03172" w14:paraId="5C1C210E"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780CE875"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11.8</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223EBE6D"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17, 19, 34, 35, 36, 37, 38, 39, 40, 41, 43, 45</w:t>
            </w:r>
          </w:p>
        </w:tc>
      </w:tr>
      <w:tr w:rsidR="00D03172" w:rsidRPr="00D03172" w14:paraId="76B48FA2"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3E2CFE89"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11.9</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5F2DAF8D"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1, 2, 14, 15, 38, 40, 41, 42, 46, 47, 50</w:t>
            </w:r>
          </w:p>
        </w:tc>
      </w:tr>
      <w:tr w:rsidR="00D03172" w:rsidRPr="00D03172" w14:paraId="5325F60A"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07F72AC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11.10</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30309737"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2, 3, 4, 5, 11, 14, 16, 23, 30, 48, 61, 62, 79, 81, 83, 84, 96, 97, 98</w:t>
            </w:r>
          </w:p>
        </w:tc>
      </w:tr>
      <w:tr w:rsidR="00D03172" w:rsidRPr="00D03172" w14:paraId="2486826C"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725CCE6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11.11</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6D67070D"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5, 15, 19, 30, 39</w:t>
            </w:r>
          </w:p>
        </w:tc>
      </w:tr>
      <w:tr w:rsidR="00D03172" w:rsidRPr="00D03172" w14:paraId="39AF0F49"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57463715"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P859-860</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3BBC1644"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5, 15, 9, 30, 39</w:t>
            </w:r>
          </w:p>
        </w:tc>
      </w:tr>
      <w:tr w:rsidR="00D03172" w:rsidRPr="00D03172" w14:paraId="6CAA3090"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0BEA4288"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P861</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35071B2C"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59, 60(a), 62</w:t>
            </w:r>
          </w:p>
        </w:tc>
      </w:tr>
      <w:tr w:rsidR="00D03172" w:rsidRPr="00D03172" w14:paraId="7E613B97"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0" w:type="dxa"/>
              <w:left w:w="108" w:type="dxa"/>
              <w:bottom w:w="0" w:type="dxa"/>
              <w:right w:w="108" w:type="dxa"/>
            </w:tcMar>
            <w:vAlign w:val="center"/>
            <w:hideMark/>
          </w:tcPr>
          <w:p w14:paraId="5815EC63"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P863-866</w:t>
            </w:r>
          </w:p>
        </w:tc>
        <w:tc>
          <w:tcPr>
            <w:tcW w:w="7722" w:type="dxa"/>
            <w:tcBorders>
              <w:top w:val="single" w:sz="2" w:space="0" w:color="000000"/>
              <w:left w:val="single" w:sz="2" w:space="0" w:color="000000"/>
              <w:bottom w:val="single" w:sz="2" w:space="0" w:color="000000"/>
              <w:right w:val="single" w:sz="12" w:space="0" w:color="000000"/>
            </w:tcBorders>
            <w:tcMar>
              <w:top w:w="0" w:type="dxa"/>
              <w:left w:w="108" w:type="dxa"/>
              <w:bottom w:w="0" w:type="dxa"/>
              <w:right w:w="108" w:type="dxa"/>
            </w:tcMar>
            <w:vAlign w:val="center"/>
            <w:hideMark/>
          </w:tcPr>
          <w:p w14:paraId="5C1A7757"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1, 2, 4, 5, 7, 8, 11, 12, 14, 15, 16, 20, 22, 23</w:t>
            </w:r>
          </w:p>
        </w:tc>
      </w:tr>
      <w:tr w:rsidR="00D03172" w:rsidRPr="00D03172" w14:paraId="20CAA2A7"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7337FAC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13.1</w:t>
            </w:r>
          </w:p>
        </w:tc>
        <w:tc>
          <w:tcPr>
            <w:tcW w:w="7722"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459C85ED"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 xml:space="preserve">1, 4, 9, 13, 15, 21~26. 35, 36, 51, 55, 58, 61(c) </w:t>
            </w:r>
          </w:p>
        </w:tc>
      </w:tr>
      <w:tr w:rsidR="00D03172" w:rsidRPr="00D03172" w14:paraId="25BAC509"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18CE9412"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13.2</w:t>
            </w:r>
          </w:p>
        </w:tc>
        <w:tc>
          <w:tcPr>
            <w:tcW w:w="7722"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4813413E"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1, 3, 8, 18, 23, 26, 41, 43, 51, 55</w:t>
            </w:r>
          </w:p>
        </w:tc>
      </w:tr>
      <w:tr w:rsidR="00D03172" w:rsidRPr="00D03172" w14:paraId="5726045A"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0925B820"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13.3</w:t>
            </w:r>
          </w:p>
        </w:tc>
        <w:tc>
          <w:tcPr>
            <w:tcW w:w="7722"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7154C8A"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4, 6, 14, 16, 18, 19, 26, 34, 46, 54, 64, 73</w:t>
            </w:r>
          </w:p>
        </w:tc>
      </w:tr>
      <w:tr w:rsidR="00D03172" w:rsidRPr="00D03172" w14:paraId="387541E6"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6881CFB4"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13.4</w:t>
            </w:r>
          </w:p>
        </w:tc>
        <w:tc>
          <w:tcPr>
            <w:tcW w:w="7722"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570A1284"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1, 9, 17, 21, 25, 29, 30, 33, 39, 45</w:t>
            </w:r>
          </w:p>
        </w:tc>
      </w:tr>
      <w:tr w:rsidR="00D03172" w:rsidRPr="00D03172" w14:paraId="63EF1A61"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056DD645"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P965</w:t>
            </w:r>
          </w:p>
        </w:tc>
        <w:tc>
          <w:tcPr>
            <w:tcW w:w="7722"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61C1D401"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True-False 6, 8, 9, 13</w:t>
            </w:r>
          </w:p>
        </w:tc>
      </w:tr>
      <w:tr w:rsidR="00D03172" w:rsidRPr="00D03172" w14:paraId="3C39ACA3" w14:textId="77777777" w:rsidTr="00BE388B">
        <w:trPr>
          <w:trHeight w:val="296"/>
          <w:jc w:val="center"/>
        </w:trPr>
        <w:tc>
          <w:tcPr>
            <w:tcW w:w="1346"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66D3EA48"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P966~967</w:t>
            </w:r>
          </w:p>
        </w:tc>
        <w:tc>
          <w:tcPr>
            <w:tcW w:w="7722"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6ACFAD56"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9, 11, 19, 23, 24</w:t>
            </w:r>
          </w:p>
        </w:tc>
      </w:tr>
      <w:tr w:rsidR="00D03172" w:rsidRPr="00D03172" w14:paraId="1096DF0C" w14:textId="77777777" w:rsidTr="00BE388B">
        <w:trPr>
          <w:trHeight w:val="40"/>
          <w:jc w:val="center"/>
        </w:trPr>
        <w:tc>
          <w:tcPr>
            <w:tcW w:w="1346" w:type="dxa"/>
            <w:tcBorders>
              <w:top w:val="single" w:sz="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0BA0AE61"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P968~970</w:t>
            </w:r>
          </w:p>
        </w:tc>
        <w:tc>
          <w:tcPr>
            <w:tcW w:w="7722" w:type="dxa"/>
            <w:tcBorders>
              <w:top w:val="single" w:sz="2" w:space="0" w:color="000000"/>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2E4E6574" w14:textId="77777777" w:rsidR="00D03172" w:rsidRPr="00157C3A" w:rsidRDefault="00D03172" w:rsidP="00D03172">
            <w:pPr>
              <w:wordWrap/>
              <w:snapToGrid w:val="0"/>
              <w:spacing w:line="18" w:lineRule="atLeast"/>
              <w:rPr>
                <w:rFonts w:ascii="Batang" w:eastAsia="Batang" w:hAnsi="Batang" w:cs="Gulim"/>
              </w:rPr>
            </w:pPr>
            <w:r w:rsidRPr="00157C3A">
              <w:rPr>
                <w:rFonts w:ascii="Batang" w:eastAsia="Batang" w:hAnsi="Batang" w:cs="Gulim"/>
              </w:rPr>
              <w:t>1, 2, 3, 4, 5, 7, 9</w:t>
            </w:r>
          </w:p>
        </w:tc>
      </w:tr>
    </w:tbl>
    <w:p w14:paraId="7E59F986" w14:textId="25AC7231" w:rsidR="00F6535D" w:rsidRDefault="00F6535D" w:rsidP="00BE388B">
      <w:pPr>
        <w:widowControl/>
        <w:wordWrap/>
        <w:autoSpaceDE/>
        <w:autoSpaceDN/>
        <w:rPr>
          <w:rFonts w:eastAsiaTheme="minorHAnsi" w:cs="Gulim"/>
          <w:sz w:val="22"/>
        </w:rPr>
      </w:pPr>
    </w:p>
    <w:sectPr w:rsidR="00F6535D" w:rsidSect="00D03172">
      <w:footerReference w:type="default" r:id="rId8"/>
      <w:pgSz w:w="11906" w:h="16838"/>
      <w:pgMar w:top="567" w:right="720" w:bottom="284" w:left="720" w:header="85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5E499" w14:textId="77777777" w:rsidR="00CB23C3" w:rsidRDefault="00CB23C3" w:rsidP="008C0F0A">
      <w:pPr>
        <w:spacing w:line="240" w:lineRule="auto"/>
      </w:pPr>
      <w:r>
        <w:separator/>
      </w:r>
    </w:p>
  </w:endnote>
  <w:endnote w:type="continuationSeparator" w:id="0">
    <w:p w14:paraId="277F4EB4" w14:textId="77777777" w:rsidR="00CB23C3" w:rsidRDefault="00CB23C3" w:rsidP="008C0F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한컴바탕">
    <w:altName w:val="Batang"/>
    <w:panose1 w:val="020B0604020202020204"/>
    <w:charset w:val="00"/>
    <w:family w:val="auto"/>
    <w:pitch w:val="default"/>
    <w:sig w:usb0="00000000" w:usb1="FFFFFFFF" w:usb2="00FFFFFF" w:usb3="00000001" w:csb0="863F01FF" w:csb1="0000FFFF"/>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CR Dotum">
    <w:altName w:val="Malgun Gothic"/>
    <w:panose1 w:val="020B0604020202020204"/>
    <w:charset w:val="00"/>
    <w:family w:val="auto"/>
    <w:notTrueType/>
    <w:pitch w:val="default"/>
    <w:sig w:usb0="00000003" w:usb1="09060000" w:usb2="00000010" w:usb3="00000000" w:csb0="00080001" w:csb1="00000000"/>
  </w:font>
  <w:font w:name="함초롬바탕">
    <w:altName w:val="Batang"/>
    <w:panose1 w:val="020B0604020202020204"/>
    <w:charset w:val="81"/>
    <w:family w:val="roman"/>
    <w:pitch w:val="variable"/>
    <w:sig w:usb0="F7002EFF" w:usb1="19DFFFFF" w:usb2="001BFDD7" w:usb3="00000000" w:csb0="001F01FF" w:csb1="00000000"/>
  </w:font>
  <w:font w:name="Gulim">
    <w:altName w:val="굴림"/>
    <w:panose1 w:val="020B0600000101010101"/>
    <w:charset w:val="81"/>
    <w:family w:val="swiss"/>
    <w:pitch w:val="variable"/>
    <w:sig w:usb0="B00002AF" w:usb1="69D77CFB" w:usb2="00000030" w:usb3="00000000" w:csb0="0008009F" w:csb1="00000000"/>
  </w:font>
  <w:font w:name="함초롬돋움">
    <w:panose1 w:val="020B0604020202020204"/>
    <w:charset w:val="81"/>
    <w:family w:val="modern"/>
    <w:pitch w:val="variable"/>
    <w:sig w:usb0="F7002EFF" w:usb1="19DFFFFF" w:usb2="001BFDD7" w:usb3="00000000" w:csb0="001F01FF" w:csb1="00000000"/>
  </w:font>
  <w:font w:name="한양중고딕">
    <w:altName w:val="Batang"/>
    <w:panose1 w:val="020B0604020202020204"/>
    <w:charset w:val="81"/>
    <w:family w:val="roman"/>
    <w:notTrueType/>
    <w:pitch w:val="default"/>
    <w:sig w:usb0="00000001" w:usb1="09060000" w:usb2="00000010" w:usb3="00000000" w:csb0="00080000" w:csb1="00000000"/>
  </w:font>
  <w:font w:name="한양신명조">
    <w:altName w:val="Batang"/>
    <w:panose1 w:val="020B0604020202020204"/>
    <w:charset w:val="81"/>
    <w:family w:val="roman"/>
    <w:notTrueType/>
    <w:pitch w:val="default"/>
    <w:sig w:usb0="00000001" w:usb1="09060000" w:usb2="00000010" w:usb3="00000000" w:csb0="00080000"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410862"/>
      <w:docPartObj>
        <w:docPartGallery w:val="Page Numbers (Bottom of Page)"/>
        <w:docPartUnique/>
      </w:docPartObj>
    </w:sdtPr>
    <w:sdtContent>
      <w:p w14:paraId="575FF92B" w14:textId="0B7AB4A5" w:rsidR="00D03172" w:rsidRDefault="00D03172">
        <w:pPr>
          <w:pStyle w:val="Footer"/>
          <w:jc w:val="center"/>
        </w:pPr>
        <w:r>
          <w:fldChar w:fldCharType="begin"/>
        </w:r>
        <w:r>
          <w:instrText>PAGE   \* MERGEFORMAT</w:instrText>
        </w:r>
        <w:r>
          <w:fldChar w:fldCharType="separate"/>
        </w:r>
        <w:r>
          <w:rPr>
            <w:lang w:val="ko-KR"/>
          </w:rPr>
          <w:t>2</w:t>
        </w:r>
        <w:r>
          <w:fldChar w:fldCharType="end"/>
        </w:r>
      </w:p>
    </w:sdtContent>
  </w:sdt>
  <w:p w14:paraId="7B4B73A1" w14:textId="77777777" w:rsidR="00D03172" w:rsidRDefault="00D03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7EA20" w14:textId="77777777" w:rsidR="00CB23C3" w:rsidRDefault="00CB23C3" w:rsidP="008C0F0A">
      <w:pPr>
        <w:spacing w:line="240" w:lineRule="auto"/>
      </w:pPr>
      <w:r>
        <w:separator/>
      </w:r>
    </w:p>
  </w:footnote>
  <w:footnote w:type="continuationSeparator" w:id="0">
    <w:p w14:paraId="7A559D7B" w14:textId="77777777" w:rsidR="00CB23C3" w:rsidRDefault="00CB23C3" w:rsidP="008C0F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DF7"/>
    <w:multiLevelType w:val="multilevel"/>
    <w:tmpl w:val="3014CEFE"/>
    <w:lvl w:ilvl="0">
      <w:start w:val="1"/>
      <w:numFmt w:val="lowerRoman"/>
      <w:suff w:val="space"/>
      <w:lvlText w:val="%1."/>
      <w:lvlJc w:val="left"/>
      <w:pPr>
        <w:ind w:left="0" w:firstLine="0"/>
      </w:pPr>
    </w:lvl>
    <w:lvl w:ilvl="1">
      <w:start w:val="1"/>
      <w:numFmt w:val="lowerLetter"/>
      <w:suff w:val="space"/>
      <w:lvlText w:val="%2."/>
      <w:lvlJc w:val="left"/>
      <w:pPr>
        <w:ind w:left="0" w:firstLine="0"/>
      </w:pPr>
    </w:lvl>
    <w:lvl w:ilvl="2">
      <w:start w:val="1"/>
      <w:numFmt w:val="lowerRoman"/>
      <w:suff w:val="space"/>
      <w:lvlText w:val="(%3)"/>
      <w:lvlJc w:val="left"/>
      <w:pPr>
        <w:ind w:left="0" w:firstLine="0"/>
      </w:pPr>
    </w:lvl>
    <w:lvl w:ilvl="3">
      <w:start w:val="1"/>
      <w:numFmt w:val="lowerLetter"/>
      <w:suff w:val="space"/>
      <w:lvlText w:val="(%4)"/>
      <w:lvlJc w:val="left"/>
      <w:pPr>
        <w:ind w:left="0" w:firstLine="0"/>
      </w:pPr>
    </w:lvl>
    <w:lvl w:ilvl="4">
      <w:start w:val="1"/>
      <w:numFmt w:val="lowerRoman"/>
      <w:suff w:val="space"/>
      <w:lvlText w:val="%5)"/>
      <w:lvlJc w:val="left"/>
      <w:pPr>
        <w:ind w:left="0" w:firstLine="0"/>
      </w:pPr>
    </w:lvl>
    <w:lvl w:ilvl="5">
      <w:start w:val="1"/>
      <w:numFmt w:val="lowerLetter"/>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324AE6"/>
    <w:multiLevelType w:val="multilevel"/>
    <w:tmpl w:val="2004A7A0"/>
    <w:lvl w:ilvl="0">
      <w:start w:val="1"/>
      <w:numFmt w:val="lowerRoman"/>
      <w:suff w:val="space"/>
      <w:lvlText w:val="%1."/>
      <w:lvlJc w:val="left"/>
      <w:pPr>
        <w:ind w:left="0" w:firstLine="0"/>
      </w:pPr>
    </w:lvl>
    <w:lvl w:ilvl="1">
      <w:start w:val="1"/>
      <w:numFmt w:val="lowerLetter"/>
      <w:suff w:val="space"/>
      <w:lvlText w:val="%2."/>
      <w:lvlJc w:val="left"/>
      <w:pPr>
        <w:ind w:left="0" w:firstLine="0"/>
      </w:pPr>
    </w:lvl>
    <w:lvl w:ilvl="2">
      <w:start w:val="1"/>
      <w:numFmt w:val="lowerRoman"/>
      <w:suff w:val="space"/>
      <w:lvlText w:val="(%3)"/>
      <w:lvlJc w:val="left"/>
      <w:pPr>
        <w:ind w:left="0" w:firstLine="0"/>
      </w:pPr>
    </w:lvl>
    <w:lvl w:ilvl="3">
      <w:start w:val="1"/>
      <w:numFmt w:val="lowerLetter"/>
      <w:suff w:val="space"/>
      <w:lvlText w:val="(%4)"/>
      <w:lvlJc w:val="left"/>
      <w:pPr>
        <w:ind w:left="0" w:firstLine="0"/>
      </w:pPr>
    </w:lvl>
    <w:lvl w:ilvl="4">
      <w:start w:val="1"/>
      <w:numFmt w:val="lowerRoman"/>
      <w:suff w:val="space"/>
      <w:lvlText w:val="%5)"/>
      <w:lvlJc w:val="left"/>
      <w:pPr>
        <w:ind w:left="0" w:firstLine="0"/>
      </w:pPr>
    </w:lvl>
    <w:lvl w:ilvl="5">
      <w:start w:val="1"/>
      <w:numFmt w:val="lowerLetter"/>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8204BC1"/>
    <w:multiLevelType w:val="multilevel"/>
    <w:tmpl w:val="7F267104"/>
    <w:lvl w:ilvl="0">
      <w:start w:val="1"/>
      <w:numFmt w:val="decimal"/>
      <w:suff w:val="space"/>
      <w:lvlText w:val="%1."/>
      <w:lvlJc w:val="left"/>
      <w:pPr>
        <w:ind w:left="0" w:firstLine="0"/>
      </w:pPr>
      <w:rPr>
        <w:rFonts w:hint="eastAsia"/>
      </w:rPr>
    </w:lvl>
    <w:lvl w:ilvl="1">
      <w:start w:val="1"/>
      <w:numFmt w:val="ganada"/>
      <w:suff w:val="space"/>
      <w:lvlText w:val="%2."/>
      <w:lvlJc w:val="left"/>
      <w:pPr>
        <w:ind w:left="0" w:firstLine="0"/>
      </w:pPr>
      <w:rPr>
        <w:rFonts w:hint="eastAsia"/>
      </w:rPr>
    </w:lvl>
    <w:lvl w:ilvl="2">
      <w:start w:val="1"/>
      <w:numFmt w:val="decimal"/>
      <w:suff w:val="space"/>
      <w:lvlText w:val="%3)"/>
      <w:lvlJc w:val="left"/>
      <w:pPr>
        <w:ind w:left="0" w:firstLine="0"/>
      </w:pPr>
      <w:rPr>
        <w:rFonts w:hint="eastAsia"/>
      </w:rPr>
    </w:lvl>
    <w:lvl w:ilvl="3">
      <w:start w:val="1"/>
      <w:numFmt w:val="ganada"/>
      <w:suff w:val="space"/>
      <w:lvlText w:val="%4)"/>
      <w:lvlJc w:val="left"/>
      <w:pPr>
        <w:ind w:left="0" w:firstLine="0"/>
      </w:pPr>
      <w:rPr>
        <w:rFonts w:hint="eastAsia"/>
      </w:rPr>
    </w:lvl>
    <w:lvl w:ilvl="4">
      <w:start w:val="1"/>
      <w:numFmt w:val="decimal"/>
      <w:suff w:val="space"/>
      <w:lvlText w:val="(%5)"/>
      <w:lvlJc w:val="left"/>
      <w:pPr>
        <w:ind w:left="0" w:firstLine="0"/>
      </w:pPr>
      <w:rPr>
        <w:rFonts w:hint="eastAsia"/>
      </w:rPr>
    </w:lvl>
    <w:lvl w:ilvl="5">
      <w:start w:val="1"/>
      <w:numFmt w:val="ganada"/>
      <w:suff w:val="space"/>
      <w:lvlText w:val="(%6)"/>
      <w:lvlJc w:val="left"/>
      <w:pPr>
        <w:ind w:left="0" w:firstLine="0"/>
      </w:pPr>
      <w:rPr>
        <w:rFonts w:hint="eastAsia"/>
      </w:rPr>
    </w:lvl>
    <w:lvl w:ilvl="6">
      <w:start w:val="1"/>
      <w:numFmt w:val="decimalEnclosedCircle"/>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CE10DB2"/>
    <w:multiLevelType w:val="multilevel"/>
    <w:tmpl w:val="2B9458F0"/>
    <w:lvl w:ilvl="0">
      <w:start w:val="1"/>
      <w:numFmt w:val="decimal"/>
      <w:suff w:val="space"/>
      <w:lvlText w:val="%1."/>
      <w:lvlJc w:val="left"/>
      <w:pPr>
        <w:ind w:left="0" w:firstLine="0"/>
      </w:pPr>
      <w:rPr>
        <w:rFonts w:hint="eastAsia"/>
      </w:rPr>
    </w:lvl>
    <w:lvl w:ilvl="1">
      <w:start w:val="1"/>
      <w:numFmt w:val="ganada"/>
      <w:suff w:val="space"/>
      <w:lvlText w:val="%2."/>
      <w:lvlJc w:val="left"/>
      <w:pPr>
        <w:ind w:left="0" w:firstLine="0"/>
      </w:pPr>
      <w:rPr>
        <w:rFonts w:hint="eastAsia"/>
      </w:rPr>
    </w:lvl>
    <w:lvl w:ilvl="2">
      <w:start w:val="1"/>
      <w:numFmt w:val="decimal"/>
      <w:suff w:val="space"/>
      <w:lvlText w:val="%3)"/>
      <w:lvlJc w:val="left"/>
      <w:pPr>
        <w:ind w:left="0" w:firstLine="0"/>
      </w:pPr>
      <w:rPr>
        <w:rFonts w:hint="eastAsia"/>
      </w:rPr>
    </w:lvl>
    <w:lvl w:ilvl="3">
      <w:start w:val="1"/>
      <w:numFmt w:val="ganada"/>
      <w:suff w:val="space"/>
      <w:lvlText w:val="%4)"/>
      <w:lvlJc w:val="left"/>
      <w:pPr>
        <w:ind w:left="0" w:firstLine="0"/>
      </w:pPr>
      <w:rPr>
        <w:rFonts w:hint="eastAsia"/>
      </w:rPr>
    </w:lvl>
    <w:lvl w:ilvl="4">
      <w:start w:val="1"/>
      <w:numFmt w:val="decimal"/>
      <w:suff w:val="space"/>
      <w:lvlText w:val="(%5)"/>
      <w:lvlJc w:val="left"/>
      <w:pPr>
        <w:ind w:left="0" w:firstLine="0"/>
      </w:pPr>
      <w:rPr>
        <w:rFonts w:hint="eastAsia"/>
      </w:rPr>
    </w:lvl>
    <w:lvl w:ilvl="5">
      <w:start w:val="1"/>
      <w:numFmt w:val="ganada"/>
      <w:suff w:val="space"/>
      <w:lvlText w:val="(%6)"/>
      <w:lvlJc w:val="left"/>
      <w:pPr>
        <w:ind w:left="0" w:firstLine="0"/>
      </w:pPr>
      <w:rPr>
        <w:rFonts w:hint="eastAsia"/>
      </w:rPr>
    </w:lvl>
    <w:lvl w:ilvl="6">
      <w:start w:val="1"/>
      <w:numFmt w:val="decimalEnclosedCircle"/>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 w15:restartNumberingAfterBreak="0">
    <w:nsid w:val="20CA20BB"/>
    <w:multiLevelType w:val="multilevel"/>
    <w:tmpl w:val="A9DE278E"/>
    <w:lvl w:ilvl="0">
      <w:start w:val="1"/>
      <w:numFmt w:val="lowerRoman"/>
      <w:suff w:val="space"/>
      <w:lvlText w:val="%1."/>
      <w:lvlJc w:val="left"/>
      <w:pPr>
        <w:ind w:left="0" w:firstLine="0"/>
      </w:pPr>
    </w:lvl>
    <w:lvl w:ilvl="1">
      <w:start w:val="1"/>
      <w:numFmt w:val="lowerLetter"/>
      <w:suff w:val="space"/>
      <w:lvlText w:val="%2."/>
      <w:lvlJc w:val="left"/>
      <w:pPr>
        <w:ind w:left="0" w:firstLine="0"/>
      </w:pPr>
    </w:lvl>
    <w:lvl w:ilvl="2">
      <w:start w:val="1"/>
      <w:numFmt w:val="lowerRoman"/>
      <w:suff w:val="space"/>
      <w:lvlText w:val="(%3)"/>
      <w:lvlJc w:val="left"/>
      <w:pPr>
        <w:ind w:left="0" w:firstLine="0"/>
      </w:pPr>
    </w:lvl>
    <w:lvl w:ilvl="3">
      <w:start w:val="1"/>
      <w:numFmt w:val="lowerLetter"/>
      <w:suff w:val="space"/>
      <w:lvlText w:val="(%4)"/>
      <w:lvlJc w:val="left"/>
      <w:pPr>
        <w:ind w:left="0" w:firstLine="0"/>
      </w:pPr>
    </w:lvl>
    <w:lvl w:ilvl="4">
      <w:start w:val="1"/>
      <w:numFmt w:val="lowerRoman"/>
      <w:suff w:val="space"/>
      <w:lvlText w:val="%5)"/>
      <w:lvlJc w:val="left"/>
      <w:pPr>
        <w:ind w:left="0" w:firstLine="0"/>
      </w:pPr>
    </w:lvl>
    <w:lvl w:ilvl="5">
      <w:start w:val="1"/>
      <w:numFmt w:val="lowerLetter"/>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4214AA5"/>
    <w:multiLevelType w:val="multilevel"/>
    <w:tmpl w:val="B058AFBE"/>
    <w:lvl w:ilvl="0">
      <w:start w:val="1"/>
      <w:numFmt w:val="lowerRoman"/>
      <w:suff w:val="space"/>
      <w:lvlText w:val="%1."/>
      <w:lvlJc w:val="left"/>
      <w:pPr>
        <w:ind w:left="0" w:firstLine="0"/>
      </w:pPr>
    </w:lvl>
    <w:lvl w:ilvl="1">
      <w:start w:val="1"/>
      <w:numFmt w:val="lowerLetter"/>
      <w:suff w:val="space"/>
      <w:lvlText w:val="%2."/>
      <w:lvlJc w:val="left"/>
      <w:pPr>
        <w:ind w:left="0" w:firstLine="0"/>
      </w:pPr>
    </w:lvl>
    <w:lvl w:ilvl="2">
      <w:start w:val="1"/>
      <w:numFmt w:val="lowerRoman"/>
      <w:suff w:val="space"/>
      <w:lvlText w:val="(%3)"/>
      <w:lvlJc w:val="left"/>
      <w:pPr>
        <w:ind w:left="0" w:firstLine="0"/>
      </w:pPr>
    </w:lvl>
    <w:lvl w:ilvl="3">
      <w:start w:val="1"/>
      <w:numFmt w:val="lowerLetter"/>
      <w:suff w:val="space"/>
      <w:lvlText w:val="(%4)"/>
      <w:lvlJc w:val="left"/>
      <w:pPr>
        <w:ind w:left="0" w:firstLine="0"/>
      </w:pPr>
    </w:lvl>
    <w:lvl w:ilvl="4">
      <w:start w:val="1"/>
      <w:numFmt w:val="lowerRoman"/>
      <w:suff w:val="space"/>
      <w:lvlText w:val="%5)"/>
      <w:lvlJc w:val="left"/>
      <w:pPr>
        <w:ind w:left="0" w:firstLine="0"/>
      </w:pPr>
    </w:lvl>
    <w:lvl w:ilvl="5">
      <w:start w:val="1"/>
      <w:numFmt w:val="lowerLetter"/>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D800EB6"/>
    <w:multiLevelType w:val="multilevel"/>
    <w:tmpl w:val="1C5C7868"/>
    <w:lvl w:ilvl="0">
      <w:start w:val="1"/>
      <w:numFmt w:val="lowerRoman"/>
      <w:suff w:val="space"/>
      <w:lvlText w:val="%1."/>
      <w:lvlJc w:val="left"/>
      <w:pPr>
        <w:ind w:left="0" w:firstLine="0"/>
      </w:pPr>
    </w:lvl>
    <w:lvl w:ilvl="1">
      <w:start w:val="1"/>
      <w:numFmt w:val="lowerLetter"/>
      <w:suff w:val="space"/>
      <w:lvlText w:val="%2."/>
      <w:lvlJc w:val="left"/>
      <w:pPr>
        <w:ind w:left="0" w:firstLine="0"/>
      </w:pPr>
    </w:lvl>
    <w:lvl w:ilvl="2">
      <w:start w:val="1"/>
      <w:numFmt w:val="lowerRoman"/>
      <w:suff w:val="space"/>
      <w:lvlText w:val="(%3)"/>
      <w:lvlJc w:val="left"/>
      <w:pPr>
        <w:ind w:left="0" w:firstLine="0"/>
      </w:pPr>
    </w:lvl>
    <w:lvl w:ilvl="3">
      <w:start w:val="1"/>
      <w:numFmt w:val="lowerLetter"/>
      <w:suff w:val="space"/>
      <w:lvlText w:val="(%4)"/>
      <w:lvlJc w:val="left"/>
      <w:pPr>
        <w:ind w:left="0" w:firstLine="0"/>
      </w:pPr>
    </w:lvl>
    <w:lvl w:ilvl="4">
      <w:start w:val="1"/>
      <w:numFmt w:val="lowerRoman"/>
      <w:suff w:val="space"/>
      <w:lvlText w:val="%5)"/>
      <w:lvlJc w:val="left"/>
      <w:pPr>
        <w:ind w:left="0" w:firstLine="0"/>
      </w:pPr>
    </w:lvl>
    <w:lvl w:ilvl="5">
      <w:start w:val="1"/>
      <w:numFmt w:val="lowerLetter"/>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F8815B9"/>
    <w:multiLevelType w:val="multilevel"/>
    <w:tmpl w:val="1C44D360"/>
    <w:lvl w:ilvl="0">
      <w:start w:val="1"/>
      <w:numFmt w:val="lowerRoman"/>
      <w:suff w:val="space"/>
      <w:lvlText w:val="%1."/>
      <w:lvlJc w:val="left"/>
      <w:pPr>
        <w:ind w:left="0" w:firstLine="0"/>
      </w:pPr>
    </w:lvl>
    <w:lvl w:ilvl="1">
      <w:start w:val="1"/>
      <w:numFmt w:val="lowerLetter"/>
      <w:suff w:val="space"/>
      <w:lvlText w:val="%2."/>
      <w:lvlJc w:val="left"/>
      <w:pPr>
        <w:ind w:left="0" w:firstLine="0"/>
      </w:pPr>
    </w:lvl>
    <w:lvl w:ilvl="2">
      <w:start w:val="1"/>
      <w:numFmt w:val="lowerRoman"/>
      <w:suff w:val="space"/>
      <w:lvlText w:val="(%3)"/>
      <w:lvlJc w:val="left"/>
      <w:pPr>
        <w:ind w:left="0" w:firstLine="0"/>
      </w:pPr>
    </w:lvl>
    <w:lvl w:ilvl="3">
      <w:start w:val="1"/>
      <w:numFmt w:val="lowerLetter"/>
      <w:suff w:val="space"/>
      <w:lvlText w:val="(%4)"/>
      <w:lvlJc w:val="left"/>
      <w:pPr>
        <w:ind w:left="0" w:firstLine="0"/>
      </w:pPr>
    </w:lvl>
    <w:lvl w:ilvl="4">
      <w:start w:val="1"/>
      <w:numFmt w:val="lowerRoman"/>
      <w:suff w:val="space"/>
      <w:lvlText w:val="%5)"/>
      <w:lvlJc w:val="left"/>
      <w:pPr>
        <w:ind w:left="0" w:firstLine="0"/>
      </w:pPr>
    </w:lvl>
    <w:lvl w:ilvl="5">
      <w:start w:val="1"/>
      <w:numFmt w:val="lowerLetter"/>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2865155"/>
    <w:multiLevelType w:val="multilevel"/>
    <w:tmpl w:val="A58A3A78"/>
    <w:lvl w:ilvl="0">
      <w:start w:val="4"/>
      <w:numFmt w:val="decimal"/>
      <w:suff w:val="space"/>
      <w:lvlText w:val="%1."/>
      <w:lvlJc w:val="left"/>
      <w:pPr>
        <w:ind w:left="0" w:firstLine="0"/>
      </w:pPr>
      <w:rPr>
        <w:rFonts w:hint="eastAsia"/>
      </w:rPr>
    </w:lvl>
    <w:lvl w:ilvl="1">
      <w:start w:val="1"/>
      <w:numFmt w:val="ganada"/>
      <w:suff w:val="space"/>
      <w:lvlText w:val="%2."/>
      <w:lvlJc w:val="left"/>
      <w:pPr>
        <w:ind w:left="0" w:firstLine="0"/>
      </w:pPr>
      <w:rPr>
        <w:rFonts w:hint="eastAsia"/>
      </w:rPr>
    </w:lvl>
    <w:lvl w:ilvl="2">
      <w:start w:val="1"/>
      <w:numFmt w:val="decimal"/>
      <w:suff w:val="space"/>
      <w:lvlText w:val="%3)"/>
      <w:lvlJc w:val="left"/>
      <w:pPr>
        <w:ind w:left="0" w:firstLine="0"/>
      </w:pPr>
      <w:rPr>
        <w:rFonts w:hint="eastAsia"/>
      </w:rPr>
    </w:lvl>
    <w:lvl w:ilvl="3">
      <w:start w:val="1"/>
      <w:numFmt w:val="ganada"/>
      <w:suff w:val="space"/>
      <w:lvlText w:val="%4)"/>
      <w:lvlJc w:val="left"/>
      <w:pPr>
        <w:ind w:left="0" w:firstLine="0"/>
      </w:pPr>
      <w:rPr>
        <w:rFonts w:hint="eastAsia"/>
      </w:rPr>
    </w:lvl>
    <w:lvl w:ilvl="4">
      <w:start w:val="1"/>
      <w:numFmt w:val="decimal"/>
      <w:suff w:val="space"/>
      <w:lvlText w:val="(%5)"/>
      <w:lvlJc w:val="left"/>
      <w:pPr>
        <w:ind w:left="0" w:firstLine="0"/>
      </w:pPr>
      <w:rPr>
        <w:rFonts w:hint="eastAsia"/>
      </w:rPr>
    </w:lvl>
    <w:lvl w:ilvl="5">
      <w:start w:val="1"/>
      <w:numFmt w:val="ganada"/>
      <w:suff w:val="space"/>
      <w:lvlText w:val="(%6)"/>
      <w:lvlJc w:val="left"/>
      <w:pPr>
        <w:ind w:left="0" w:firstLine="0"/>
      </w:pPr>
      <w:rPr>
        <w:rFonts w:hint="eastAsia"/>
      </w:rPr>
    </w:lvl>
    <w:lvl w:ilvl="6">
      <w:start w:val="1"/>
      <w:numFmt w:val="decimalEnclosedCircle"/>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0" w15:restartNumberingAfterBreak="0">
    <w:nsid w:val="473168EA"/>
    <w:multiLevelType w:val="multilevel"/>
    <w:tmpl w:val="CDBE7DAA"/>
    <w:lvl w:ilvl="0">
      <w:start w:val="5"/>
      <w:numFmt w:val="decimal"/>
      <w:suff w:val="space"/>
      <w:lvlText w:val="%1."/>
      <w:lvlJc w:val="left"/>
      <w:pPr>
        <w:ind w:left="0" w:firstLine="0"/>
      </w:pPr>
      <w:rPr>
        <w:rFonts w:hint="eastAsia"/>
      </w:rPr>
    </w:lvl>
    <w:lvl w:ilvl="1">
      <w:start w:val="1"/>
      <w:numFmt w:val="ganada"/>
      <w:suff w:val="space"/>
      <w:lvlText w:val="%2."/>
      <w:lvlJc w:val="left"/>
      <w:pPr>
        <w:ind w:left="0" w:firstLine="0"/>
      </w:pPr>
      <w:rPr>
        <w:rFonts w:hint="eastAsia"/>
      </w:rPr>
    </w:lvl>
    <w:lvl w:ilvl="2">
      <w:start w:val="1"/>
      <w:numFmt w:val="decimal"/>
      <w:suff w:val="space"/>
      <w:lvlText w:val="%3)"/>
      <w:lvlJc w:val="left"/>
      <w:pPr>
        <w:ind w:left="0" w:firstLine="0"/>
      </w:pPr>
      <w:rPr>
        <w:rFonts w:hint="eastAsia"/>
      </w:rPr>
    </w:lvl>
    <w:lvl w:ilvl="3">
      <w:start w:val="1"/>
      <w:numFmt w:val="ganada"/>
      <w:suff w:val="space"/>
      <w:lvlText w:val="%4)"/>
      <w:lvlJc w:val="left"/>
      <w:pPr>
        <w:ind w:left="0" w:firstLine="0"/>
      </w:pPr>
      <w:rPr>
        <w:rFonts w:hint="eastAsia"/>
      </w:rPr>
    </w:lvl>
    <w:lvl w:ilvl="4">
      <w:start w:val="1"/>
      <w:numFmt w:val="decimal"/>
      <w:suff w:val="space"/>
      <w:lvlText w:val="(%5)"/>
      <w:lvlJc w:val="left"/>
      <w:pPr>
        <w:ind w:left="0" w:firstLine="0"/>
      </w:pPr>
      <w:rPr>
        <w:rFonts w:hint="eastAsia"/>
      </w:rPr>
    </w:lvl>
    <w:lvl w:ilvl="5">
      <w:start w:val="1"/>
      <w:numFmt w:val="ganada"/>
      <w:suff w:val="space"/>
      <w:lvlText w:val="(%6)"/>
      <w:lvlJc w:val="left"/>
      <w:pPr>
        <w:ind w:left="0" w:firstLine="0"/>
      </w:pPr>
      <w:rPr>
        <w:rFonts w:hint="eastAsia"/>
      </w:rPr>
    </w:lvl>
    <w:lvl w:ilvl="6">
      <w:start w:val="1"/>
      <w:numFmt w:val="decimalEnclosedCircle"/>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1" w15:restartNumberingAfterBreak="0">
    <w:nsid w:val="4A392F0F"/>
    <w:multiLevelType w:val="multilevel"/>
    <w:tmpl w:val="30F44EF0"/>
    <w:lvl w:ilvl="0">
      <w:start w:val="1"/>
      <w:numFmt w:val="lowerRoman"/>
      <w:suff w:val="space"/>
      <w:lvlText w:val="%1."/>
      <w:lvlJc w:val="left"/>
      <w:pPr>
        <w:ind w:left="0" w:firstLine="0"/>
      </w:pPr>
    </w:lvl>
    <w:lvl w:ilvl="1">
      <w:start w:val="1"/>
      <w:numFmt w:val="lowerLetter"/>
      <w:suff w:val="space"/>
      <w:lvlText w:val="%2."/>
      <w:lvlJc w:val="left"/>
      <w:pPr>
        <w:ind w:left="0" w:firstLine="0"/>
      </w:pPr>
    </w:lvl>
    <w:lvl w:ilvl="2">
      <w:start w:val="1"/>
      <w:numFmt w:val="lowerRoman"/>
      <w:suff w:val="space"/>
      <w:lvlText w:val="(%3)"/>
      <w:lvlJc w:val="left"/>
      <w:pPr>
        <w:ind w:left="0" w:firstLine="0"/>
      </w:pPr>
    </w:lvl>
    <w:lvl w:ilvl="3">
      <w:start w:val="1"/>
      <w:numFmt w:val="lowerLetter"/>
      <w:suff w:val="space"/>
      <w:lvlText w:val="(%4)"/>
      <w:lvlJc w:val="left"/>
      <w:pPr>
        <w:ind w:left="0" w:firstLine="0"/>
      </w:pPr>
    </w:lvl>
    <w:lvl w:ilvl="4">
      <w:start w:val="1"/>
      <w:numFmt w:val="lowerRoman"/>
      <w:suff w:val="space"/>
      <w:lvlText w:val="%5)"/>
      <w:lvlJc w:val="left"/>
      <w:pPr>
        <w:ind w:left="0" w:firstLine="0"/>
      </w:pPr>
    </w:lvl>
    <w:lvl w:ilvl="5">
      <w:start w:val="1"/>
      <w:numFmt w:val="lowerLetter"/>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8AF7826"/>
    <w:multiLevelType w:val="hybridMultilevel"/>
    <w:tmpl w:val="3EBE6A14"/>
    <w:lvl w:ilvl="0" w:tplc="21C03FB2">
      <w:start w:val="1"/>
      <w:numFmt w:val="bullet"/>
      <w:suff w:val="space"/>
      <w:lvlText w:val=""/>
      <w:lvlJc w:val="left"/>
    </w:lvl>
    <w:lvl w:ilvl="1" w:tplc="DA2A0618">
      <w:numFmt w:val="decimal"/>
      <w:lvlText w:val=""/>
      <w:lvlJc w:val="left"/>
    </w:lvl>
    <w:lvl w:ilvl="2" w:tplc="00E225F4">
      <w:numFmt w:val="decimal"/>
      <w:lvlText w:val=""/>
      <w:lvlJc w:val="left"/>
    </w:lvl>
    <w:lvl w:ilvl="3" w:tplc="46C69EE8">
      <w:numFmt w:val="decimal"/>
      <w:lvlText w:val=""/>
      <w:lvlJc w:val="left"/>
    </w:lvl>
    <w:lvl w:ilvl="4" w:tplc="941442D2">
      <w:numFmt w:val="decimal"/>
      <w:lvlText w:val=""/>
      <w:lvlJc w:val="left"/>
    </w:lvl>
    <w:lvl w:ilvl="5" w:tplc="EF4E163C">
      <w:numFmt w:val="decimal"/>
      <w:lvlText w:val=""/>
      <w:lvlJc w:val="left"/>
    </w:lvl>
    <w:lvl w:ilvl="6" w:tplc="48369B36">
      <w:numFmt w:val="decimal"/>
      <w:lvlText w:val=""/>
      <w:lvlJc w:val="left"/>
    </w:lvl>
    <w:lvl w:ilvl="7" w:tplc="15AE212E">
      <w:numFmt w:val="decimal"/>
      <w:lvlText w:val=""/>
      <w:lvlJc w:val="left"/>
    </w:lvl>
    <w:lvl w:ilvl="8" w:tplc="54A6F6C6">
      <w:numFmt w:val="decimal"/>
      <w:lvlText w:val=""/>
      <w:lvlJc w:val="left"/>
    </w:lvl>
  </w:abstractNum>
  <w:abstractNum w:abstractNumId="13" w15:restartNumberingAfterBreak="0">
    <w:nsid w:val="639B0EDA"/>
    <w:multiLevelType w:val="multilevel"/>
    <w:tmpl w:val="D0CA957C"/>
    <w:lvl w:ilvl="0">
      <w:start w:val="1"/>
      <w:numFmt w:val="lowerRoman"/>
      <w:suff w:val="space"/>
      <w:lvlText w:val="%1."/>
      <w:lvlJc w:val="left"/>
      <w:pPr>
        <w:ind w:left="0" w:firstLine="0"/>
      </w:pPr>
    </w:lvl>
    <w:lvl w:ilvl="1">
      <w:start w:val="1"/>
      <w:numFmt w:val="lowerLetter"/>
      <w:suff w:val="space"/>
      <w:lvlText w:val="%2."/>
      <w:lvlJc w:val="left"/>
      <w:pPr>
        <w:ind w:left="0" w:firstLine="0"/>
      </w:pPr>
    </w:lvl>
    <w:lvl w:ilvl="2">
      <w:start w:val="1"/>
      <w:numFmt w:val="lowerRoman"/>
      <w:suff w:val="space"/>
      <w:lvlText w:val="(%3)"/>
      <w:lvlJc w:val="left"/>
      <w:pPr>
        <w:ind w:left="0" w:firstLine="0"/>
      </w:pPr>
    </w:lvl>
    <w:lvl w:ilvl="3">
      <w:start w:val="1"/>
      <w:numFmt w:val="lowerLetter"/>
      <w:suff w:val="space"/>
      <w:lvlText w:val="(%4)"/>
      <w:lvlJc w:val="left"/>
      <w:pPr>
        <w:ind w:left="0" w:firstLine="0"/>
      </w:pPr>
    </w:lvl>
    <w:lvl w:ilvl="4">
      <w:start w:val="1"/>
      <w:numFmt w:val="lowerRoman"/>
      <w:suff w:val="space"/>
      <w:lvlText w:val="%5)"/>
      <w:lvlJc w:val="left"/>
      <w:pPr>
        <w:ind w:left="0" w:firstLine="0"/>
      </w:pPr>
    </w:lvl>
    <w:lvl w:ilvl="5">
      <w:start w:val="1"/>
      <w:numFmt w:val="lowerLetter"/>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B2C3EAD"/>
    <w:multiLevelType w:val="multilevel"/>
    <w:tmpl w:val="650AC9C4"/>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6FBF3DA7"/>
    <w:multiLevelType w:val="multilevel"/>
    <w:tmpl w:val="CC021F5A"/>
    <w:lvl w:ilvl="0">
      <w:start w:val="1"/>
      <w:numFmt w:val="lowerRoman"/>
      <w:suff w:val="space"/>
      <w:lvlText w:val="%1."/>
      <w:lvlJc w:val="left"/>
      <w:pPr>
        <w:ind w:left="0" w:firstLine="0"/>
      </w:pPr>
    </w:lvl>
    <w:lvl w:ilvl="1">
      <w:start w:val="1"/>
      <w:numFmt w:val="lowerLetter"/>
      <w:suff w:val="space"/>
      <w:lvlText w:val="%2."/>
      <w:lvlJc w:val="left"/>
      <w:pPr>
        <w:ind w:left="0" w:firstLine="0"/>
      </w:pPr>
    </w:lvl>
    <w:lvl w:ilvl="2">
      <w:start w:val="1"/>
      <w:numFmt w:val="lowerRoman"/>
      <w:suff w:val="space"/>
      <w:lvlText w:val="(%3)"/>
      <w:lvlJc w:val="left"/>
      <w:pPr>
        <w:ind w:left="0" w:firstLine="0"/>
      </w:pPr>
    </w:lvl>
    <w:lvl w:ilvl="3">
      <w:start w:val="1"/>
      <w:numFmt w:val="lowerLetter"/>
      <w:suff w:val="space"/>
      <w:lvlText w:val="(%4)"/>
      <w:lvlJc w:val="left"/>
      <w:pPr>
        <w:ind w:left="0" w:firstLine="0"/>
      </w:pPr>
    </w:lvl>
    <w:lvl w:ilvl="4">
      <w:start w:val="1"/>
      <w:numFmt w:val="lowerRoman"/>
      <w:suff w:val="space"/>
      <w:lvlText w:val="%5)"/>
      <w:lvlJc w:val="left"/>
      <w:pPr>
        <w:ind w:left="0" w:firstLine="0"/>
      </w:pPr>
    </w:lvl>
    <w:lvl w:ilvl="5">
      <w:start w:val="1"/>
      <w:numFmt w:val="lowerLetter"/>
      <w:suff w:val="space"/>
      <w:lvlText w:val="%6)"/>
      <w:lvlJc w:val="left"/>
      <w:pPr>
        <w:ind w:left="0" w:firstLine="0"/>
      </w:pPr>
    </w:lvl>
    <w:lvl w:ilvl="6">
      <w:start w:val="1"/>
      <w:numFmt w:val="decimal"/>
      <w:suff w:val="space"/>
      <w:lvlText w:val="-"/>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60241980">
    <w:abstractNumId w:val="12"/>
  </w:num>
  <w:num w:numId="2" w16cid:durableId="1315452857">
    <w:abstractNumId w:val="14"/>
  </w:num>
  <w:num w:numId="3" w16cid:durableId="1361710724">
    <w:abstractNumId w:val="3"/>
  </w:num>
  <w:num w:numId="4" w16cid:durableId="891233263">
    <w:abstractNumId w:val="4"/>
  </w:num>
  <w:num w:numId="5" w16cid:durableId="614362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09933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69573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7105874">
    <w:abstractNumId w:val="2"/>
  </w:num>
  <w:num w:numId="9" w16cid:durableId="20519529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26295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763185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55129988">
    <w:abstractNumId w:val="9"/>
  </w:num>
  <w:num w:numId="13" w16cid:durableId="278728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183289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7796866">
    <w:abstractNumId w:val="10"/>
  </w:num>
  <w:num w:numId="16" w16cid:durableId="6915658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removePersonalInformation/>
  <w:bordersDoNotSurroundHeader/>
  <w:bordersDoNotSurroundFooter/>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35D"/>
    <w:rsid w:val="000141F6"/>
    <w:rsid w:val="000C4F82"/>
    <w:rsid w:val="00157C3A"/>
    <w:rsid w:val="002135BC"/>
    <w:rsid w:val="002C5B9F"/>
    <w:rsid w:val="004673DF"/>
    <w:rsid w:val="004725B9"/>
    <w:rsid w:val="00474BB3"/>
    <w:rsid w:val="004E2DE9"/>
    <w:rsid w:val="004F746C"/>
    <w:rsid w:val="005B1992"/>
    <w:rsid w:val="005F7A65"/>
    <w:rsid w:val="006D0D22"/>
    <w:rsid w:val="00756EFC"/>
    <w:rsid w:val="007F1423"/>
    <w:rsid w:val="008251BA"/>
    <w:rsid w:val="008C0F0A"/>
    <w:rsid w:val="009B3C35"/>
    <w:rsid w:val="009B61A4"/>
    <w:rsid w:val="009D5715"/>
    <w:rsid w:val="00A90D61"/>
    <w:rsid w:val="00B10CA6"/>
    <w:rsid w:val="00BE388B"/>
    <w:rsid w:val="00C11A6D"/>
    <w:rsid w:val="00C31CA1"/>
    <w:rsid w:val="00C35BB4"/>
    <w:rsid w:val="00C635F1"/>
    <w:rsid w:val="00CB23C3"/>
    <w:rsid w:val="00D03172"/>
    <w:rsid w:val="00D134EA"/>
    <w:rsid w:val="00DC0EDB"/>
    <w:rsid w:val="00E54C38"/>
    <w:rsid w:val="00E66723"/>
    <w:rsid w:val="00E837AD"/>
    <w:rsid w:val="00EC2EE5"/>
    <w:rsid w:val="00F6535D"/>
    <w:rsid w:val="00FB7C82"/>
    <w:rsid w:val="00FC77F1"/>
    <w:rsid w:val="00FE7C3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BA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1CA1"/>
    <w:pPr>
      <w:widowControl w:val="0"/>
      <w:wordWrap w:val="0"/>
      <w:autoSpaceDE w:val="0"/>
      <w:autoSpaceDN w:val="0"/>
      <w:adjustRightInd w:val="0"/>
      <w:spacing w:after="0" w:line="384" w:lineRule="auto"/>
      <w:textAlignment w:val="baseline"/>
    </w:pPr>
    <w:rPr>
      <w:rFonts w:ascii="HCR Dotum" w:eastAsia="Times New Roman" w:hAnsi="HCR Dotum" w:cs="HCR Dotum"/>
      <w:color w:val="000000"/>
      <w:kern w:val="0"/>
      <w:szCs w:val="20"/>
    </w:rPr>
  </w:style>
  <w:style w:type="paragraph" w:styleId="Heading1">
    <w:name w:val="heading 1"/>
    <w:basedOn w:val="Normal"/>
    <w:next w:val="Normal"/>
    <w:link w:val="Heading1Char"/>
    <w:uiPriority w:val="9"/>
    <w:qFormat/>
    <w:rsid w:val="002135BC"/>
    <w:pPr>
      <w:keepNext/>
      <w:outlineLvl w:val="0"/>
    </w:pPr>
    <w:rPr>
      <w:rFonts w:asciiTheme="majorHAnsi" w:eastAsiaTheme="majorEastAsia" w:hAnsiTheme="majorHAnsi" w:cstheme="majorBid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바탕글"/>
    <w:basedOn w:val="Normal"/>
    <w:rPr>
      <w:rFonts w:ascii="함초롬바탕" w:eastAsia="Gulim" w:hAnsi="Gulim" w:cs="Gulim"/>
    </w:rPr>
  </w:style>
  <w:style w:type="paragraph" w:styleId="BodyText">
    <w:name w:val="Body Text"/>
    <w:basedOn w:val="Normal"/>
    <w:link w:val="BodyTextChar"/>
    <w:uiPriority w:val="99"/>
    <w:unhideWhenUsed/>
    <w:pPr>
      <w:ind w:left="300"/>
    </w:pPr>
    <w:rPr>
      <w:rFonts w:ascii="함초롬바탕" w:eastAsia="Gulim" w:hAnsi="Gulim" w:cs="Gulim"/>
    </w:rPr>
  </w:style>
  <w:style w:type="character" w:customStyle="1" w:styleId="BodyTextChar">
    <w:name w:val="Body Text Char"/>
    <w:basedOn w:val="DefaultParagraphFont"/>
    <w:link w:val="BodyText"/>
    <w:uiPriority w:val="99"/>
    <w:rPr>
      <w:rFonts w:ascii="함초롬바탕" w:eastAsia="Gulim" w:hAnsi="Gulim" w:cs="Gulim"/>
      <w:color w:val="000000"/>
      <w:kern w:val="0"/>
      <w:szCs w:val="20"/>
    </w:rPr>
  </w:style>
  <w:style w:type="paragraph" w:customStyle="1" w:styleId="a">
    <w:name w:val="개조식서술"/>
    <w:basedOn w:val="Normal"/>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line="360" w:lineRule="auto"/>
      <w:ind w:left="200"/>
    </w:pPr>
    <w:rPr>
      <w:rFonts w:ascii="함초롬돋움" w:eastAsia="Gulim" w:hAnsi="Gulim" w:cs="Gulim"/>
    </w:rPr>
  </w:style>
  <w:style w:type="paragraph" w:styleId="BalloonText">
    <w:name w:val="Balloon Text"/>
    <w:basedOn w:val="Normal"/>
    <w:link w:val="BalloonTextChar"/>
    <w:uiPriority w:val="99"/>
    <w:semiHidden/>
    <w:unhideWhenUsed/>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Gulim"/>
      <w:color w:val="000000"/>
    </w:rPr>
  </w:style>
  <w:style w:type="paragraph" w:styleId="Header">
    <w:name w:val="header"/>
    <w:basedOn w:val="Normal"/>
    <w:link w:val="HeaderChar"/>
    <w:uiPriority w:val="99"/>
    <w:unhideWhenUsed/>
    <w:rsid w:val="008C0F0A"/>
    <w:pPr>
      <w:tabs>
        <w:tab w:val="center" w:pos="4513"/>
        <w:tab w:val="right" w:pos="9026"/>
      </w:tabs>
      <w:snapToGrid w:val="0"/>
    </w:pPr>
  </w:style>
  <w:style w:type="character" w:customStyle="1" w:styleId="HeaderChar">
    <w:name w:val="Header Char"/>
    <w:basedOn w:val="DefaultParagraphFont"/>
    <w:link w:val="Header"/>
    <w:uiPriority w:val="99"/>
    <w:rsid w:val="008C0F0A"/>
  </w:style>
  <w:style w:type="paragraph" w:styleId="Footer">
    <w:name w:val="footer"/>
    <w:basedOn w:val="Normal"/>
    <w:link w:val="FooterChar"/>
    <w:uiPriority w:val="99"/>
    <w:unhideWhenUsed/>
    <w:rsid w:val="008C0F0A"/>
    <w:pPr>
      <w:tabs>
        <w:tab w:val="center" w:pos="4513"/>
        <w:tab w:val="right" w:pos="9026"/>
      </w:tabs>
      <w:snapToGrid w:val="0"/>
    </w:pPr>
  </w:style>
  <w:style w:type="character" w:customStyle="1" w:styleId="FooterChar">
    <w:name w:val="Footer Char"/>
    <w:basedOn w:val="DefaultParagraphFont"/>
    <w:link w:val="Footer"/>
    <w:uiPriority w:val="99"/>
    <w:rsid w:val="008C0F0A"/>
  </w:style>
  <w:style w:type="character" w:styleId="Hyperlink">
    <w:name w:val="Hyperlink"/>
    <w:basedOn w:val="DefaultParagraphFont"/>
    <w:uiPriority w:val="99"/>
    <w:unhideWhenUsed/>
    <w:rsid w:val="00756EFC"/>
    <w:rPr>
      <w:color w:val="0000FF"/>
      <w:u w:val="single"/>
    </w:rPr>
  </w:style>
  <w:style w:type="table" w:styleId="TableGrid">
    <w:name w:val="Table Grid"/>
    <w:basedOn w:val="TableNormal"/>
    <w:rsid w:val="009D5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Normal"/>
    <w:rsid w:val="00D03172"/>
    <w:pPr>
      <w:snapToGrid w:val="0"/>
    </w:pPr>
    <w:rPr>
      <w:rFonts w:ascii="한컴바탕" w:eastAsia="Gulim" w:hAnsi="Gulim" w:cs="Gulim"/>
    </w:rPr>
  </w:style>
  <w:style w:type="character" w:customStyle="1" w:styleId="Heading1Char">
    <w:name w:val="Heading 1 Char"/>
    <w:basedOn w:val="DefaultParagraphFont"/>
    <w:link w:val="Heading1"/>
    <w:uiPriority w:val="9"/>
    <w:rsid w:val="002135BC"/>
    <w:rPr>
      <w:rFonts w:asciiTheme="majorHAnsi" w:eastAsiaTheme="majorEastAsia" w:hAnsiTheme="majorHAnsi" w:cstheme="majorBidi"/>
      <w:sz w:val="28"/>
      <w:szCs w:val="28"/>
    </w:rPr>
  </w:style>
  <w:style w:type="character" w:styleId="UnresolvedMention">
    <w:name w:val="Unresolved Mention"/>
    <w:basedOn w:val="DefaultParagraphFont"/>
    <w:uiPriority w:val="99"/>
    <w:semiHidden/>
    <w:unhideWhenUsed/>
    <w:rsid w:val="004673DF"/>
    <w:rPr>
      <w:color w:val="605E5C"/>
      <w:shd w:val="clear" w:color="auto" w:fill="E1DFDD"/>
    </w:rPr>
  </w:style>
  <w:style w:type="paragraph" w:styleId="Revision">
    <w:name w:val="Revision"/>
    <w:hidden/>
    <w:uiPriority w:val="99"/>
    <w:semiHidden/>
    <w:rsid w:val="004F746C"/>
    <w:pPr>
      <w:spacing w:after="0" w:line="240" w:lineRule="auto"/>
      <w:jc w:val="left"/>
    </w:pPr>
    <w:rPr>
      <w:rFonts w:ascii="HCR Dotum" w:eastAsia="Times New Roman" w:hAnsi="HCR Dotum" w:cs="HCR Dotum"/>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70695">
      <w:bodyDiv w:val="1"/>
      <w:marLeft w:val="0"/>
      <w:marRight w:val="0"/>
      <w:marTop w:val="0"/>
      <w:marBottom w:val="0"/>
      <w:divBdr>
        <w:top w:val="none" w:sz="0" w:space="0" w:color="auto"/>
        <w:left w:val="none" w:sz="0" w:space="0" w:color="auto"/>
        <w:bottom w:val="none" w:sz="0" w:space="0" w:color="auto"/>
        <w:right w:val="none" w:sz="0" w:space="0" w:color="auto"/>
      </w:divBdr>
    </w:div>
    <w:div w:id="168183806">
      <w:bodyDiv w:val="1"/>
      <w:marLeft w:val="0"/>
      <w:marRight w:val="0"/>
      <w:marTop w:val="0"/>
      <w:marBottom w:val="0"/>
      <w:divBdr>
        <w:top w:val="none" w:sz="0" w:space="0" w:color="auto"/>
        <w:left w:val="none" w:sz="0" w:space="0" w:color="auto"/>
        <w:bottom w:val="none" w:sz="0" w:space="0" w:color="auto"/>
        <w:right w:val="none" w:sz="0" w:space="0" w:color="auto"/>
      </w:divBdr>
    </w:div>
    <w:div w:id="182397800">
      <w:bodyDiv w:val="1"/>
      <w:marLeft w:val="0"/>
      <w:marRight w:val="0"/>
      <w:marTop w:val="0"/>
      <w:marBottom w:val="0"/>
      <w:divBdr>
        <w:top w:val="none" w:sz="0" w:space="0" w:color="auto"/>
        <w:left w:val="none" w:sz="0" w:space="0" w:color="auto"/>
        <w:bottom w:val="none" w:sz="0" w:space="0" w:color="auto"/>
        <w:right w:val="none" w:sz="0" w:space="0" w:color="auto"/>
      </w:divBdr>
    </w:div>
    <w:div w:id="195853691">
      <w:bodyDiv w:val="1"/>
      <w:marLeft w:val="0"/>
      <w:marRight w:val="0"/>
      <w:marTop w:val="0"/>
      <w:marBottom w:val="0"/>
      <w:divBdr>
        <w:top w:val="none" w:sz="0" w:space="0" w:color="auto"/>
        <w:left w:val="none" w:sz="0" w:space="0" w:color="auto"/>
        <w:bottom w:val="none" w:sz="0" w:space="0" w:color="auto"/>
        <w:right w:val="none" w:sz="0" w:space="0" w:color="auto"/>
      </w:divBdr>
    </w:div>
    <w:div w:id="215746498">
      <w:bodyDiv w:val="1"/>
      <w:marLeft w:val="0"/>
      <w:marRight w:val="0"/>
      <w:marTop w:val="0"/>
      <w:marBottom w:val="0"/>
      <w:divBdr>
        <w:top w:val="none" w:sz="0" w:space="0" w:color="auto"/>
        <w:left w:val="none" w:sz="0" w:space="0" w:color="auto"/>
        <w:bottom w:val="none" w:sz="0" w:space="0" w:color="auto"/>
        <w:right w:val="none" w:sz="0" w:space="0" w:color="auto"/>
      </w:divBdr>
    </w:div>
    <w:div w:id="235285247">
      <w:bodyDiv w:val="1"/>
      <w:marLeft w:val="0"/>
      <w:marRight w:val="0"/>
      <w:marTop w:val="0"/>
      <w:marBottom w:val="0"/>
      <w:divBdr>
        <w:top w:val="none" w:sz="0" w:space="0" w:color="auto"/>
        <w:left w:val="none" w:sz="0" w:space="0" w:color="auto"/>
        <w:bottom w:val="none" w:sz="0" w:space="0" w:color="auto"/>
        <w:right w:val="none" w:sz="0" w:space="0" w:color="auto"/>
      </w:divBdr>
    </w:div>
    <w:div w:id="259410872">
      <w:bodyDiv w:val="1"/>
      <w:marLeft w:val="0"/>
      <w:marRight w:val="0"/>
      <w:marTop w:val="0"/>
      <w:marBottom w:val="0"/>
      <w:divBdr>
        <w:top w:val="none" w:sz="0" w:space="0" w:color="auto"/>
        <w:left w:val="none" w:sz="0" w:space="0" w:color="auto"/>
        <w:bottom w:val="none" w:sz="0" w:space="0" w:color="auto"/>
        <w:right w:val="none" w:sz="0" w:space="0" w:color="auto"/>
      </w:divBdr>
    </w:div>
    <w:div w:id="324280157">
      <w:bodyDiv w:val="1"/>
      <w:marLeft w:val="0"/>
      <w:marRight w:val="0"/>
      <w:marTop w:val="0"/>
      <w:marBottom w:val="0"/>
      <w:divBdr>
        <w:top w:val="none" w:sz="0" w:space="0" w:color="auto"/>
        <w:left w:val="none" w:sz="0" w:space="0" w:color="auto"/>
        <w:bottom w:val="none" w:sz="0" w:space="0" w:color="auto"/>
        <w:right w:val="none" w:sz="0" w:space="0" w:color="auto"/>
      </w:divBdr>
    </w:div>
    <w:div w:id="366762145">
      <w:bodyDiv w:val="1"/>
      <w:marLeft w:val="0"/>
      <w:marRight w:val="0"/>
      <w:marTop w:val="0"/>
      <w:marBottom w:val="0"/>
      <w:divBdr>
        <w:top w:val="none" w:sz="0" w:space="0" w:color="auto"/>
        <w:left w:val="none" w:sz="0" w:space="0" w:color="auto"/>
        <w:bottom w:val="none" w:sz="0" w:space="0" w:color="auto"/>
        <w:right w:val="none" w:sz="0" w:space="0" w:color="auto"/>
      </w:divBdr>
    </w:div>
    <w:div w:id="407458291">
      <w:bodyDiv w:val="1"/>
      <w:marLeft w:val="0"/>
      <w:marRight w:val="0"/>
      <w:marTop w:val="0"/>
      <w:marBottom w:val="0"/>
      <w:divBdr>
        <w:top w:val="none" w:sz="0" w:space="0" w:color="auto"/>
        <w:left w:val="none" w:sz="0" w:space="0" w:color="auto"/>
        <w:bottom w:val="none" w:sz="0" w:space="0" w:color="auto"/>
        <w:right w:val="none" w:sz="0" w:space="0" w:color="auto"/>
      </w:divBdr>
    </w:div>
    <w:div w:id="518854406">
      <w:bodyDiv w:val="1"/>
      <w:marLeft w:val="0"/>
      <w:marRight w:val="0"/>
      <w:marTop w:val="0"/>
      <w:marBottom w:val="0"/>
      <w:divBdr>
        <w:top w:val="none" w:sz="0" w:space="0" w:color="auto"/>
        <w:left w:val="none" w:sz="0" w:space="0" w:color="auto"/>
        <w:bottom w:val="none" w:sz="0" w:space="0" w:color="auto"/>
        <w:right w:val="none" w:sz="0" w:space="0" w:color="auto"/>
      </w:divBdr>
    </w:div>
    <w:div w:id="552932649">
      <w:bodyDiv w:val="1"/>
      <w:marLeft w:val="0"/>
      <w:marRight w:val="0"/>
      <w:marTop w:val="0"/>
      <w:marBottom w:val="0"/>
      <w:divBdr>
        <w:top w:val="none" w:sz="0" w:space="0" w:color="auto"/>
        <w:left w:val="none" w:sz="0" w:space="0" w:color="auto"/>
        <w:bottom w:val="none" w:sz="0" w:space="0" w:color="auto"/>
        <w:right w:val="none" w:sz="0" w:space="0" w:color="auto"/>
      </w:divBdr>
    </w:div>
    <w:div w:id="638341241">
      <w:bodyDiv w:val="1"/>
      <w:marLeft w:val="0"/>
      <w:marRight w:val="0"/>
      <w:marTop w:val="0"/>
      <w:marBottom w:val="0"/>
      <w:divBdr>
        <w:top w:val="none" w:sz="0" w:space="0" w:color="auto"/>
        <w:left w:val="none" w:sz="0" w:space="0" w:color="auto"/>
        <w:bottom w:val="none" w:sz="0" w:space="0" w:color="auto"/>
        <w:right w:val="none" w:sz="0" w:space="0" w:color="auto"/>
      </w:divBdr>
    </w:div>
    <w:div w:id="656111849">
      <w:bodyDiv w:val="1"/>
      <w:marLeft w:val="0"/>
      <w:marRight w:val="0"/>
      <w:marTop w:val="0"/>
      <w:marBottom w:val="0"/>
      <w:divBdr>
        <w:top w:val="none" w:sz="0" w:space="0" w:color="auto"/>
        <w:left w:val="none" w:sz="0" w:space="0" w:color="auto"/>
        <w:bottom w:val="none" w:sz="0" w:space="0" w:color="auto"/>
        <w:right w:val="none" w:sz="0" w:space="0" w:color="auto"/>
      </w:divBdr>
    </w:div>
    <w:div w:id="711736758">
      <w:bodyDiv w:val="1"/>
      <w:marLeft w:val="0"/>
      <w:marRight w:val="0"/>
      <w:marTop w:val="0"/>
      <w:marBottom w:val="0"/>
      <w:divBdr>
        <w:top w:val="none" w:sz="0" w:space="0" w:color="auto"/>
        <w:left w:val="none" w:sz="0" w:space="0" w:color="auto"/>
        <w:bottom w:val="none" w:sz="0" w:space="0" w:color="auto"/>
        <w:right w:val="none" w:sz="0" w:space="0" w:color="auto"/>
      </w:divBdr>
    </w:div>
    <w:div w:id="736707096">
      <w:bodyDiv w:val="1"/>
      <w:marLeft w:val="0"/>
      <w:marRight w:val="0"/>
      <w:marTop w:val="0"/>
      <w:marBottom w:val="0"/>
      <w:divBdr>
        <w:top w:val="none" w:sz="0" w:space="0" w:color="auto"/>
        <w:left w:val="none" w:sz="0" w:space="0" w:color="auto"/>
        <w:bottom w:val="none" w:sz="0" w:space="0" w:color="auto"/>
        <w:right w:val="none" w:sz="0" w:space="0" w:color="auto"/>
      </w:divBdr>
    </w:div>
    <w:div w:id="742795846">
      <w:bodyDiv w:val="1"/>
      <w:marLeft w:val="0"/>
      <w:marRight w:val="0"/>
      <w:marTop w:val="0"/>
      <w:marBottom w:val="0"/>
      <w:divBdr>
        <w:top w:val="none" w:sz="0" w:space="0" w:color="auto"/>
        <w:left w:val="none" w:sz="0" w:space="0" w:color="auto"/>
        <w:bottom w:val="none" w:sz="0" w:space="0" w:color="auto"/>
        <w:right w:val="none" w:sz="0" w:space="0" w:color="auto"/>
      </w:divBdr>
    </w:div>
    <w:div w:id="889001519">
      <w:bodyDiv w:val="1"/>
      <w:marLeft w:val="0"/>
      <w:marRight w:val="0"/>
      <w:marTop w:val="0"/>
      <w:marBottom w:val="0"/>
      <w:divBdr>
        <w:top w:val="none" w:sz="0" w:space="0" w:color="auto"/>
        <w:left w:val="none" w:sz="0" w:space="0" w:color="auto"/>
        <w:bottom w:val="none" w:sz="0" w:space="0" w:color="auto"/>
        <w:right w:val="none" w:sz="0" w:space="0" w:color="auto"/>
      </w:divBdr>
    </w:div>
    <w:div w:id="1087776148">
      <w:bodyDiv w:val="1"/>
      <w:marLeft w:val="0"/>
      <w:marRight w:val="0"/>
      <w:marTop w:val="0"/>
      <w:marBottom w:val="0"/>
      <w:divBdr>
        <w:top w:val="none" w:sz="0" w:space="0" w:color="auto"/>
        <w:left w:val="none" w:sz="0" w:space="0" w:color="auto"/>
        <w:bottom w:val="none" w:sz="0" w:space="0" w:color="auto"/>
        <w:right w:val="none" w:sz="0" w:space="0" w:color="auto"/>
      </w:divBdr>
    </w:div>
    <w:div w:id="1154689162">
      <w:bodyDiv w:val="1"/>
      <w:marLeft w:val="0"/>
      <w:marRight w:val="0"/>
      <w:marTop w:val="0"/>
      <w:marBottom w:val="0"/>
      <w:divBdr>
        <w:top w:val="none" w:sz="0" w:space="0" w:color="auto"/>
        <w:left w:val="none" w:sz="0" w:space="0" w:color="auto"/>
        <w:bottom w:val="none" w:sz="0" w:space="0" w:color="auto"/>
        <w:right w:val="none" w:sz="0" w:space="0" w:color="auto"/>
      </w:divBdr>
    </w:div>
    <w:div w:id="1229610482">
      <w:bodyDiv w:val="1"/>
      <w:marLeft w:val="0"/>
      <w:marRight w:val="0"/>
      <w:marTop w:val="0"/>
      <w:marBottom w:val="0"/>
      <w:divBdr>
        <w:top w:val="none" w:sz="0" w:space="0" w:color="auto"/>
        <w:left w:val="none" w:sz="0" w:space="0" w:color="auto"/>
        <w:bottom w:val="none" w:sz="0" w:space="0" w:color="auto"/>
        <w:right w:val="none" w:sz="0" w:space="0" w:color="auto"/>
      </w:divBdr>
    </w:div>
    <w:div w:id="1295140817">
      <w:bodyDiv w:val="1"/>
      <w:marLeft w:val="0"/>
      <w:marRight w:val="0"/>
      <w:marTop w:val="0"/>
      <w:marBottom w:val="0"/>
      <w:divBdr>
        <w:top w:val="none" w:sz="0" w:space="0" w:color="auto"/>
        <w:left w:val="none" w:sz="0" w:space="0" w:color="auto"/>
        <w:bottom w:val="none" w:sz="0" w:space="0" w:color="auto"/>
        <w:right w:val="none" w:sz="0" w:space="0" w:color="auto"/>
      </w:divBdr>
    </w:div>
    <w:div w:id="1303271714">
      <w:bodyDiv w:val="1"/>
      <w:marLeft w:val="0"/>
      <w:marRight w:val="0"/>
      <w:marTop w:val="0"/>
      <w:marBottom w:val="0"/>
      <w:divBdr>
        <w:top w:val="none" w:sz="0" w:space="0" w:color="auto"/>
        <w:left w:val="none" w:sz="0" w:space="0" w:color="auto"/>
        <w:bottom w:val="none" w:sz="0" w:space="0" w:color="auto"/>
        <w:right w:val="none" w:sz="0" w:space="0" w:color="auto"/>
      </w:divBdr>
    </w:div>
    <w:div w:id="1531190043">
      <w:bodyDiv w:val="1"/>
      <w:marLeft w:val="0"/>
      <w:marRight w:val="0"/>
      <w:marTop w:val="0"/>
      <w:marBottom w:val="0"/>
      <w:divBdr>
        <w:top w:val="none" w:sz="0" w:space="0" w:color="auto"/>
        <w:left w:val="none" w:sz="0" w:space="0" w:color="auto"/>
        <w:bottom w:val="none" w:sz="0" w:space="0" w:color="auto"/>
        <w:right w:val="none" w:sz="0" w:space="0" w:color="auto"/>
      </w:divBdr>
    </w:div>
    <w:div w:id="1572081097">
      <w:bodyDiv w:val="1"/>
      <w:marLeft w:val="0"/>
      <w:marRight w:val="0"/>
      <w:marTop w:val="0"/>
      <w:marBottom w:val="0"/>
      <w:divBdr>
        <w:top w:val="none" w:sz="0" w:space="0" w:color="auto"/>
        <w:left w:val="none" w:sz="0" w:space="0" w:color="auto"/>
        <w:bottom w:val="none" w:sz="0" w:space="0" w:color="auto"/>
        <w:right w:val="none" w:sz="0" w:space="0" w:color="auto"/>
      </w:divBdr>
    </w:div>
    <w:div w:id="1664509044">
      <w:bodyDiv w:val="1"/>
      <w:marLeft w:val="0"/>
      <w:marRight w:val="0"/>
      <w:marTop w:val="0"/>
      <w:marBottom w:val="0"/>
      <w:divBdr>
        <w:top w:val="none" w:sz="0" w:space="0" w:color="auto"/>
        <w:left w:val="none" w:sz="0" w:space="0" w:color="auto"/>
        <w:bottom w:val="none" w:sz="0" w:space="0" w:color="auto"/>
        <w:right w:val="none" w:sz="0" w:space="0" w:color="auto"/>
      </w:divBdr>
    </w:div>
    <w:div w:id="1690830415">
      <w:bodyDiv w:val="1"/>
      <w:marLeft w:val="0"/>
      <w:marRight w:val="0"/>
      <w:marTop w:val="0"/>
      <w:marBottom w:val="0"/>
      <w:divBdr>
        <w:top w:val="none" w:sz="0" w:space="0" w:color="auto"/>
        <w:left w:val="none" w:sz="0" w:space="0" w:color="auto"/>
        <w:bottom w:val="none" w:sz="0" w:space="0" w:color="auto"/>
        <w:right w:val="none" w:sz="0" w:space="0" w:color="auto"/>
      </w:divBdr>
    </w:div>
    <w:div w:id="1753970164">
      <w:bodyDiv w:val="1"/>
      <w:marLeft w:val="0"/>
      <w:marRight w:val="0"/>
      <w:marTop w:val="0"/>
      <w:marBottom w:val="0"/>
      <w:divBdr>
        <w:top w:val="none" w:sz="0" w:space="0" w:color="auto"/>
        <w:left w:val="none" w:sz="0" w:space="0" w:color="auto"/>
        <w:bottom w:val="none" w:sz="0" w:space="0" w:color="auto"/>
        <w:right w:val="none" w:sz="0" w:space="0" w:color="auto"/>
      </w:divBdr>
    </w:div>
    <w:div w:id="1774324396">
      <w:bodyDiv w:val="1"/>
      <w:marLeft w:val="0"/>
      <w:marRight w:val="0"/>
      <w:marTop w:val="0"/>
      <w:marBottom w:val="0"/>
      <w:divBdr>
        <w:top w:val="none" w:sz="0" w:space="0" w:color="auto"/>
        <w:left w:val="none" w:sz="0" w:space="0" w:color="auto"/>
        <w:bottom w:val="none" w:sz="0" w:space="0" w:color="auto"/>
        <w:right w:val="none" w:sz="0" w:space="0" w:color="auto"/>
      </w:divBdr>
    </w:div>
    <w:div w:id="1912496775">
      <w:bodyDiv w:val="1"/>
      <w:marLeft w:val="0"/>
      <w:marRight w:val="0"/>
      <w:marTop w:val="0"/>
      <w:marBottom w:val="0"/>
      <w:divBdr>
        <w:top w:val="none" w:sz="0" w:space="0" w:color="auto"/>
        <w:left w:val="none" w:sz="0" w:space="0" w:color="auto"/>
        <w:bottom w:val="none" w:sz="0" w:space="0" w:color="auto"/>
        <w:right w:val="none" w:sz="0" w:space="0" w:color="auto"/>
      </w:divBdr>
    </w:div>
    <w:div w:id="1959409512">
      <w:bodyDiv w:val="1"/>
      <w:marLeft w:val="0"/>
      <w:marRight w:val="0"/>
      <w:marTop w:val="0"/>
      <w:marBottom w:val="0"/>
      <w:divBdr>
        <w:top w:val="none" w:sz="0" w:space="0" w:color="auto"/>
        <w:left w:val="none" w:sz="0" w:space="0" w:color="auto"/>
        <w:bottom w:val="none" w:sz="0" w:space="0" w:color="auto"/>
        <w:right w:val="none" w:sz="0" w:space="0" w:color="auto"/>
      </w:divBdr>
    </w:div>
    <w:div w:id="2004166615">
      <w:bodyDiv w:val="1"/>
      <w:marLeft w:val="0"/>
      <w:marRight w:val="0"/>
      <w:marTop w:val="0"/>
      <w:marBottom w:val="0"/>
      <w:divBdr>
        <w:top w:val="none" w:sz="0" w:space="0" w:color="auto"/>
        <w:left w:val="none" w:sz="0" w:space="0" w:color="auto"/>
        <w:bottom w:val="none" w:sz="0" w:space="0" w:color="auto"/>
        <w:right w:val="none" w:sz="0" w:space="0" w:color="auto"/>
      </w:divBdr>
    </w:div>
    <w:div w:id="2052725421">
      <w:bodyDiv w:val="1"/>
      <w:marLeft w:val="0"/>
      <w:marRight w:val="0"/>
      <w:marTop w:val="0"/>
      <w:marBottom w:val="0"/>
      <w:divBdr>
        <w:top w:val="none" w:sz="0" w:space="0" w:color="auto"/>
        <w:left w:val="none" w:sz="0" w:space="0" w:color="auto"/>
        <w:bottom w:val="none" w:sz="0" w:space="0" w:color="auto"/>
        <w:right w:val="none" w:sz="0" w:space="0" w:color="auto"/>
      </w:divBdr>
    </w:div>
    <w:div w:id="213320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jerome@ksa.hs.k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1284</Words>
  <Characters>7322</Characters>
  <Application>Microsoft Office Word</Application>
  <DocSecurity>0</DocSecurity>
  <Lines>61</Lines>
  <Paragraphs>17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Syllabus</vt:lpstr>
      <vt:lpstr>Syllabus</vt:lpstr>
    </vt:vector>
  </TitlesOfParts>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
  <cp:keywords/>
  <dc:description/>
  <cp:lastModifiedBy/>
  <cp:revision>1</cp:revision>
  <dcterms:created xsi:type="dcterms:W3CDTF">2026-02-25T00:56:00Z</dcterms:created>
  <dcterms:modified xsi:type="dcterms:W3CDTF">2026-02-25T00:56:00Z</dcterms:modified>
  <cp:version>1200.0100.01</cp:version>
</cp:coreProperties>
</file>