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9AC6D" w14:textId="77777777" w:rsidR="00670169" w:rsidRDefault="007C09D6">
      <w:pPr>
        <w:wordWrap/>
        <w:spacing w:after="0" w:line="276" w:lineRule="auto"/>
        <w:jc w:val="center"/>
        <w:textAlignment w:val="baseline"/>
        <w:rPr>
          <w:rFonts w:eastAsiaTheme="minorHAnsi" w:cs="굴림"/>
          <w:color w:val="000000"/>
          <w:kern w:val="0"/>
          <w:szCs w:val="20"/>
        </w:rPr>
      </w:pPr>
      <w:bookmarkStart w:id="0" w:name="_top"/>
      <w:bookmarkStart w:id="1" w:name="_GoBack"/>
      <w:bookmarkEnd w:id="0"/>
      <w:bookmarkEnd w:id="1"/>
      <w:r>
        <w:rPr>
          <w:rFonts w:eastAsiaTheme="minorHAnsi" w:cs="함초롬바탕"/>
          <w:b/>
          <w:bCs/>
          <w:color w:val="000000"/>
          <w:kern w:val="0"/>
          <w:sz w:val="40"/>
          <w:szCs w:val="40"/>
        </w:rPr>
        <w:t>Syllabus</w:t>
      </w:r>
    </w:p>
    <w:p w14:paraId="1458C3DE" w14:textId="1B68BAE0" w:rsidR="00670169" w:rsidRDefault="009043F7">
      <w:pPr>
        <w:spacing w:after="0" w:line="276" w:lineRule="auto"/>
        <w:textAlignment w:val="baseline"/>
        <w:rPr>
          <w:rFonts w:eastAsiaTheme="minorHAnsi" w:cs="굴림"/>
          <w:color w:val="000000"/>
          <w:kern w:val="0"/>
          <w:szCs w:val="20"/>
        </w:rPr>
      </w:pPr>
      <w:r>
        <w:rPr>
          <w:rFonts w:eastAsiaTheme="minorHAnsi" w:cs="굴림" w:hint="eastAsia"/>
          <w:b/>
          <w:bCs/>
          <w:color w:val="000000"/>
          <w:kern w:val="0"/>
          <w:sz w:val="24"/>
          <w:szCs w:val="24"/>
        </w:rPr>
        <w:t>S</w:t>
      </w:r>
      <w:r>
        <w:rPr>
          <w:rFonts w:eastAsiaTheme="minorHAnsi" w:cs="굴림"/>
          <w:b/>
          <w:bCs/>
          <w:color w:val="000000"/>
          <w:kern w:val="0"/>
          <w:sz w:val="24"/>
          <w:szCs w:val="24"/>
        </w:rPr>
        <w:t>pring</w:t>
      </w:r>
      <w:r w:rsidR="007C09D6">
        <w:rPr>
          <w:rFonts w:eastAsiaTheme="minorHAnsi" w:cs="굴림"/>
          <w:b/>
          <w:bCs/>
          <w:color w:val="000000"/>
          <w:kern w:val="0"/>
          <w:sz w:val="24"/>
          <w:szCs w:val="24"/>
        </w:rPr>
        <w:t xml:space="preserve"> semester 202</w:t>
      </w:r>
      <w:r>
        <w:rPr>
          <w:rFonts w:eastAsiaTheme="minorHAnsi" w:cs="굴림"/>
          <w:b/>
          <w:bCs/>
          <w:color w:val="000000"/>
          <w:kern w:val="0"/>
          <w:sz w:val="24"/>
          <w:szCs w:val="24"/>
        </w:rPr>
        <w:t>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670169" w14:paraId="138D0A67"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C5ECF33"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C3FB02B" w14:textId="72E3224D" w:rsidR="00670169" w:rsidRDefault="00375D00">
            <w:pPr>
              <w:wordWrap/>
              <w:spacing w:after="0" w:line="276" w:lineRule="auto"/>
              <w:jc w:val="center"/>
              <w:textAlignment w:val="baseline"/>
              <w:rPr>
                <w:rFonts w:eastAsiaTheme="minorHAnsi" w:cs="굴림"/>
                <w:b/>
                <w:color w:val="000000"/>
                <w:kern w:val="0"/>
                <w:szCs w:val="20"/>
              </w:rPr>
            </w:pPr>
            <w:r w:rsidRPr="001617CD">
              <w:rPr>
                <w:rFonts w:ascii="Arial" w:eastAsia="한양신명조" w:hAnsi="Arial" w:cs="Arial"/>
                <w:color w:val="000000"/>
                <w:kern w:val="0"/>
                <w:szCs w:val="20"/>
              </w:rPr>
              <w:t>Fundamentals of Analytical Chemistry</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425636E4" w14:textId="77777777" w:rsidR="00670169" w:rsidRDefault="007C09D6">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0084976F" w14:textId="1EDBAF89" w:rsidR="00670169" w:rsidRDefault="00375D00">
            <w:pPr>
              <w:wordWrap/>
              <w:spacing w:after="0" w:line="276" w:lineRule="auto"/>
              <w:jc w:val="center"/>
              <w:textAlignment w:val="baseline"/>
              <w:rPr>
                <w:rFonts w:eastAsiaTheme="minorHAnsi" w:cs="굴림"/>
                <w:b/>
                <w:color w:val="000000"/>
                <w:kern w:val="0"/>
                <w:szCs w:val="20"/>
              </w:rPr>
            </w:pPr>
            <w:r>
              <w:rPr>
                <w:rFonts w:ascii="Arial" w:eastAsia="한양신명조" w:hAnsi="Arial" w:cs="Arial" w:hint="eastAsia"/>
                <w:color w:val="000000"/>
                <w:kern w:val="0"/>
                <w:szCs w:val="20"/>
              </w:rPr>
              <w:t>C</w:t>
            </w:r>
            <w:r>
              <w:rPr>
                <w:rFonts w:ascii="Arial" w:eastAsia="한양신명조" w:hAnsi="Arial" w:cs="Arial"/>
                <w:color w:val="000000"/>
                <w:kern w:val="0"/>
                <w:szCs w:val="20"/>
              </w:rPr>
              <w:t>B4103</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79B21F30"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4163788A" w14:textId="6CE9E7DE" w:rsidR="00670169" w:rsidRDefault="00375D00">
            <w:pPr>
              <w:wordWrap/>
              <w:spacing w:after="0" w:line="276" w:lineRule="auto"/>
              <w:jc w:val="center"/>
              <w:textAlignment w:val="baseline"/>
              <w:rPr>
                <w:rFonts w:eastAsiaTheme="minorHAnsi" w:cs="굴림"/>
                <w:b/>
                <w:bCs/>
                <w:color w:val="FF0000"/>
                <w:kern w:val="0"/>
                <w:szCs w:val="20"/>
              </w:rPr>
            </w:pPr>
            <w:r>
              <w:rPr>
                <w:rFonts w:eastAsiaTheme="minorHAnsi" w:cs="굴림" w:hint="eastAsia"/>
                <w:b/>
                <w:bCs/>
                <w:color w:val="FF0000"/>
                <w:kern w:val="0"/>
                <w:szCs w:val="20"/>
              </w:rPr>
              <w:t>3</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0140E24"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BB58B68" w14:textId="77777777" w:rsidR="00375D00" w:rsidRDefault="00375D00" w:rsidP="00375D00">
            <w:pPr>
              <w:widowControl/>
              <w:wordWrap/>
              <w:autoSpaceDE/>
              <w:autoSpaceDN/>
              <w:snapToGrid w:val="0"/>
              <w:spacing w:line="312" w:lineRule="auto"/>
              <w:jc w:val="center"/>
              <w:rPr>
                <w:rFonts w:ascii="Arial" w:eastAsia="한양신명조" w:hAnsi="Arial" w:cs="Arial"/>
                <w:color w:val="000000"/>
                <w:kern w:val="0"/>
                <w:szCs w:val="20"/>
              </w:rPr>
            </w:pPr>
            <w:r>
              <w:rPr>
                <w:rFonts w:ascii="Arial" w:eastAsia="한양신명조" w:hAnsi="Arial" w:cs="Arial"/>
                <w:color w:val="000000"/>
                <w:kern w:val="0"/>
                <w:szCs w:val="20"/>
              </w:rPr>
              <w:t>5</w:t>
            </w:r>
            <w:r>
              <w:rPr>
                <w:rFonts w:ascii="Arial" w:eastAsia="한양신명조" w:hAnsi="Arial" w:cs="Arial" w:hint="eastAsia"/>
                <w:color w:val="000000"/>
                <w:kern w:val="0"/>
                <w:szCs w:val="20"/>
              </w:rPr>
              <w:t>6</w:t>
            </w:r>
            <w:r>
              <w:rPr>
                <w:rFonts w:ascii="Arial" w:eastAsia="한양신명조" w:hAnsi="Arial" w:cs="Arial"/>
                <w:color w:val="000000"/>
                <w:kern w:val="0"/>
                <w:szCs w:val="20"/>
              </w:rPr>
              <w:t>05</w:t>
            </w:r>
            <w:r>
              <w:rPr>
                <w:rFonts w:ascii="Arial" w:eastAsia="한양신명조" w:hAnsi="Arial" w:cs="Arial" w:hint="eastAsia"/>
                <w:color w:val="000000"/>
                <w:kern w:val="0"/>
                <w:szCs w:val="20"/>
              </w:rPr>
              <w:t>,</w:t>
            </w:r>
            <w:r>
              <w:rPr>
                <w:rFonts w:ascii="Arial" w:eastAsia="한양신명조" w:hAnsi="Arial" w:cs="Arial"/>
                <w:color w:val="000000"/>
                <w:kern w:val="0"/>
                <w:szCs w:val="20"/>
              </w:rPr>
              <w:t xml:space="preserve"> 5</w:t>
            </w:r>
            <w:r>
              <w:rPr>
                <w:rFonts w:ascii="Arial" w:eastAsia="한양신명조" w:hAnsi="Arial" w:cs="Arial" w:hint="eastAsia"/>
                <w:color w:val="000000"/>
                <w:kern w:val="0"/>
                <w:szCs w:val="20"/>
              </w:rPr>
              <w:t>60</w:t>
            </w:r>
            <w:r>
              <w:rPr>
                <w:rFonts w:ascii="Arial" w:eastAsia="한양신명조" w:hAnsi="Arial" w:cs="Arial"/>
                <w:color w:val="000000"/>
                <w:kern w:val="0"/>
                <w:szCs w:val="20"/>
              </w:rPr>
              <w:t>6</w:t>
            </w:r>
          </w:p>
          <w:p w14:paraId="3C6F43E9" w14:textId="0EB1F119" w:rsidR="00670169" w:rsidRDefault="00375D00" w:rsidP="00375D00">
            <w:pPr>
              <w:wordWrap/>
              <w:spacing w:after="0" w:line="276" w:lineRule="auto"/>
              <w:jc w:val="center"/>
              <w:textAlignment w:val="baseline"/>
              <w:rPr>
                <w:rFonts w:eastAsiaTheme="minorHAnsi" w:cs="굴림"/>
                <w:b/>
                <w:color w:val="000000"/>
                <w:kern w:val="0"/>
                <w:szCs w:val="20"/>
              </w:rPr>
            </w:pPr>
            <w:r>
              <w:rPr>
                <w:rFonts w:ascii="Arial" w:eastAsia="한양신명조" w:hAnsi="Arial" w:cs="Arial"/>
                <w:color w:val="000000"/>
                <w:kern w:val="0"/>
                <w:szCs w:val="20"/>
              </w:rPr>
              <w:t>3</w:t>
            </w:r>
            <w:r>
              <w:rPr>
                <w:rFonts w:ascii="Arial" w:eastAsia="한양신명조" w:hAnsi="Arial" w:cs="Arial" w:hint="eastAsia"/>
                <w:color w:val="000000"/>
                <w:kern w:val="0"/>
                <w:szCs w:val="20"/>
              </w:rPr>
              <w:t>3</w:t>
            </w:r>
            <w:r>
              <w:rPr>
                <w:rFonts w:ascii="Arial" w:eastAsia="한양신명조" w:hAnsi="Arial" w:cs="Arial"/>
                <w:color w:val="000000"/>
                <w:kern w:val="0"/>
                <w:szCs w:val="20"/>
              </w:rPr>
              <w:t>0</w:t>
            </w:r>
            <w:r>
              <w:rPr>
                <w:rFonts w:ascii="Arial" w:eastAsia="한양신명조" w:hAnsi="Arial" w:cs="Arial" w:hint="eastAsia"/>
                <w:color w:val="000000"/>
                <w:kern w:val="0"/>
                <w:szCs w:val="20"/>
              </w:rPr>
              <w:t>4</w:t>
            </w:r>
            <w:r>
              <w:rPr>
                <w:rFonts w:ascii="Arial" w:eastAsia="한양신명조" w:hAnsi="Arial" w:cs="Arial"/>
                <w:color w:val="000000"/>
                <w:kern w:val="0"/>
                <w:szCs w:val="20"/>
              </w:rPr>
              <w:t>, 2503</w:t>
            </w:r>
          </w:p>
        </w:tc>
      </w:tr>
      <w:tr w:rsidR="00670169" w14:paraId="00891B34"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4D4D335" w14:textId="77777777" w:rsidR="00670169" w:rsidRDefault="00670169">
            <w:pPr>
              <w:widowControl/>
              <w:wordWrap/>
              <w:autoSpaceDE/>
              <w:autoSpaceDN/>
              <w:spacing w:after="0" w:line="276" w:lineRule="auto"/>
              <w:jc w:val="left"/>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13B75E2A" w14:textId="77777777" w:rsidR="00670169" w:rsidRDefault="00670169">
            <w:pPr>
              <w:widowControl/>
              <w:wordWrap/>
              <w:autoSpaceDE/>
              <w:autoSpaceDN/>
              <w:spacing w:after="0" w:line="276" w:lineRule="auto"/>
              <w:jc w:val="left"/>
              <w:rPr>
                <w:rFonts w:eastAsiaTheme="minorHAnsi" w:cs="굴림"/>
                <w:b/>
                <w:color w:val="000000"/>
                <w:kern w:val="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7CA436CA"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2D6D2CD" w14:textId="74308B79" w:rsidR="00670169" w:rsidRDefault="000867F3">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e</w:t>
            </w:r>
            <w:r>
              <w:rPr>
                <w:rFonts w:eastAsiaTheme="minorHAnsi" w:cs="굴림"/>
                <w:b/>
                <w:color w:val="000000"/>
                <w:kern w:val="0"/>
                <w:szCs w:val="20"/>
              </w:rPr>
              <w:t>lective</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4661E035"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3E33403" w14:textId="64712C54" w:rsidR="00670169" w:rsidRDefault="00375D00">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3</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E4F1A01" w14:textId="77777777" w:rsidR="00670169" w:rsidRDefault="00670169">
            <w:pPr>
              <w:widowControl/>
              <w:wordWrap/>
              <w:autoSpaceDE/>
              <w:autoSpaceDN/>
              <w:spacing w:after="0" w:line="276" w:lineRule="auto"/>
              <w:jc w:val="left"/>
              <w:rPr>
                <w:rFonts w:eastAsiaTheme="minorHAnsi" w:cs="굴림"/>
                <w:b/>
                <w:color w:val="000000"/>
                <w:kern w:val="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2BA553B5" w14:textId="77777777" w:rsidR="00670169" w:rsidRDefault="00670169">
            <w:pPr>
              <w:widowControl/>
              <w:wordWrap/>
              <w:autoSpaceDE/>
              <w:autoSpaceDN/>
              <w:spacing w:after="0" w:line="276" w:lineRule="auto"/>
              <w:jc w:val="left"/>
              <w:rPr>
                <w:rFonts w:eastAsiaTheme="minorHAnsi" w:cs="굴림"/>
                <w:b/>
                <w:color w:val="000000"/>
                <w:kern w:val="0"/>
                <w:szCs w:val="20"/>
              </w:rPr>
            </w:pPr>
          </w:p>
        </w:tc>
      </w:tr>
      <w:tr w:rsidR="00670169" w14:paraId="2EC6FEEC"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26E54234"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44299417"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A231B7A"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FE1BC55"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202FEBF"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 hour</w:t>
            </w:r>
            <w:ins w:id="2" w:author="만든 이" w:date="2023-04-26T15:39:00Z">
              <w:r>
                <w:rPr>
                  <w:rFonts w:eastAsiaTheme="minorHAnsi" w:cs="함초롬돋움"/>
                  <w:b/>
                  <w:bCs/>
                  <w:color w:val="000000"/>
                  <w:kern w:val="0"/>
                  <w:szCs w:val="20"/>
                </w:rPr>
                <w:t>s</w:t>
              </w:r>
            </w:ins>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7F38E3A"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5A3FA51" w14:textId="77777777" w:rsidR="00670169" w:rsidRDefault="007C09D6">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E-mail</w:t>
            </w:r>
          </w:p>
        </w:tc>
      </w:tr>
      <w:tr w:rsidR="00670169" w14:paraId="34731288"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32E6333" w14:textId="77777777" w:rsidR="00670169" w:rsidRDefault="00670169">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5A06F99" w14:textId="31D588AC" w:rsidR="00670169" w:rsidRDefault="00375D00">
            <w:pPr>
              <w:wordWrap/>
              <w:spacing w:after="0" w:line="276" w:lineRule="auto"/>
              <w:jc w:val="center"/>
              <w:textAlignment w:val="baseline"/>
              <w:rPr>
                <w:rFonts w:eastAsiaTheme="minorHAnsi" w:cs="굴림"/>
                <w:b/>
                <w:color w:val="000000"/>
                <w:kern w:val="0"/>
                <w:szCs w:val="20"/>
              </w:rPr>
            </w:pPr>
            <w:proofErr w:type="spellStart"/>
            <w:r>
              <w:rPr>
                <w:rFonts w:eastAsiaTheme="minorHAnsi" w:cs="굴림" w:hint="eastAsia"/>
                <w:b/>
                <w:color w:val="000000"/>
                <w:kern w:val="0"/>
                <w:szCs w:val="20"/>
              </w:rPr>
              <w:t>천만석</w:t>
            </w:r>
            <w:proofErr w:type="spellEnd"/>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6E612C7" w14:textId="67E8EE3F" w:rsidR="00670169" w:rsidRDefault="00375D00">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1</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36B4019" w14:textId="0565C1F0" w:rsidR="00670169" w:rsidRDefault="009043F7">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5</w:t>
            </w:r>
            <w:r w:rsidR="00375D00">
              <w:rPr>
                <w:rFonts w:eastAsiaTheme="minorHAnsi" w:cs="굴림" w:hint="eastAsia"/>
                <w:b/>
                <w:color w:val="000000"/>
                <w:kern w:val="0"/>
                <w:szCs w:val="20"/>
              </w:rPr>
              <w:t>6</w:t>
            </w:r>
            <w:r w:rsidR="00375D00">
              <w:rPr>
                <w:rFonts w:eastAsiaTheme="minorHAnsi" w:cs="굴림"/>
                <w:b/>
                <w:color w:val="000000"/>
                <w:kern w:val="0"/>
                <w:szCs w:val="20"/>
              </w:rPr>
              <w:t>0</w:t>
            </w:r>
            <w:r>
              <w:rPr>
                <w:rFonts w:eastAsiaTheme="minorHAnsi" w:cs="굴림"/>
                <w:b/>
                <w:color w:val="000000"/>
                <w:kern w:val="0"/>
                <w:szCs w:val="20"/>
              </w:rPr>
              <w:t>2</w:t>
            </w:r>
          </w:p>
        </w:tc>
        <w:tc>
          <w:tcPr>
            <w:tcW w:w="131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486D6D3" w14:textId="4AEA5E9A" w:rsidR="00670169" w:rsidRDefault="009043F7">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M</w:t>
            </w:r>
            <w:r>
              <w:rPr>
                <w:rFonts w:eastAsiaTheme="minorHAnsi" w:cs="굴림"/>
                <w:b/>
                <w:color w:val="000000"/>
                <w:kern w:val="0"/>
                <w:szCs w:val="20"/>
              </w:rPr>
              <w:t>5</w:t>
            </w:r>
            <w:r w:rsidR="00375D00">
              <w:rPr>
                <w:rFonts w:eastAsiaTheme="minorHAnsi" w:cs="굴림"/>
                <w:b/>
                <w:color w:val="000000"/>
                <w:kern w:val="0"/>
                <w:szCs w:val="20"/>
              </w:rPr>
              <w:t>,</w:t>
            </w:r>
            <w:r>
              <w:rPr>
                <w:rFonts w:eastAsiaTheme="minorHAnsi" w:cs="굴림"/>
                <w:b/>
                <w:color w:val="000000"/>
                <w:kern w:val="0"/>
                <w:szCs w:val="20"/>
              </w:rPr>
              <w:t xml:space="preserve"> 6</w:t>
            </w:r>
            <w:r w:rsidR="00375D00">
              <w:rPr>
                <w:rFonts w:eastAsiaTheme="minorHAnsi" w:cs="굴림"/>
                <w:b/>
                <w:color w:val="000000"/>
                <w:kern w:val="0"/>
                <w:szCs w:val="20"/>
              </w:rPr>
              <w:t xml:space="preserve">, </w:t>
            </w:r>
            <w:r>
              <w:rPr>
                <w:rFonts w:eastAsiaTheme="minorHAnsi" w:cs="굴림"/>
                <w:b/>
                <w:color w:val="000000"/>
                <w:kern w:val="0"/>
                <w:szCs w:val="20"/>
              </w:rPr>
              <w:t>W5</w:t>
            </w:r>
          </w:p>
        </w:tc>
        <w:tc>
          <w:tcPr>
            <w:tcW w:w="175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3EC2B07" w14:textId="44C998CF" w:rsidR="00670169" w:rsidRDefault="00375D00">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6</w:t>
            </w:r>
            <w:r>
              <w:rPr>
                <w:rFonts w:eastAsiaTheme="minorHAnsi" w:cs="굴림"/>
                <w:b/>
                <w:color w:val="000000"/>
                <w:kern w:val="0"/>
                <w:szCs w:val="20"/>
              </w:rPr>
              <w:t>06-2340</w:t>
            </w:r>
          </w:p>
        </w:tc>
        <w:tc>
          <w:tcPr>
            <w:tcW w:w="2883"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063B853C" w14:textId="7D9C0CF7" w:rsidR="00670169" w:rsidRDefault="00375D00">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m</w:t>
            </w:r>
            <w:r>
              <w:rPr>
                <w:rFonts w:eastAsiaTheme="minorHAnsi" w:cs="굴림"/>
                <w:b/>
                <w:color w:val="000000"/>
                <w:kern w:val="0"/>
                <w:szCs w:val="20"/>
              </w:rPr>
              <w:t>anstone@ksa.kaist.ac.kr</w:t>
            </w:r>
          </w:p>
        </w:tc>
      </w:tr>
      <w:tr w:rsidR="00670169" w14:paraId="65FFE418"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D9ACD0A" w14:textId="77777777" w:rsidR="00670169" w:rsidRDefault="00670169">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6B8C61B"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2994F2F8"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239E2FE"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131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1C60E61"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6226C7D"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21A8DBAB" w14:textId="77777777" w:rsidR="00670169" w:rsidRDefault="00670169">
            <w:pPr>
              <w:wordWrap/>
              <w:spacing w:after="0" w:line="276" w:lineRule="auto"/>
              <w:jc w:val="center"/>
              <w:textAlignment w:val="baseline"/>
              <w:rPr>
                <w:rFonts w:eastAsiaTheme="minorHAnsi" w:cs="굴림"/>
                <w:b/>
                <w:color w:val="000000"/>
                <w:spacing w:val="-6"/>
                <w:kern w:val="0"/>
                <w:szCs w:val="20"/>
              </w:rPr>
            </w:pPr>
          </w:p>
        </w:tc>
      </w:tr>
      <w:tr w:rsidR="00670169" w14:paraId="2FD0E209"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4DE56AB" w14:textId="77777777" w:rsidR="00670169" w:rsidRDefault="00670169">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0AFB1D2"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6F4574A4"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698AFFD"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131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AA45E64"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EC6083B" w14:textId="77777777" w:rsidR="00670169" w:rsidRDefault="00670169">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1E369A79" w14:textId="77777777" w:rsidR="00670169" w:rsidRDefault="00670169">
            <w:pPr>
              <w:wordWrap/>
              <w:spacing w:after="0" w:line="276" w:lineRule="auto"/>
              <w:jc w:val="center"/>
              <w:textAlignment w:val="baseline"/>
              <w:rPr>
                <w:rFonts w:eastAsiaTheme="minorHAnsi" w:cs="굴림"/>
                <w:b/>
                <w:color w:val="000000"/>
                <w:spacing w:val="-6"/>
                <w:kern w:val="0"/>
                <w:szCs w:val="20"/>
              </w:rPr>
            </w:pPr>
          </w:p>
        </w:tc>
      </w:tr>
      <w:tr w:rsidR="00670169" w14:paraId="38078376"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7B7C3115" w14:textId="77777777" w:rsidR="00670169" w:rsidRDefault="00670169">
            <w:pPr>
              <w:widowControl/>
              <w:wordWrap/>
              <w:autoSpaceDE/>
              <w:autoSpaceDN/>
              <w:spacing w:after="0" w:line="276" w:lineRule="auto"/>
              <w:jc w:val="left"/>
              <w:rPr>
                <w:rFonts w:eastAsiaTheme="minorHAnsi" w:cs="굴림"/>
                <w:color w:val="000000"/>
                <w:kern w:val="0"/>
                <w:szCs w:val="20"/>
              </w:rPr>
            </w:pPr>
          </w:p>
        </w:tc>
        <w:tc>
          <w:tcPr>
            <w:tcW w:w="149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673ED36" w14:textId="77777777" w:rsidR="00670169" w:rsidRDefault="00670169">
            <w:pPr>
              <w:wordWrap/>
              <w:spacing w:after="0" w:line="276" w:lineRule="auto"/>
              <w:jc w:val="center"/>
              <w:textAlignment w:val="baseline"/>
              <w:rPr>
                <w:rFonts w:eastAsiaTheme="minorHAnsi" w:cs="굴림"/>
                <w:color w:val="000000"/>
                <w:kern w:val="0"/>
                <w:szCs w:val="20"/>
              </w:rPr>
            </w:pPr>
          </w:p>
        </w:tc>
        <w:tc>
          <w:tcPr>
            <w:tcW w:w="992"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86010C1" w14:textId="77777777" w:rsidR="00670169" w:rsidRDefault="00670169">
            <w:pPr>
              <w:wordWrap/>
              <w:spacing w:after="0" w:line="276" w:lineRule="auto"/>
              <w:jc w:val="center"/>
              <w:textAlignment w:val="baseline"/>
              <w:rPr>
                <w:rFonts w:eastAsiaTheme="minorHAnsi" w:cs="굴림"/>
                <w:b/>
                <w:bCs/>
                <w:color w:val="000000"/>
                <w:kern w:val="0"/>
                <w:szCs w:val="20"/>
              </w:rPr>
            </w:pPr>
          </w:p>
        </w:tc>
        <w:tc>
          <w:tcPr>
            <w:tcW w:w="992"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86F714F" w14:textId="77777777" w:rsidR="00670169" w:rsidRDefault="00670169">
            <w:pPr>
              <w:wordWrap/>
              <w:spacing w:after="0" w:line="276" w:lineRule="auto"/>
              <w:jc w:val="center"/>
              <w:textAlignment w:val="baseline"/>
              <w:rPr>
                <w:rFonts w:eastAsiaTheme="minorHAnsi" w:cs="굴림"/>
                <w:color w:val="000000"/>
                <w:kern w:val="0"/>
                <w:szCs w:val="20"/>
              </w:rPr>
            </w:pPr>
          </w:p>
        </w:tc>
        <w:tc>
          <w:tcPr>
            <w:tcW w:w="131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65AE28E" w14:textId="77777777" w:rsidR="00670169" w:rsidRDefault="00670169">
            <w:pPr>
              <w:wordWrap/>
              <w:spacing w:after="0" w:line="276" w:lineRule="auto"/>
              <w:jc w:val="center"/>
              <w:textAlignment w:val="baseline"/>
              <w:rPr>
                <w:rFonts w:eastAsiaTheme="minorHAnsi" w:cs="굴림"/>
                <w:b/>
                <w:bCs/>
                <w:color w:val="000000"/>
                <w:kern w:val="0"/>
                <w:szCs w:val="20"/>
              </w:rPr>
            </w:pPr>
          </w:p>
        </w:tc>
        <w:tc>
          <w:tcPr>
            <w:tcW w:w="1756"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7B228EB" w14:textId="77777777" w:rsidR="00670169" w:rsidRDefault="00670169">
            <w:pPr>
              <w:wordWrap/>
              <w:spacing w:after="0" w:line="276" w:lineRule="auto"/>
              <w:jc w:val="center"/>
              <w:textAlignment w:val="baseline"/>
              <w:rPr>
                <w:rFonts w:eastAsiaTheme="minorHAnsi" w:cs="굴림"/>
                <w:b/>
                <w:bCs/>
                <w:color w:val="000000"/>
                <w:kern w:val="0"/>
                <w:szCs w:val="20"/>
              </w:rPr>
            </w:pPr>
          </w:p>
        </w:tc>
        <w:tc>
          <w:tcPr>
            <w:tcW w:w="288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8D89636" w14:textId="77777777" w:rsidR="00670169" w:rsidRDefault="00670169">
            <w:pPr>
              <w:wordWrap/>
              <w:spacing w:after="0" w:line="276" w:lineRule="auto"/>
              <w:jc w:val="center"/>
              <w:textAlignment w:val="baseline"/>
              <w:rPr>
                <w:rFonts w:eastAsiaTheme="minorHAnsi" w:cs="굴림"/>
                <w:color w:val="000000"/>
                <w:kern w:val="0"/>
                <w:szCs w:val="20"/>
              </w:rPr>
            </w:pPr>
          </w:p>
        </w:tc>
      </w:tr>
    </w:tbl>
    <w:p w14:paraId="134B2AA6" w14:textId="77777777" w:rsidR="00670169" w:rsidRDefault="00670169">
      <w:pPr>
        <w:spacing w:after="0" w:line="276" w:lineRule="auto"/>
        <w:textAlignment w:val="baseline"/>
        <w:rPr>
          <w:rFonts w:eastAsiaTheme="minorHAnsi" w:cs="굴림"/>
          <w:b/>
          <w:bCs/>
          <w:color w:val="000000"/>
          <w:kern w:val="0"/>
          <w:sz w:val="10"/>
          <w:szCs w:val="10"/>
        </w:rPr>
      </w:pPr>
    </w:p>
    <w:p w14:paraId="45AFE18B" w14:textId="77777777" w:rsidR="00670169" w:rsidRDefault="007C09D6">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del w:id="3" w:author="만든 이" w:date="2023-04-26T15:39:00Z">
        <w:r>
          <w:rPr>
            <w:rFonts w:eastAsiaTheme="minorHAnsi" w:cs="함초롬바탕"/>
            <w:b/>
            <w:bCs/>
            <w:color w:val="000000"/>
            <w:kern w:val="0"/>
            <w:sz w:val="22"/>
          </w:rPr>
          <w:delText>s</w:delText>
        </w:r>
      </w:del>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670169" w14:paraId="671EFFBD"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7CA281" w14:textId="207DF403" w:rsidR="000867F3" w:rsidRPr="000867F3" w:rsidRDefault="000867F3" w:rsidP="000867F3">
            <w:pPr>
              <w:spacing w:after="0" w:line="360" w:lineRule="auto"/>
              <w:ind w:left="284"/>
              <w:textAlignment w:val="baseline"/>
              <w:rPr>
                <w:rFonts w:ascii="함초롬바탕" w:eastAsia="함초롬바탕" w:hAnsi="함초롬바탕" w:cs="함초롬바탕"/>
                <w:color w:val="000000"/>
                <w:kern w:val="0"/>
                <w:szCs w:val="20"/>
              </w:rPr>
            </w:pPr>
            <w:r w:rsidRPr="000867F3">
              <w:rPr>
                <w:rFonts w:ascii="Arial" w:eastAsia="함초롬바탕" w:hAnsi="Arial" w:cs="Arial"/>
                <w:color w:val="000000"/>
                <w:kern w:val="0"/>
                <w:szCs w:val="20"/>
              </w:rPr>
              <w:t>As chemistry is the science of molecule, chemistry studies the component and structure of materials, identify the properties of chemicals, and study the reaction from reactants to products with energy transfer. This course provides an introductory survey on traditional methods (titration, gravimetric, and colorimetric method) and modern methods (instrumental methods including spectroscopy, electrochemical methods, and chromatography) as fundamental level. Develop the intellectual skills to integrate theory and practice in student-centered class with cooperative learning. Understand the qualitative and quantitative analysis with personal and team projects. Learn the process of data analysis like the statistical treatment of data and literature survey and validation of analytical methods</w:t>
            </w:r>
            <w:r w:rsidRPr="000867F3">
              <w:rPr>
                <w:rFonts w:ascii="함초롬바탕" w:eastAsia="함초롬바탕" w:hAnsi="함초롬바탕" w:cs="함초롬바탕" w:hint="eastAsia"/>
                <w:color w:val="000000"/>
                <w:kern w:val="0"/>
                <w:szCs w:val="20"/>
              </w:rPr>
              <w:t>.</w:t>
            </w:r>
          </w:p>
          <w:p w14:paraId="2172FD3E" w14:textId="77777777" w:rsidR="000867F3" w:rsidRPr="000867F3" w:rsidRDefault="000867F3" w:rsidP="000867F3">
            <w:pPr>
              <w:spacing w:after="0" w:line="240" w:lineRule="auto"/>
              <w:ind w:left="284"/>
              <w:textAlignment w:val="baseline"/>
              <w:rPr>
                <w:rFonts w:ascii="함초롬바탕" w:eastAsia="함초롬바탕" w:hAnsi="함초롬바탕" w:cs="함초롬바탕"/>
                <w:color w:val="000000"/>
                <w:kern w:val="0"/>
                <w:szCs w:val="20"/>
              </w:rPr>
            </w:pPr>
          </w:p>
          <w:p w14:paraId="5369E6D9" w14:textId="77777777" w:rsidR="000867F3" w:rsidRPr="000867F3" w:rsidRDefault="000867F3" w:rsidP="000867F3">
            <w:pPr>
              <w:spacing w:after="0" w:line="360" w:lineRule="auto"/>
              <w:ind w:left="282"/>
              <w:textAlignment w:val="baseline"/>
              <w:rPr>
                <w:rFonts w:ascii="Arial" w:eastAsia="굴림" w:hAnsi="Arial" w:cs="Arial"/>
                <w:color w:val="000000"/>
                <w:kern w:val="0"/>
                <w:szCs w:val="20"/>
              </w:rPr>
            </w:pPr>
            <w:r w:rsidRPr="000867F3">
              <w:rPr>
                <w:rFonts w:ascii="Arial" w:eastAsia="함초롬바탕" w:hAnsi="Arial" w:cs="Arial"/>
                <w:color w:val="000000"/>
                <w:kern w:val="0"/>
                <w:szCs w:val="20"/>
              </w:rPr>
              <w:t>Analytical chemistry can be used to various fields as basic tools, this course gives a chance to connect to other sciences and environmental fields. Students take experiences on chemical analysis from the understanding the fundamental theory of instrument to apply the knowledge for the field using the KSA instrument and tools through the projects.</w:t>
            </w:r>
          </w:p>
          <w:p w14:paraId="20C9FCEF" w14:textId="77777777" w:rsidR="000867F3" w:rsidRPr="000867F3" w:rsidRDefault="000867F3" w:rsidP="000867F3">
            <w:pPr>
              <w:spacing w:after="0" w:line="360" w:lineRule="auto"/>
              <w:ind w:leftChars="120" w:left="240"/>
              <w:textAlignment w:val="baseline"/>
              <w:rPr>
                <w:rFonts w:ascii="Arial" w:eastAsia="굴림" w:hAnsi="Arial" w:cs="Arial"/>
                <w:color w:val="000000"/>
                <w:kern w:val="0"/>
                <w:szCs w:val="20"/>
              </w:rPr>
            </w:pPr>
            <w:r w:rsidRPr="000867F3">
              <w:rPr>
                <w:rFonts w:ascii="Arial" w:eastAsia="함초롬바탕" w:hAnsi="Arial" w:cs="Arial"/>
                <w:color w:val="000000"/>
                <w:kern w:val="0"/>
                <w:szCs w:val="20"/>
              </w:rPr>
              <w:t>1) Intensify the fundamental understanding of analytical techniques</w:t>
            </w:r>
          </w:p>
          <w:p w14:paraId="7FF91817" w14:textId="77777777" w:rsidR="000867F3" w:rsidRPr="000867F3" w:rsidRDefault="000867F3" w:rsidP="000867F3">
            <w:pPr>
              <w:spacing w:after="0" w:line="360" w:lineRule="auto"/>
              <w:ind w:leftChars="120" w:left="240"/>
              <w:textAlignment w:val="baseline"/>
              <w:rPr>
                <w:rFonts w:ascii="Arial" w:eastAsia="굴림" w:hAnsi="Arial" w:cs="Arial"/>
                <w:color w:val="000000"/>
                <w:kern w:val="0"/>
                <w:szCs w:val="20"/>
              </w:rPr>
            </w:pPr>
            <w:r w:rsidRPr="000867F3">
              <w:rPr>
                <w:rFonts w:ascii="Arial" w:eastAsia="함초롬바탕" w:hAnsi="Arial" w:cs="Arial"/>
                <w:color w:val="000000"/>
                <w:kern w:val="0"/>
                <w:szCs w:val="20"/>
              </w:rPr>
              <w:t>2) Accustom the instrument and practice the application methods to solve the real problems</w:t>
            </w:r>
          </w:p>
          <w:p w14:paraId="121E1E33" w14:textId="77777777" w:rsidR="000867F3" w:rsidRPr="000867F3" w:rsidRDefault="000867F3" w:rsidP="000867F3">
            <w:pPr>
              <w:spacing w:after="0" w:line="360" w:lineRule="auto"/>
              <w:ind w:leftChars="120" w:left="240"/>
              <w:textAlignment w:val="baseline"/>
              <w:rPr>
                <w:rFonts w:ascii="Arial" w:eastAsia="굴림" w:hAnsi="Arial" w:cs="Arial"/>
                <w:color w:val="000000"/>
                <w:kern w:val="0"/>
                <w:szCs w:val="20"/>
              </w:rPr>
            </w:pPr>
            <w:r w:rsidRPr="000867F3">
              <w:rPr>
                <w:rFonts w:ascii="Arial" w:eastAsia="함초롬바탕" w:hAnsi="Arial" w:cs="Arial"/>
                <w:color w:val="000000"/>
                <w:kern w:val="0"/>
                <w:szCs w:val="20"/>
              </w:rPr>
              <w:t>3) Choose appropriate information and improve scientific communication skills</w:t>
            </w:r>
          </w:p>
          <w:p w14:paraId="2879371D" w14:textId="3B17F0CF" w:rsidR="000867F3" w:rsidRDefault="000867F3" w:rsidP="000867F3">
            <w:pPr>
              <w:spacing w:after="0" w:line="360" w:lineRule="auto"/>
              <w:ind w:leftChars="120" w:left="240"/>
              <w:textAlignment w:val="baseline"/>
              <w:rPr>
                <w:rFonts w:ascii="Arial" w:eastAsia="함초롬바탕" w:hAnsi="Arial" w:cs="Arial"/>
                <w:color w:val="000000"/>
                <w:kern w:val="0"/>
                <w:szCs w:val="20"/>
              </w:rPr>
            </w:pPr>
            <w:r w:rsidRPr="000867F3">
              <w:rPr>
                <w:rFonts w:ascii="Arial" w:eastAsia="함초롬바탕" w:hAnsi="Arial" w:cs="Arial"/>
                <w:color w:val="000000"/>
                <w:kern w:val="0"/>
                <w:szCs w:val="20"/>
              </w:rPr>
              <w:t>4) Rigorous interpretation and statistical analysis of data</w:t>
            </w:r>
          </w:p>
          <w:p w14:paraId="207E187B" w14:textId="77777777" w:rsidR="000867F3" w:rsidRPr="000867F3" w:rsidRDefault="000867F3" w:rsidP="000867F3">
            <w:pPr>
              <w:spacing w:after="0" w:line="360" w:lineRule="auto"/>
              <w:ind w:leftChars="120" w:left="240"/>
              <w:textAlignment w:val="baseline"/>
              <w:rPr>
                <w:rFonts w:ascii="Arial" w:eastAsia="굴림" w:hAnsi="Arial" w:cs="Arial"/>
                <w:color w:val="000000"/>
                <w:kern w:val="0"/>
                <w:szCs w:val="20"/>
              </w:rPr>
            </w:pPr>
          </w:p>
          <w:p w14:paraId="3C78115D" w14:textId="77777777" w:rsidR="000867F3" w:rsidRPr="004747EA" w:rsidRDefault="000867F3" w:rsidP="000867F3">
            <w:pPr>
              <w:pStyle w:val="3"/>
              <w:spacing w:line="360" w:lineRule="auto"/>
              <w:ind w:left="0"/>
              <w:rPr>
                <w:rFonts w:ascii="Arial" w:hAnsi="Arial" w:cs="Arial"/>
              </w:rPr>
            </w:pPr>
            <w:r w:rsidRPr="004747EA">
              <w:rPr>
                <w:rFonts w:ascii="Arial" w:eastAsia="함초롬바탕" w:hAnsi="Arial" w:cs="Arial"/>
              </w:rPr>
              <w:t>Contents and Guideline</w:t>
            </w:r>
          </w:p>
          <w:p w14:paraId="653EE816" w14:textId="77777777" w:rsidR="000867F3" w:rsidRPr="00D31AA8" w:rsidRDefault="000867F3" w:rsidP="000867F3">
            <w:pPr>
              <w:pStyle w:val="a5"/>
              <w:spacing w:line="360" w:lineRule="auto"/>
              <w:ind w:left="282"/>
              <w:rPr>
                <w:rFonts w:ascii="Arial" w:eastAsia="함초롬바탕" w:hAnsi="Arial" w:cs="Arial"/>
              </w:rPr>
            </w:pPr>
            <w:r w:rsidRPr="004747EA">
              <w:rPr>
                <w:rFonts w:ascii="Arial" w:eastAsia="함초롬바탕" w:hAnsi="Arial" w:cs="Arial"/>
              </w:rPr>
              <w:t xml:space="preserve">The prerequisites courses are General Chemistry1 and General Chemistry Lab1. This course provides the fundamental understanding and practices of chemical equilibrium, electrochemistry, spectroscopy, and separation science. The course also includes qualitative and quantitative experiment and projects using classical and instrumental methods. </w:t>
            </w:r>
          </w:p>
          <w:p w14:paraId="395A82E3"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 xml:space="preserve">1) Lab safety and chemical measurement tools and apparatus of lab </w:t>
            </w:r>
          </w:p>
          <w:p w14:paraId="605C11B5"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2) Experimental error and Statistics</w:t>
            </w:r>
          </w:p>
          <w:p w14:paraId="47204563"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 xml:space="preserve">3) Acid-base </w:t>
            </w:r>
          </w:p>
          <w:p w14:paraId="3C12D1BD"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4) Electrochemistry</w:t>
            </w:r>
          </w:p>
          <w:p w14:paraId="39051348"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 xml:space="preserve">5) Complex and precipitation </w:t>
            </w:r>
          </w:p>
          <w:p w14:paraId="12C17FE9"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6) Titration</w:t>
            </w:r>
          </w:p>
          <w:p w14:paraId="2454BD73"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7) Extraction and chromatography</w:t>
            </w:r>
          </w:p>
          <w:p w14:paraId="61F4BA45"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lastRenderedPageBreak/>
              <w:t>8) Spectroscopy</w:t>
            </w:r>
          </w:p>
          <w:p w14:paraId="049ACC93" w14:textId="77777777" w:rsidR="000867F3" w:rsidRPr="004747EA" w:rsidRDefault="000867F3" w:rsidP="000867F3">
            <w:pPr>
              <w:pStyle w:val="a5"/>
              <w:spacing w:line="360" w:lineRule="auto"/>
              <w:ind w:leftChars="120" w:left="240"/>
              <w:rPr>
                <w:rFonts w:ascii="Arial" w:hAnsi="Arial" w:cs="Arial"/>
              </w:rPr>
            </w:pPr>
            <w:r w:rsidRPr="004747EA">
              <w:rPr>
                <w:rFonts w:ascii="Arial" w:eastAsia="함초롬바탕" w:hAnsi="Arial" w:cs="Arial"/>
              </w:rPr>
              <w:t>9) New analytical instruments and methods</w:t>
            </w:r>
          </w:p>
          <w:p w14:paraId="41A6DF45" w14:textId="77777777" w:rsidR="000867F3" w:rsidRPr="004747EA" w:rsidRDefault="000867F3" w:rsidP="000867F3">
            <w:pPr>
              <w:pStyle w:val="a5"/>
              <w:snapToGrid w:val="0"/>
              <w:spacing w:line="360" w:lineRule="auto"/>
              <w:ind w:leftChars="120" w:left="240"/>
              <w:rPr>
                <w:rFonts w:ascii="Arial" w:hAnsi="Arial" w:cs="Arial"/>
                <w:spacing w:val="-12"/>
              </w:rPr>
            </w:pPr>
            <w:r w:rsidRPr="004747EA">
              <w:rPr>
                <w:rFonts w:ascii="Arial" w:eastAsia="함초롬바탕" w:hAnsi="Arial" w:cs="Arial"/>
              </w:rPr>
              <w:t xml:space="preserve">10) </w:t>
            </w:r>
            <w:r w:rsidRPr="004747EA">
              <w:rPr>
                <w:rFonts w:ascii="Arial" w:eastAsia="함초롬바탕" w:hAnsi="Arial" w:cs="Arial"/>
                <w:spacing w:val="-12"/>
              </w:rPr>
              <w:t>Individual project using instrument with operation, demonstration, presentation, and discussion</w:t>
            </w:r>
          </w:p>
          <w:p w14:paraId="076C7707" w14:textId="39D038ED" w:rsidR="00670169" w:rsidRPr="000867F3" w:rsidRDefault="000867F3" w:rsidP="000867F3">
            <w:pPr>
              <w:spacing w:after="0" w:line="276" w:lineRule="auto"/>
              <w:ind w:left="300"/>
              <w:textAlignment w:val="baseline"/>
              <w:rPr>
                <w:rFonts w:eastAsiaTheme="minorHAnsi" w:cs="굴림"/>
                <w:color w:val="000000"/>
                <w:spacing w:val="-20"/>
                <w:kern w:val="0"/>
                <w:szCs w:val="20"/>
              </w:rPr>
            </w:pPr>
            <w:r w:rsidRPr="004747EA">
              <w:rPr>
                <w:rFonts w:ascii="Arial" w:eastAsia="함초롬바탕" w:hAnsi="Arial" w:cs="Arial"/>
              </w:rPr>
              <w:t>11) Application to real problems (team project, improve science communication skill, choose appropriate information, Experience of reproducible data acquisition following the analytical methods, Rigorous interpretation and statistical analysis of data)</w:t>
            </w:r>
          </w:p>
        </w:tc>
      </w:tr>
    </w:tbl>
    <w:p w14:paraId="2B45D858" w14:textId="2F2BF6AC" w:rsidR="00670169" w:rsidRDefault="00670169">
      <w:pPr>
        <w:spacing w:after="0" w:line="276" w:lineRule="auto"/>
        <w:textAlignment w:val="baseline"/>
        <w:rPr>
          <w:rFonts w:eastAsiaTheme="minorHAnsi" w:cs="굴림"/>
          <w:color w:val="FF0000"/>
          <w:kern w:val="0"/>
          <w:sz w:val="10"/>
          <w:szCs w:val="10"/>
        </w:rPr>
      </w:pPr>
    </w:p>
    <w:p w14:paraId="44A2E61F" w14:textId="77777777" w:rsidR="00D50976" w:rsidRPr="00D50976" w:rsidRDefault="00D50976">
      <w:pPr>
        <w:spacing w:after="0" w:line="276" w:lineRule="auto"/>
        <w:textAlignment w:val="baseline"/>
        <w:rPr>
          <w:rFonts w:eastAsiaTheme="minorHAnsi" w:cs="굴림"/>
          <w:color w:val="FF0000"/>
          <w:kern w:val="0"/>
          <w:sz w:val="10"/>
          <w:szCs w:val="10"/>
        </w:rPr>
      </w:pPr>
    </w:p>
    <w:p w14:paraId="318963EA" w14:textId="77777777" w:rsidR="00670169" w:rsidRDefault="007C09D6">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348"/>
        <w:gridCol w:w="1590"/>
        <w:gridCol w:w="1537"/>
        <w:gridCol w:w="1547"/>
        <w:gridCol w:w="1543"/>
        <w:gridCol w:w="1550"/>
        <w:gridCol w:w="1372"/>
      </w:tblGrid>
      <w:tr w:rsidR="00670169" w14:paraId="44534107" w14:textId="77777777">
        <w:trPr>
          <w:trHeight w:val="370"/>
        </w:trPr>
        <w:tc>
          <w:tcPr>
            <w:tcW w:w="10487" w:type="dxa"/>
            <w:gridSpan w:val="7"/>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7ECAC778"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함초롬돋움"/>
                <w:b/>
                <w:bCs/>
                <w:color w:val="000000"/>
                <w:kern w:val="0"/>
                <w:sz w:val="22"/>
              </w:rPr>
              <w:t>Subject Core Competencies</w:t>
            </w:r>
          </w:p>
        </w:tc>
      </w:tr>
      <w:tr w:rsidR="00670169" w14:paraId="3D4665E0" w14:textId="77777777">
        <w:trPr>
          <w:trHeight w:val="52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27BE4" w14:textId="78B59C5A" w:rsidR="00670169" w:rsidRDefault="000867F3">
            <w:pPr>
              <w:wordWrap/>
              <w:spacing w:after="0" w:line="276" w:lineRule="auto"/>
              <w:jc w:val="center"/>
              <w:textAlignment w:val="baseline"/>
              <w:rPr>
                <w:rFonts w:eastAsiaTheme="minorHAnsi" w:cs="굴림"/>
                <w:color w:val="0000FF"/>
                <w:kern w:val="0"/>
                <w:szCs w:val="20"/>
              </w:rPr>
            </w:pPr>
            <w:r w:rsidRPr="00582820">
              <w:rPr>
                <w:rFonts w:ascii="Arial" w:eastAsia="함초롬바탕" w:hAnsi="Arial" w:cs="Arial"/>
              </w:rPr>
              <w:t>a</w:t>
            </w:r>
            <w:r w:rsidRPr="00582820">
              <w:rPr>
                <w:rFonts w:ascii="Arial" w:eastAsia="함초롬돋움" w:hAnsi="Arial" w:cs="Arial"/>
              </w:rPr>
              <w:t>nalytical and creative thinking</w:t>
            </w:r>
          </w:p>
        </w:tc>
        <w:tc>
          <w:tcPr>
            <w:tcW w:w="161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87A535" w14:textId="69EBE54C" w:rsidR="00670169" w:rsidRDefault="000867F3">
            <w:pPr>
              <w:wordWrap/>
              <w:spacing w:after="0" w:line="276" w:lineRule="auto"/>
              <w:ind w:left="18" w:hanging="10"/>
              <w:jc w:val="center"/>
              <w:textAlignment w:val="baseline"/>
              <w:rPr>
                <w:rFonts w:eastAsiaTheme="minorHAnsi" w:cs="굴림"/>
                <w:color w:val="0000FF"/>
                <w:kern w:val="0"/>
                <w:szCs w:val="20"/>
              </w:rPr>
            </w:pPr>
            <w:r w:rsidRPr="00582820">
              <w:rPr>
                <w:rFonts w:ascii="Arial" w:eastAsia="함초롬바탕" w:hAnsi="Arial" w:cs="Arial"/>
              </w:rPr>
              <w:t>problem-solving ability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D9B1C2" w14:textId="06DADCFE" w:rsidR="00670169" w:rsidRDefault="000867F3">
            <w:pPr>
              <w:wordWrap/>
              <w:spacing w:after="0" w:line="276" w:lineRule="auto"/>
              <w:jc w:val="center"/>
              <w:textAlignment w:val="baseline"/>
              <w:rPr>
                <w:rFonts w:eastAsiaTheme="minorHAnsi" w:cs="굴림"/>
                <w:color w:val="0000FF"/>
                <w:kern w:val="0"/>
                <w:szCs w:val="20"/>
              </w:rPr>
            </w:pPr>
            <w:r w:rsidRPr="00582820">
              <w:rPr>
                <w:rFonts w:ascii="Arial" w:eastAsia="함초롬바탕" w:hAnsi="Arial" w:cs="Arial"/>
              </w:rPr>
              <w:t>science research ability</w:t>
            </w: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85083D" w14:textId="26E011A3" w:rsidR="00670169" w:rsidRDefault="000867F3">
            <w:pPr>
              <w:wordWrap/>
              <w:spacing w:after="0" w:line="276" w:lineRule="auto"/>
              <w:jc w:val="center"/>
              <w:textAlignment w:val="baseline"/>
              <w:rPr>
                <w:rFonts w:eastAsiaTheme="minorHAnsi" w:cs="굴림"/>
                <w:color w:val="0000FF"/>
                <w:kern w:val="0"/>
                <w:szCs w:val="20"/>
              </w:rPr>
            </w:pPr>
            <w:r w:rsidRPr="00582820">
              <w:rPr>
                <w:rFonts w:ascii="Arial" w:eastAsia="함초롬돋움" w:hAnsi="Arial" w:cs="Arial"/>
              </w:rPr>
              <w:t>digital and quantitative literacy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99DECE" w14:textId="42328FE3" w:rsidR="00670169" w:rsidRDefault="000867F3">
            <w:pPr>
              <w:wordWrap/>
              <w:spacing w:after="0" w:line="276" w:lineRule="auto"/>
              <w:jc w:val="center"/>
              <w:textAlignment w:val="baseline"/>
              <w:rPr>
                <w:rFonts w:eastAsiaTheme="minorHAnsi" w:cs="굴림"/>
                <w:color w:val="0000FF"/>
                <w:kern w:val="0"/>
                <w:szCs w:val="20"/>
              </w:rPr>
            </w:pPr>
            <w:r w:rsidRPr="00582820">
              <w:rPr>
                <w:rFonts w:ascii="Arial" w:eastAsia="함초롬돋움" w:hAnsi="Arial" w:cs="Arial"/>
              </w:rPr>
              <w:t>leadership and teamwork</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056C16" w14:textId="18307A3C" w:rsidR="00670169" w:rsidRDefault="000867F3">
            <w:pPr>
              <w:wordWrap/>
              <w:spacing w:after="0" w:line="276" w:lineRule="auto"/>
              <w:jc w:val="center"/>
              <w:textAlignment w:val="baseline"/>
              <w:rPr>
                <w:rFonts w:eastAsiaTheme="minorHAnsi" w:cs="굴림"/>
                <w:color w:val="0000FF"/>
                <w:kern w:val="0"/>
                <w:szCs w:val="20"/>
              </w:rPr>
            </w:pPr>
            <w:r w:rsidRPr="00582820">
              <w:rPr>
                <w:rFonts w:ascii="Arial" w:eastAsia="함초롬바탕" w:hAnsi="Arial" w:cs="Arial"/>
              </w:rPr>
              <w:t>c</w:t>
            </w:r>
            <w:r w:rsidRPr="00582820">
              <w:rPr>
                <w:rFonts w:ascii="Arial" w:eastAsia="함초롬돋움" w:hAnsi="Arial" w:cs="Arial"/>
              </w:rPr>
              <w:t>omplex communication</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06D86" w14:textId="77777777" w:rsidR="00670169" w:rsidRDefault="00670169">
            <w:pPr>
              <w:wordWrap/>
              <w:spacing w:after="0" w:line="276" w:lineRule="auto"/>
              <w:jc w:val="center"/>
              <w:textAlignment w:val="baseline"/>
              <w:rPr>
                <w:rFonts w:eastAsiaTheme="minorHAnsi" w:cs="굴림"/>
                <w:color w:val="0000FF"/>
                <w:kern w:val="0"/>
                <w:szCs w:val="20"/>
              </w:rPr>
            </w:pPr>
          </w:p>
        </w:tc>
      </w:tr>
      <w:tr w:rsidR="00670169" w14:paraId="48341E28" w14:textId="77777777">
        <w:trPr>
          <w:trHeight w:val="596"/>
        </w:trPr>
        <w:tc>
          <w:tcPr>
            <w:tcW w:w="10487" w:type="dxa"/>
            <w:gridSpan w:val="7"/>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BF250E" w14:textId="77777777" w:rsidR="00670169" w:rsidRDefault="007C09D6">
            <w:pPr>
              <w:wordWrap/>
              <w:spacing w:after="0" w:line="240" w:lineRule="auto"/>
              <w:jc w:val="left"/>
              <w:textAlignment w:val="baseline"/>
              <w:rPr>
                <w:rFonts w:eastAsiaTheme="minorHAnsi" w:cs="굴림"/>
                <w:color w:val="9D5CBB"/>
                <w:kern w:val="0"/>
                <w:sz w:val="18"/>
                <w:szCs w:val="18"/>
              </w:rPr>
            </w:pPr>
            <w:r>
              <w:rPr>
                <w:rFonts w:eastAsiaTheme="minorHAnsi" w:cs="굴림"/>
                <w:color w:val="9D5CBB"/>
                <w:kern w:val="0"/>
                <w:sz w:val="18"/>
                <w:szCs w:val="18"/>
              </w:rPr>
              <w:t xml:space="preserve">* Blank fields </w:t>
            </w:r>
            <w:ins w:id="4" w:author="만든 이" w:date="2023-04-26T15:48:00Z">
              <w:r>
                <w:rPr>
                  <w:rFonts w:eastAsiaTheme="minorHAnsi" w:cs="굴림"/>
                  <w:color w:val="9D5CBB"/>
                  <w:kern w:val="0"/>
                  <w:sz w:val="18"/>
                  <w:szCs w:val="18"/>
                </w:rPr>
                <w:t>to</w:t>
              </w:r>
            </w:ins>
            <w:del w:id="5" w:author="만든 이" w:date="2023-04-26T15:48:00Z">
              <w:r>
                <w:rPr>
                  <w:rFonts w:eastAsiaTheme="minorHAnsi" w:cs="굴림"/>
                  <w:color w:val="9D5CBB"/>
                  <w:kern w:val="0"/>
                  <w:sz w:val="18"/>
                  <w:szCs w:val="18"/>
                </w:rPr>
                <w:delText>can</w:delText>
              </w:r>
            </w:del>
            <w:r>
              <w:rPr>
                <w:rFonts w:eastAsiaTheme="minorHAnsi" w:cs="굴림"/>
                <w:color w:val="9D5CBB"/>
                <w:kern w:val="0"/>
                <w:sz w:val="18"/>
                <w:szCs w:val="18"/>
              </w:rPr>
              <w:t xml:space="preserve"> be filled in according</w:t>
            </w:r>
            <w:ins w:id="6" w:author="만든 이" w:date="2023-04-26T15:48:00Z">
              <w:r>
                <w:rPr>
                  <w:rFonts w:eastAsiaTheme="minorHAnsi" w:cs="굴림"/>
                  <w:color w:val="9D5CBB"/>
                  <w:kern w:val="0"/>
                  <w:sz w:val="18"/>
                  <w:szCs w:val="18"/>
                </w:rPr>
                <w:t>ly</w:t>
              </w:r>
            </w:ins>
            <w:del w:id="7" w:author="만든 이" w:date="2023-04-26T15:48:00Z">
              <w:r>
                <w:rPr>
                  <w:rFonts w:eastAsiaTheme="minorHAnsi" w:cs="굴림"/>
                  <w:color w:val="9D5CBB"/>
                  <w:kern w:val="0"/>
                  <w:sz w:val="18"/>
                  <w:szCs w:val="18"/>
                </w:rPr>
                <w:delText xml:space="preserve"> to the situation</w:delText>
              </w:r>
            </w:del>
            <w:r>
              <w:rPr>
                <w:rFonts w:eastAsiaTheme="minorHAnsi" w:cs="굴림"/>
                <w:color w:val="9D5CBB"/>
                <w:kern w:val="0"/>
                <w:sz w:val="18"/>
                <w:szCs w:val="18"/>
              </w:rPr>
              <w:t>.</w:t>
            </w:r>
          </w:p>
          <w:p w14:paraId="4FFD6C64" w14:textId="77777777" w:rsidR="00670169" w:rsidRDefault="007C09D6">
            <w:pPr>
              <w:wordWrap/>
              <w:spacing w:after="0" w:line="240" w:lineRule="auto"/>
              <w:jc w:val="left"/>
              <w:textAlignment w:val="baseline"/>
              <w:rPr>
                <w:rFonts w:eastAsiaTheme="minorHAnsi" w:cs="굴림"/>
                <w:color w:val="000000"/>
                <w:kern w:val="0"/>
                <w:sz w:val="12"/>
                <w:szCs w:val="12"/>
              </w:rPr>
            </w:pPr>
            <w:r>
              <w:rPr>
                <w:rFonts w:eastAsiaTheme="minorHAnsi" w:cs="굴림"/>
                <w:color w:val="9D5CBB"/>
                <w:kern w:val="0"/>
                <w:sz w:val="18"/>
                <w:szCs w:val="18"/>
              </w:rPr>
              <w:t>* Fill in the blanks</w:t>
            </w:r>
            <w:del w:id="8" w:author="만든 이" w:date="2023-04-26T15:39:00Z">
              <w:r>
                <w:rPr>
                  <w:rFonts w:eastAsiaTheme="minorHAnsi" w:cs="굴림"/>
                  <w:color w:val="9D5CBB"/>
                  <w:kern w:val="0"/>
                  <w:sz w:val="18"/>
                  <w:szCs w:val="18"/>
                </w:rPr>
                <w:delText xml:space="preserve"> here</w:delText>
              </w:r>
            </w:del>
            <w:r>
              <w:rPr>
                <w:rFonts w:eastAsiaTheme="minorHAnsi" w:cs="굴림"/>
                <w:color w:val="9D5CBB"/>
                <w:kern w:val="0"/>
                <w:sz w:val="18"/>
                <w:szCs w:val="18"/>
              </w:rPr>
              <w:t xml:space="preserve"> with descriptive words.</w:t>
            </w:r>
          </w:p>
        </w:tc>
      </w:tr>
    </w:tbl>
    <w:p w14:paraId="1275B89B" w14:textId="38631199" w:rsidR="00670169" w:rsidRDefault="00670169">
      <w:pPr>
        <w:spacing w:after="0" w:line="276" w:lineRule="auto"/>
        <w:textAlignment w:val="baseline"/>
        <w:rPr>
          <w:rFonts w:eastAsiaTheme="minorHAnsi" w:cs="굴림"/>
          <w:color w:val="FF0000"/>
          <w:kern w:val="0"/>
          <w:szCs w:val="20"/>
        </w:rPr>
      </w:pPr>
    </w:p>
    <w:p w14:paraId="4BA6E85B" w14:textId="77777777" w:rsidR="00D50976" w:rsidRDefault="00D50976">
      <w:pPr>
        <w:spacing w:after="0" w:line="276" w:lineRule="auto"/>
        <w:textAlignment w:val="baseline"/>
        <w:rPr>
          <w:rFonts w:eastAsiaTheme="minorHAnsi" w:cs="굴림"/>
          <w:color w:val="FF0000"/>
          <w:kern w:val="0"/>
          <w:szCs w:val="20"/>
        </w:rPr>
      </w:pPr>
    </w:p>
    <w:p w14:paraId="4937BE24" w14:textId="77777777" w:rsidR="00670169" w:rsidRDefault="007C09D6">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7A864EE1" w14:textId="0B29B191" w:rsidR="00670169" w:rsidRDefault="007C09D6">
      <w:pPr>
        <w:spacing w:after="0" w:line="240" w:lineRule="auto"/>
        <w:ind w:left="300"/>
        <w:textAlignment w:val="baseline"/>
        <w:rPr>
          <w:rFonts w:eastAsiaTheme="minorHAnsi" w:cs="굴림"/>
          <w:color w:val="000000"/>
          <w:kern w:val="0"/>
          <w:szCs w:val="20"/>
        </w:rPr>
      </w:pPr>
      <w:r>
        <w:rPr>
          <w:rFonts w:eastAsiaTheme="minorHAnsi" w:cs="굴림"/>
          <w:color w:val="000000"/>
          <w:kern w:val="0"/>
          <w:szCs w:val="20"/>
        </w:rPr>
        <w:t xml:space="preserve">A. Textbook: </w:t>
      </w:r>
      <w:r w:rsidR="000867F3" w:rsidRPr="000867F3">
        <w:rPr>
          <w:rFonts w:eastAsiaTheme="minorHAnsi" w:cs="굴림"/>
          <w:color w:val="000000"/>
          <w:kern w:val="0"/>
          <w:szCs w:val="20"/>
        </w:rPr>
        <w:t>Quantitative Chemical Analysis 9th ed. Daniel C. Harris. W. H. Freeman and Company</w:t>
      </w:r>
    </w:p>
    <w:p w14:paraId="0D8D0BD9" w14:textId="77777777" w:rsidR="00670169" w:rsidRDefault="007C09D6">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References</w:t>
      </w:r>
      <w:r>
        <w:rPr>
          <w:rFonts w:eastAsiaTheme="minorHAnsi" w:cs="함초롬바탕"/>
          <w:color w:val="000000"/>
          <w:kern w:val="0"/>
          <w:szCs w:val="20"/>
        </w:rPr>
        <w:t xml:space="preserve"> </w:t>
      </w:r>
    </w:p>
    <w:p w14:paraId="05D5932C" w14:textId="2925FF31" w:rsidR="000867F3" w:rsidRPr="002F5380" w:rsidRDefault="000867F3" w:rsidP="00CF5054">
      <w:pPr>
        <w:pStyle w:val="a5"/>
        <w:spacing w:after="120" w:line="240" w:lineRule="auto"/>
        <w:ind w:left="567" w:hanging="142"/>
        <w:rPr>
          <w:rFonts w:ascii="Arial" w:hAnsi="Arial" w:cs="Arial"/>
          <w:spacing w:val="-10"/>
        </w:rPr>
      </w:pPr>
      <w:r>
        <w:rPr>
          <w:rFonts w:ascii="Arial" w:eastAsia="함초롬바탕" w:hAnsi="Arial" w:cs="Arial"/>
          <w:spacing w:val="-10"/>
        </w:rPr>
        <w:t>1</w:t>
      </w:r>
      <w:r w:rsidRPr="002F5380">
        <w:rPr>
          <w:rFonts w:ascii="Arial" w:eastAsia="함초롬바탕" w:hAnsi="Arial" w:cs="Arial"/>
          <w:spacing w:val="-10"/>
        </w:rPr>
        <w:t xml:space="preserve">) Fundamentals of Analytical Chemistry, </w:t>
      </w:r>
      <w:r>
        <w:rPr>
          <w:rFonts w:ascii="Arial" w:eastAsia="함초롬바탕" w:hAnsi="Arial" w:cs="Arial"/>
          <w:spacing w:val="-10"/>
        </w:rPr>
        <w:t>8</w:t>
      </w:r>
      <w:r w:rsidRPr="002F5380">
        <w:rPr>
          <w:rFonts w:ascii="Arial" w:eastAsia="함초롬바탕" w:hAnsi="Arial" w:cs="Arial"/>
          <w:spacing w:val="-10"/>
        </w:rPr>
        <w:t xml:space="preserve">th ed., D. A. Skoog </w:t>
      </w:r>
      <w:proofErr w:type="spellStart"/>
      <w:r w:rsidRPr="002F5380">
        <w:rPr>
          <w:rFonts w:ascii="Arial" w:eastAsia="함초롬바탕" w:hAnsi="Arial" w:cs="Arial"/>
          <w:spacing w:val="-10"/>
        </w:rPr>
        <w:t>etc</w:t>
      </w:r>
      <w:proofErr w:type="spellEnd"/>
      <w:r w:rsidRPr="002F5380">
        <w:rPr>
          <w:rFonts w:ascii="Arial" w:eastAsia="함초롬바탕" w:hAnsi="Arial" w:cs="Arial"/>
          <w:spacing w:val="-10"/>
        </w:rPr>
        <w:t>, Thomson and Brooks/</w:t>
      </w:r>
      <w:proofErr w:type="spellStart"/>
      <w:r w:rsidRPr="002F5380">
        <w:rPr>
          <w:rFonts w:ascii="Arial" w:eastAsia="함초롬바탕" w:hAnsi="Arial" w:cs="Arial"/>
          <w:spacing w:val="-10"/>
        </w:rPr>
        <w:t>cole</w:t>
      </w:r>
      <w:proofErr w:type="spellEnd"/>
    </w:p>
    <w:p w14:paraId="6D7BA2A6" w14:textId="77777777" w:rsidR="000867F3" w:rsidRDefault="000867F3" w:rsidP="00CF5054">
      <w:pPr>
        <w:pStyle w:val="a5"/>
        <w:spacing w:after="120" w:line="240" w:lineRule="auto"/>
        <w:ind w:leftChars="213" w:left="426"/>
        <w:rPr>
          <w:rFonts w:ascii="Arial" w:eastAsia="함초롬바탕" w:hAnsi="Arial" w:cs="Arial"/>
        </w:rPr>
      </w:pPr>
      <w:r w:rsidRPr="002F5380">
        <w:rPr>
          <w:rFonts w:ascii="Arial" w:eastAsia="함초롬바탕" w:hAnsi="Arial" w:cs="Arial"/>
        </w:rPr>
        <w:t xml:space="preserve">2) Analytical Chemistry, David S. </w:t>
      </w:r>
      <w:proofErr w:type="spellStart"/>
      <w:r w:rsidRPr="002F5380">
        <w:rPr>
          <w:rFonts w:ascii="Arial" w:eastAsia="함초롬바탕" w:hAnsi="Arial" w:cs="Arial"/>
        </w:rPr>
        <w:t>Hage</w:t>
      </w:r>
      <w:proofErr w:type="spellEnd"/>
      <w:r w:rsidRPr="002F5380">
        <w:rPr>
          <w:rFonts w:ascii="Arial" w:eastAsia="함초롬바탕" w:hAnsi="Arial" w:cs="Arial"/>
        </w:rPr>
        <w:t xml:space="preserve"> and James D. </w:t>
      </w:r>
      <w:proofErr w:type="spellStart"/>
      <w:r w:rsidRPr="002F5380">
        <w:rPr>
          <w:rFonts w:ascii="Arial" w:eastAsia="함초롬바탕" w:hAnsi="Arial" w:cs="Arial"/>
        </w:rPr>
        <w:t>Carr</w:t>
      </w:r>
      <w:proofErr w:type="spellEnd"/>
      <w:r w:rsidRPr="002F5380">
        <w:rPr>
          <w:rFonts w:ascii="Arial" w:eastAsia="함초롬바탕" w:hAnsi="Arial" w:cs="Arial"/>
        </w:rPr>
        <w:t>, Pearson Education</w:t>
      </w:r>
    </w:p>
    <w:p w14:paraId="3B1BA5D4" w14:textId="77777777" w:rsidR="000867F3" w:rsidRDefault="000867F3" w:rsidP="00CF5054">
      <w:pPr>
        <w:pStyle w:val="a5"/>
        <w:spacing w:after="120" w:line="240" w:lineRule="auto"/>
        <w:ind w:leftChars="213" w:left="426"/>
        <w:rPr>
          <w:rFonts w:ascii="Arial" w:eastAsia="함초롬바탕" w:hAnsi="Arial" w:cs="Arial"/>
        </w:rPr>
      </w:pPr>
      <w:r>
        <w:rPr>
          <w:rFonts w:ascii="Arial" w:eastAsia="함초롬바탕" w:hAnsi="Arial" w:cs="Arial"/>
        </w:rPr>
        <w:t xml:space="preserve">3) </w:t>
      </w:r>
      <w:r>
        <w:rPr>
          <w:rFonts w:ascii="Arial" w:eastAsia="함초롬바탕" w:hAnsi="Arial" w:cs="Arial" w:hint="eastAsia"/>
        </w:rPr>
        <w:t xml:space="preserve">Practical </w:t>
      </w:r>
      <w:r>
        <w:rPr>
          <w:rFonts w:ascii="Arial" w:eastAsia="함초롬바탕" w:hAnsi="Arial" w:cs="Arial"/>
        </w:rPr>
        <w:t>S</w:t>
      </w:r>
      <w:r>
        <w:rPr>
          <w:rFonts w:ascii="Arial" w:eastAsia="함초롬바탕" w:hAnsi="Arial" w:cs="Arial" w:hint="eastAsia"/>
        </w:rPr>
        <w:t>kills in Chemistry, 3</w:t>
      </w:r>
      <w:r w:rsidRPr="0073580D">
        <w:rPr>
          <w:rFonts w:ascii="Arial" w:eastAsia="함초롬바탕" w:hAnsi="Arial" w:cs="Arial"/>
          <w:vertAlign w:val="superscript"/>
        </w:rPr>
        <w:t>rd</w:t>
      </w:r>
      <w:r>
        <w:rPr>
          <w:rFonts w:ascii="Arial" w:eastAsia="함초롬바탕" w:hAnsi="Arial" w:cs="Arial"/>
        </w:rPr>
        <w:t xml:space="preserve"> ed. John Dean </w:t>
      </w:r>
      <w:proofErr w:type="spellStart"/>
      <w:r>
        <w:rPr>
          <w:rFonts w:ascii="Arial" w:eastAsia="함초롬바탕" w:hAnsi="Arial" w:cs="Arial"/>
        </w:rPr>
        <w:t>etc</w:t>
      </w:r>
      <w:proofErr w:type="spellEnd"/>
      <w:r>
        <w:rPr>
          <w:rFonts w:ascii="Arial" w:eastAsia="함초롬바탕" w:hAnsi="Arial" w:cs="Arial"/>
        </w:rPr>
        <w:t>, Pearson</w:t>
      </w:r>
    </w:p>
    <w:p w14:paraId="2EB582AB" w14:textId="77777777" w:rsidR="000867F3" w:rsidRDefault="000867F3" w:rsidP="00CF5054">
      <w:pPr>
        <w:pStyle w:val="a5"/>
        <w:spacing w:after="120" w:line="240" w:lineRule="auto"/>
        <w:ind w:leftChars="213" w:left="426"/>
        <w:rPr>
          <w:rFonts w:ascii="Arial" w:eastAsia="함초롬바탕" w:hAnsi="Arial" w:cs="Arial"/>
        </w:rPr>
      </w:pPr>
      <w:r>
        <w:rPr>
          <w:rFonts w:ascii="Arial" w:eastAsia="함초롬바탕" w:hAnsi="Arial" w:cs="Arial" w:hint="eastAsia"/>
        </w:rPr>
        <w:t xml:space="preserve">4) </w:t>
      </w:r>
      <w:r w:rsidRPr="009B4C24">
        <w:rPr>
          <w:rFonts w:ascii="Arial" w:eastAsia="함초롬바탕" w:hAnsi="Arial" w:cs="Arial"/>
        </w:rPr>
        <w:t xml:space="preserve">Quantitative Chemical Analysis </w:t>
      </w:r>
      <w:r>
        <w:rPr>
          <w:rFonts w:ascii="Arial" w:eastAsia="함초롬바탕" w:hAnsi="Arial" w:cs="Arial"/>
        </w:rPr>
        <w:t>10</w:t>
      </w:r>
      <w:r w:rsidRPr="009B4C24">
        <w:rPr>
          <w:rFonts w:ascii="Arial" w:eastAsia="함초롬바탕" w:hAnsi="Arial" w:cs="Arial"/>
        </w:rPr>
        <w:t>th ed. Daniel C. Harris. W. H. Freeman and Company</w:t>
      </w:r>
    </w:p>
    <w:p w14:paraId="770C2BEA" w14:textId="31BBCC8C" w:rsidR="00670169" w:rsidRDefault="000867F3" w:rsidP="00CF5054">
      <w:pPr>
        <w:spacing w:after="0" w:line="240" w:lineRule="auto"/>
        <w:ind w:left="1032" w:hanging="466"/>
        <w:textAlignment w:val="baseline"/>
        <w:rPr>
          <w:rFonts w:ascii="Arial" w:eastAsia="함초롬바탕" w:hAnsi="Arial" w:cs="Arial"/>
        </w:rPr>
      </w:pPr>
      <w:r>
        <w:rPr>
          <w:rFonts w:ascii="Arial" w:eastAsia="함초롬바탕" w:hAnsi="Arial" w:cs="Arial"/>
        </w:rPr>
        <w:t>5</w:t>
      </w:r>
      <w:r w:rsidRPr="002F5380">
        <w:rPr>
          <w:rFonts w:ascii="Arial" w:eastAsia="함초롬바탕" w:hAnsi="Arial" w:cs="Arial"/>
        </w:rPr>
        <w:t xml:space="preserve">) Encyclopedia of analytical chemistry: applications, theory and instrumentation, R. A. Meyers, Chichester : John Wiley </w:t>
      </w:r>
      <w:r w:rsidRPr="002F5380">
        <w:rPr>
          <w:rFonts w:ascii="Arial" w:eastAsia="함초롬바탕" w:hAnsi="Arial" w:cs="Arial"/>
        </w:rPr>
        <w:t>＆</w:t>
      </w:r>
      <w:r w:rsidRPr="002F5380">
        <w:rPr>
          <w:rFonts w:ascii="Arial" w:eastAsia="함초롬바탕" w:hAnsi="Arial" w:cs="Arial"/>
        </w:rPr>
        <w:t xml:space="preserve"> Sons. Ltd , 2000</w:t>
      </w:r>
    </w:p>
    <w:p w14:paraId="0CA2F738" w14:textId="77777777" w:rsidR="000867F3" w:rsidRDefault="000867F3" w:rsidP="000867F3">
      <w:pPr>
        <w:spacing w:after="0" w:line="240" w:lineRule="auto"/>
        <w:ind w:left="1032" w:hanging="466"/>
        <w:textAlignment w:val="baseline"/>
        <w:rPr>
          <w:rFonts w:eastAsiaTheme="minorHAnsi" w:cs="굴림"/>
          <w:color w:val="000000"/>
          <w:kern w:val="0"/>
          <w:szCs w:val="20"/>
        </w:rPr>
      </w:pPr>
    </w:p>
    <w:p w14:paraId="28FDB708" w14:textId="77777777" w:rsidR="00670169" w:rsidRDefault="00670169">
      <w:pPr>
        <w:spacing w:after="0" w:line="240" w:lineRule="auto"/>
        <w:ind w:left="300"/>
        <w:textAlignment w:val="baseline"/>
        <w:rPr>
          <w:rFonts w:eastAsiaTheme="minorHAnsi" w:cs="굴림"/>
          <w:color w:val="000000"/>
          <w:kern w:val="0"/>
          <w:sz w:val="10"/>
          <w:szCs w:val="10"/>
        </w:rPr>
      </w:pPr>
    </w:p>
    <w:p w14:paraId="28636DAC" w14:textId="77777777" w:rsidR="00670169" w:rsidRDefault="007C09D6">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09732911" w14:textId="0F972F4A"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84"/>
        <w:textAlignment w:val="baseline"/>
        <w:rPr>
          <w:rFonts w:eastAsiaTheme="minorHAnsi" w:cs="굴림"/>
          <w:color w:val="000000"/>
          <w:kern w:val="0"/>
          <w:sz w:val="18"/>
          <w:szCs w:val="20"/>
        </w:rPr>
      </w:pPr>
      <w:r>
        <w:rPr>
          <w:rFonts w:eastAsiaTheme="minorHAnsi" w:cs="함초롬바탕"/>
          <w:color w:val="000000"/>
          <w:kern w:val="0"/>
        </w:rPr>
        <w:t xml:space="preserve">A. </w:t>
      </w:r>
      <w:r w:rsidR="00BB3EE4" w:rsidRPr="00BB3EE4">
        <w:rPr>
          <w:rFonts w:eastAsiaTheme="minorHAnsi" w:cs="함초롬바탕"/>
          <w:color w:val="000000"/>
          <w:kern w:val="0"/>
        </w:rPr>
        <w:t>Lab reports and projects must be submitted by the deadline, or there will be a penalty on the scores</w:t>
      </w:r>
      <w:r w:rsidR="00BB3EE4">
        <w:rPr>
          <w:rFonts w:eastAsiaTheme="minorHAnsi" w:cs="함초롬바탕"/>
          <w:color w:val="000000"/>
          <w:kern w:val="0"/>
        </w:rPr>
        <w:t>.</w:t>
      </w:r>
    </w:p>
    <w:p w14:paraId="21FB32E4" w14:textId="09BBF849" w:rsidR="00670169" w:rsidRDefault="007C09D6">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xml:space="preserve">. </w:t>
      </w:r>
      <w:r w:rsidR="00BB3EE4" w:rsidRPr="00BB3EE4">
        <w:rPr>
          <w:rFonts w:eastAsiaTheme="minorHAnsi" w:cs="굴림"/>
          <w:color w:val="000000"/>
          <w:kern w:val="0"/>
          <w:szCs w:val="20"/>
        </w:rPr>
        <w:t>Teaching and Learning</w:t>
      </w:r>
    </w:p>
    <w:p w14:paraId="0460A59D" w14:textId="77777777" w:rsidR="00BB3EE4" w:rsidRPr="00BB3EE4" w:rsidRDefault="00BB3EE4" w:rsidP="00BB3EE4">
      <w:pPr>
        <w:spacing w:after="0" w:line="240" w:lineRule="auto"/>
        <w:ind w:left="709"/>
        <w:textAlignment w:val="baseline"/>
        <w:rPr>
          <w:rFonts w:eastAsiaTheme="minorHAnsi" w:cs="굴림"/>
          <w:color w:val="000000"/>
          <w:kern w:val="0"/>
          <w:szCs w:val="20"/>
        </w:rPr>
      </w:pPr>
      <w:r w:rsidRPr="00BB3EE4">
        <w:rPr>
          <w:rFonts w:eastAsiaTheme="minorHAnsi" w:cs="굴림"/>
          <w:color w:val="000000"/>
          <w:kern w:val="0"/>
          <w:szCs w:val="20"/>
        </w:rPr>
        <w:t>1) Student-centered</w:t>
      </w:r>
    </w:p>
    <w:p w14:paraId="0ABE3BA0" w14:textId="77777777" w:rsidR="00BB3EE4" w:rsidRPr="00BB3EE4" w:rsidRDefault="00BB3EE4" w:rsidP="00BB3EE4">
      <w:pPr>
        <w:spacing w:after="0" w:line="240" w:lineRule="auto"/>
        <w:ind w:left="709"/>
        <w:textAlignment w:val="baseline"/>
        <w:rPr>
          <w:rFonts w:eastAsiaTheme="minorHAnsi" w:cs="굴림"/>
          <w:color w:val="000000"/>
          <w:kern w:val="0"/>
          <w:szCs w:val="20"/>
        </w:rPr>
      </w:pPr>
      <w:r w:rsidRPr="00BB3EE4">
        <w:rPr>
          <w:rFonts w:eastAsiaTheme="minorHAnsi" w:cs="굴림"/>
          <w:color w:val="000000"/>
          <w:kern w:val="0"/>
          <w:szCs w:val="20"/>
        </w:rPr>
        <w:t>2) Inquiry-based learning and problem-solving (POGIL)</w:t>
      </w:r>
    </w:p>
    <w:p w14:paraId="3F021675" w14:textId="77777777" w:rsidR="00BB3EE4" w:rsidRPr="00BB3EE4" w:rsidRDefault="00BB3EE4" w:rsidP="00BB3EE4">
      <w:pPr>
        <w:spacing w:after="0" w:line="240" w:lineRule="auto"/>
        <w:ind w:left="709"/>
        <w:textAlignment w:val="baseline"/>
        <w:rPr>
          <w:rFonts w:eastAsiaTheme="minorHAnsi" w:cs="굴림"/>
          <w:color w:val="000000"/>
          <w:kern w:val="0"/>
          <w:szCs w:val="20"/>
        </w:rPr>
      </w:pPr>
      <w:r w:rsidRPr="00BB3EE4">
        <w:rPr>
          <w:rFonts w:eastAsiaTheme="minorHAnsi" w:cs="굴림"/>
          <w:color w:val="000000"/>
          <w:kern w:val="0"/>
          <w:szCs w:val="20"/>
        </w:rPr>
        <w:t>3) Self-directed learning with individual learning</w:t>
      </w:r>
    </w:p>
    <w:p w14:paraId="4E245C39" w14:textId="77777777" w:rsidR="00BB3EE4" w:rsidRPr="00BB3EE4" w:rsidRDefault="00BB3EE4" w:rsidP="00BB3EE4">
      <w:pPr>
        <w:spacing w:after="0" w:line="240" w:lineRule="auto"/>
        <w:ind w:left="709"/>
        <w:textAlignment w:val="baseline"/>
        <w:rPr>
          <w:rFonts w:eastAsiaTheme="minorHAnsi" w:cs="굴림"/>
          <w:color w:val="000000"/>
          <w:kern w:val="0"/>
          <w:szCs w:val="20"/>
        </w:rPr>
      </w:pPr>
      <w:r w:rsidRPr="00BB3EE4">
        <w:rPr>
          <w:rFonts w:eastAsiaTheme="minorHAnsi" w:cs="굴림"/>
          <w:color w:val="000000"/>
          <w:kern w:val="0"/>
          <w:szCs w:val="20"/>
        </w:rPr>
        <w:t>4) Cooperated learning and improving the communication through team project</w:t>
      </w:r>
    </w:p>
    <w:p w14:paraId="41E3FEE1" w14:textId="63F2C8C0" w:rsidR="00BB3EE4" w:rsidRPr="00BB3EE4" w:rsidRDefault="00BB3EE4" w:rsidP="00BB3EE4">
      <w:pPr>
        <w:spacing w:after="0" w:line="240" w:lineRule="auto"/>
        <w:ind w:left="709"/>
        <w:textAlignment w:val="baseline"/>
        <w:rPr>
          <w:rFonts w:eastAsiaTheme="minorHAnsi" w:cs="굴림"/>
          <w:color w:val="000000"/>
          <w:kern w:val="0"/>
          <w:szCs w:val="20"/>
        </w:rPr>
      </w:pPr>
      <w:r w:rsidRPr="00BB3EE4">
        <w:rPr>
          <w:rFonts w:eastAsiaTheme="minorHAnsi" w:cs="굴림"/>
          <w:color w:val="000000"/>
          <w:kern w:val="0"/>
          <w:szCs w:val="20"/>
        </w:rPr>
        <w:t>5) Rigorous interpretation and statistical analysis of data</w:t>
      </w:r>
    </w:p>
    <w:p w14:paraId="3CDC13C5" w14:textId="27FD7C12" w:rsidR="00670169" w:rsidRDefault="007C09D6">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C</w:t>
      </w:r>
      <w:r>
        <w:rPr>
          <w:rFonts w:eastAsiaTheme="minorHAnsi" w:cs="굴림"/>
          <w:color w:val="000000"/>
          <w:kern w:val="0"/>
          <w:szCs w:val="20"/>
        </w:rPr>
        <w:t xml:space="preserve">. </w:t>
      </w:r>
      <w:r w:rsidR="00BB3EE4" w:rsidRPr="00BB3EE4">
        <w:rPr>
          <w:rFonts w:eastAsiaTheme="minorHAnsi" w:cs="굴림"/>
          <w:color w:val="000000"/>
          <w:kern w:val="0"/>
          <w:szCs w:val="20"/>
        </w:rPr>
        <w:t>Class hour: some labs and projects can be done on weekend</w:t>
      </w:r>
    </w:p>
    <w:p w14:paraId="4E74F2BC" w14:textId="77777777" w:rsidR="005C11B4" w:rsidRPr="005C11B4" w:rsidRDefault="007C09D6" w:rsidP="005C11B4">
      <w:pPr>
        <w:pStyle w:val="a4"/>
        <w:spacing w:line="360" w:lineRule="auto"/>
        <w:ind w:left="300" w:hanging="16"/>
      </w:pPr>
      <w:r>
        <w:rPr>
          <w:rFonts w:eastAsiaTheme="minorHAnsi" w:cs="함초롬바탕"/>
          <w:b/>
          <w:bCs/>
        </w:rPr>
        <w:t>※</w:t>
      </w:r>
      <w:r>
        <w:rPr>
          <w:rFonts w:eastAsiaTheme="minorHAnsi" w:cs="함초롬바탕"/>
          <w:b/>
          <w:bCs/>
        </w:rPr>
        <w:t xml:space="preserve"> </w:t>
      </w:r>
      <w:r w:rsidR="005C11B4" w:rsidRPr="005C11B4">
        <w:rPr>
          <w:rFonts w:ascii="Arial" w:eastAsia="함초롬바탕" w:hAnsi="Arial" w:cs="Arial"/>
        </w:rPr>
        <w:t>Students form teams and conduct classes through team problem-solving activities. Students think about learning objectives through a discussion process and learn core scientific concepts and scientific knowledge while solving given problems through collaboration.</w:t>
      </w:r>
    </w:p>
    <w:p w14:paraId="7791063D" w14:textId="6BB32D8C" w:rsidR="005C11B4" w:rsidRPr="005C11B4" w:rsidRDefault="005C11B4" w:rsidP="005C11B4">
      <w:pPr>
        <w:spacing w:after="0" w:line="360" w:lineRule="auto"/>
        <w:ind w:left="766" w:hanging="300"/>
        <w:textAlignment w:val="baseline"/>
        <w:rPr>
          <w:rFonts w:ascii="함초롬바탕" w:eastAsia="굴림" w:hAnsi="굴림" w:cs="굴림"/>
          <w:color w:val="000000"/>
          <w:kern w:val="0"/>
          <w:szCs w:val="20"/>
        </w:rPr>
      </w:pPr>
      <w:r>
        <w:rPr>
          <w:rFonts w:ascii="Arial" w:eastAsia="함초롬바탕" w:hAnsi="Arial" w:cs="Arial"/>
          <w:color w:val="000000"/>
          <w:kern w:val="0"/>
          <w:szCs w:val="20"/>
        </w:rPr>
        <w:t xml:space="preserve">- </w:t>
      </w:r>
      <w:r w:rsidRPr="005C11B4">
        <w:rPr>
          <w:rFonts w:ascii="Arial" w:eastAsia="함초롬바탕" w:hAnsi="Arial" w:cs="Arial"/>
          <w:color w:val="000000"/>
          <w:kern w:val="0"/>
          <w:szCs w:val="20"/>
        </w:rPr>
        <w:t xml:space="preserve"> Autonomously form small groups and discuss learning objectives. </w:t>
      </w:r>
    </w:p>
    <w:p w14:paraId="11A93A3D" w14:textId="760FC6B5" w:rsidR="005C11B4" w:rsidRPr="005C11B4" w:rsidRDefault="005C11B4" w:rsidP="005C11B4">
      <w:pPr>
        <w:spacing w:after="0" w:line="360" w:lineRule="auto"/>
        <w:ind w:left="766" w:hanging="300"/>
        <w:textAlignment w:val="baseline"/>
        <w:rPr>
          <w:rFonts w:ascii="함초롬바탕" w:eastAsia="굴림" w:hAnsi="굴림" w:cs="굴림"/>
          <w:color w:val="000000"/>
          <w:kern w:val="0"/>
          <w:szCs w:val="20"/>
        </w:rPr>
      </w:pPr>
      <w:r>
        <w:rPr>
          <w:rFonts w:ascii="Arial" w:eastAsia="함초롬바탕" w:hAnsi="Arial" w:cs="Arial"/>
          <w:color w:val="000000"/>
          <w:kern w:val="0"/>
          <w:szCs w:val="20"/>
        </w:rPr>
        <w:t xml:space="preserve">- </w:t>
      </w:r>
      <w:r w:rsidRPr="005C11B4">
        <w:rPr>
          <w:rFonts w:ascii="Arial" w:eastAsia="함초롬바탕" w:hAnsi="Arial" w:cs="Arial"/>
          <w:color w:val="000000"/>
          <w:kern w:val="0"/>
          <w:szCs w:val="20"/>
        </w:rPr>
        <w:t xml:space="preserve"> Collaborate in small group activities to solve problems together and present your understanding to your peers.</w:t>
      </w:r>
    </w:p>
    <w:p w14:paraId="242BF52D" w14:textId="6AC376C5" w:rsidR="005C11B4" w:rsidRPr="005C11B4" w:rsidRDefault="005C11B4" w:rsidP="005C11B4">
      <w:pPr>
        <w:spacing w:after="0" w:line="360" w:lineRule="auto"/>
        <w:ind w:left="766" w:hanging="300"/>
        <w:textAlignment w:val="baseline"/>
        <w:rPr>
          <w:rFonts w:ascii="함초롬바탕" w:eastAsia="굴림" w:hAnsi="굴림" w:cs="굴림"/>
          <w:color w:val="000000"/>
          <w:kern w:val="0"/>
          <w:szCs w:val="20"/>
        </w:rPr>
      </w:pPr>
      <w:r>
        <w:rPr>
          <w:rFonts w:ascii="Arial" w:eastAsia="함초롬바탕" w:hAnsi="Arial" w:cs="Arial"/>
          <w:color w:val="000000"/>
          <w:kern w:val="0"/>
          <w:szCs w:val="20"/>
        </w:rPr>
        <w:t xml:space="preserve">- </w:t>
      </w:r>
      <w:r w:rsidRPr="005C11B4">
        <w:rPr>
          <w:rFonts w:ascii="Arial" w:eastAsia="함초롬바탕" w:hAnsi="Arial" w:cs="Arial"/>
          <w:color w:val="000000"/>
          <w:kern w:val="0"/>
          <w:szCs w:val="20"/>
        </w:rPr>
        <w:t xml:space="preserve"> Share the class materials you solved together and write reflective essays based on what you understood.</w:t>
      </w:r>
    </w:p>
    <w:p w14:paraId="61EF3638" w14:textId="45698FF8" w:rsidR="00670169" w:rsidRPr="005C11B4" w:rsidRDefault="00670169">
      <w:pPr>
        <w:spacing w:after="0" w:line="240" w:lineRule="auto"/>
        <w:ind w:left="300"/>
        <w:textAlignment w:val="baseline"/>
        <w:rPr>
          <w:rFonts w:eastAsiaTheme="minorHAnsi" w:cs="함초롬바탕"/>
          <w:b/>
          <w:bCs/>
          <w:color w:val="000000"/>
          <w:kern w:val="0"/>
          <w:szCs w:val="20"/>
        </w:rPr>
      </w:pPr>
    </w:p>
    <w:p w14:paraId="30FFF164" w14:textId="5D2CD9BA" w:rsidR="00670169" w:rsidRDefault="00670169">
      <w:pPr>
        <w:spacing w:after="0" w:line="276" w:lineRule="auto"/>
        <w:textAlignment w:val="baseline"/>
        <w:rPr>
          <w:rFonts w:eastAsiaTheme="minorHAnsi" w:cs="굴림"/>
          <w:b/>
          <w:bCs/>
          <w:color w:val="000000"/>
          <w:kern w:val="0"/>
          <w:sz w:val="10"/>
          <w:szCs w:val="10"/>
        </w:rPr>
      </w:pPr>
    </w:p>
    <w:p w14:paraId="1CA99947" w14:textId="3169F111" w:rsidR="00D50976" w:rsidRDefault="00D50976">
      <w:pPr>
        <w:spacing w:after="0" w:line="276" w:lineRule="auto"/>
        <w:textAlignment w:val="baseline"/>
        <w:rPr>
          <w:rFonts w:eastAsiaTheme="minorHAnsi" w:cs="굴림"/>
          <w:b/>
          <w:bCs/>
          <w:color w:val="000000"/>
          <w:kern w:val="0"/>
          <w:sz w:val="10"/>
          <w:szCs w:val="10"/>
        </w:rPr>
      </w:pPr>
    </w:p>
    <w:p w14:paraId="4851DC76" w14:textId="0783790E" w:rsidR="00D50976" w:rsidRDefault="00D50976">
      <w:pPr>
        <w:spacing w:after="0" w:line="276" w:lineRule="auto"/>
        <w:textAlignment w:val="baseline"/>
        <w:rPr>
          <w:rFonts w:eastAsiaTheme="minorHAnsi" w:cs="굴림"/>
          <w:b/>
          <w:bCs/>
          <w:color w:val="000000"/>
          <w:kern w:val="0"/>
          <w:sz w:val="10"/>
          <w:szCs w:val="10"/>
        </w:rPr>
      </w:pPr>
    </w:p>
    <w:p w14:paraId="59C7CDEC" w14:textId="6133CDA5" w:rsidR="00D50976" w:rsidRDefault="00D50976">
      <w:pPr>
        <w:spacing w:after="0" w:line="276" w:lineRule="auto"/>
        <w:textAlignment w:val="baseline"/>
        <w:rPr>
          <w:rFonts w:eastAsiaTheme="minorHAnsi" w:cs="굴림"/>
          <w:b/>
          <w:bCs/>
          <w:color w:val="000000"/>
          <w:kern w:val="0"/>
          <w:sz w:val="10"/>
          <w:szCs w:val="10"/>
        </w:rPr>
      </w:pPr>
    </w:p>
    <w:p w14:paraId="1B6516E6" w14:textId="77777777" w:rsidR="00D50976" w:rsidRDefault="00D50976">
      <w:pPr>
        <w:spacing w:after="0" w:line="276" w:lineRule="auto"/>
        <w:textAlignment w:val="baseline"/>
        <w:rPr>
          <w:rFonts w:eastAsiaTheme="minorHAnsi" w:cs="굴림"/>
          <w:b/>
          <w:bCs/>
          <w:color w:val="000000"/>
          <w:kern w:val="0"/>
          <w:sz w:val="10"/>
          <w:szCs w:val="10"/>
        </w:rPr>
      </w:pPr>
    </w:p>
    <w:p w14:paraId="65DC4425" w14:textId="77777777" w:rsidR="00670169" w:rsidRDefault="007C09D6">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lastRenderedPageBreak/>
        <w:t>5. Evaluation</w:t>
      </w:r>
    </w:p>
    <w:p w14:paraId="4E2F2FD5" w14:textId="77777777" w:rsidR="00670169" w:rsidRDefault="007C09D6">
      <w:pPr>
        <w:spacing w:after="0" w:line="276" w:lineRule="auto"/>
        <w:ind w:firstLineChars="150" w:firstLine="300"/>
        <w:textAlignment w:val="baseline"/>
        <w:rPr>
          <w:rFonts w:eastAsiaTheme="minorHAnsi" w:cs="굴림"/>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435"/>
        <w:gridCol w:w="1436"/>
        <w:gridCol w:w="1436"/>
        <w:gridCol w:w="1435"/>
        <w:gridCol w:w="1436"/>
        <w:gridCol w:w="1436"/>
        <w:gridCol w:w="1436"/>
      </w:tblGrid>
      <w:tr w:rsidR="00670169" w14:paraId="7125C200" w14:textId="77777777">
        <w:trPr>
          <w:trHeight w:val="619"/>
          <w:jc w:val="center"/>
        </w:trPr>
        <w:tc>
          <w:tcPr>
            <w:tcW w:w="1435"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034AE9E8" w14:textId="624F8AC5" w:rsidR="00670169" w:rsidRDefault="00AD0487">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Lab</w:t>
            </w:r>
            <w:r w:rsidR="007C09D6">
              <w:rPr>
                <w:rFonts w:eastAsiaTheme="minorHAnsi" w:cs="함초롬돋움"/>
                <w:b/>
                <w:bCs/>
                <w:color w:val="000000"/>
                <w:kern w:val="0"/>
              </w:rPr>
              <w:t xml:space="preserve"> activity</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BFC0F7E" w14:textId="45DD3F63" w:rsidR="00670169" w:rsidRDefault="00AD0487">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spacing w:val="-8"/>
                <w:kern w:val="0"/>
              </w:rPr>
              <w:t>Presentation and</w:t>
            </w:r>
            <w:r w:rsidR="007C09D6">
              <w:rPr>
                <w:rFonts w:eastAsiaTheme="minorHAnsi" w:cs="함초롬돋움"/>
                <w:b/>
                <w:bCs/>
                <w:color w:val="000000"/>
                <w:spacing w:val="-8"/>
                <w:kern w:val="0"/>
              </w:rPr>
              <w:t xml:space="preserve"> project</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FEB470B" w14:textId="2A783D58" w:rsidR="00670169" w:rsidRDefault="007C09D6">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 xml:space="preserve"> </w:t>
            </w:r>
            <w:r w:rsidR="00AD0487">
              <w:rPr>
                <w:rFonts w:eastAsiaTheme="minorHAnsi" w:cs="함초롬돋움"/>
                <w:b/>
                <w:bCs/>
                <w:color w:val="000000"/>
                <w:kern w:val="0"/>
              </w:rPr>
              <w:t>Quiz</w:t>
            </w:r>
          </w:p>
        </w:tc>
        <w:tc>
          <w:tcPr>
            <w:tcW w:w="14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0113B8D" w14:textId="56E1E81D" w:rsidR="00670169" w:rsidRDefault="00AD0487">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Mid-term</w:t>
            </w:r>
            <w:r w:rsidR="007C09D6">
              <w:rPr>
                <w:rFonts w:eastAsiaTheme="minorHAnsi" w:cs="함초롬돋움"/>
                <w:b/>
                <w:bCs/>
                <w:color w:val="000000"/>
                <w:kern w:val="0"/>
              </w:rPr>
              <w:t xml:space="preserve"> exam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0265FCB" w14:textId="75132A93" w:rsidR="00670169" w:rsidRDefault="00AD0487">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Final</w:t>
            </w:r>
            <w:r w:rsidR="007C09D6">
              <w:rPr>
                <w:rFonts w:eastAsiaTheme="minorHAnsi" w:cs="함초롬돋움"/>
                <w:b/>
                <w:bCs/>
                <w:color w:val="000000"/>
                <w:kern w:val="0"/>
              </w:rPr>
              <w:t xml:space="preserve"> exam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B35EB35" w14:textId="77777777" w:rsidR="00670169" w:rsidRDefault="007C09D6">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Attendance and Attitude</w:t>
            </w:r>
          </w:p>
        </w:tc>
        <w:tc>
          <w:tcPr>
            <w:tcW w:w="1436"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2E8CF87E" w14:textId="77777777" w:rsidR="00670169" w:rsidRDefault="007C09D6">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Sum</w:t>
            </w:r>
          </w:p>
        </w:tc>
      </w:tr>
      <w:tr w:rsidR="00670169" w14:paraId="33C41FD4" w14:textId="77777777">
        <w:trPr>
          <w:trHeight w:val="459"/>
          <w:jc w:val="center"/>
        </w:trPr>
        <w:tc>
          <w:tcPr>
            <w:tcW w:w="1435"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50907E19" w14:textId="2748B268" w:rsidR="00670169" w:rsidRDefault="00AD048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w:t>
            </w:r>
            <w:r>
              <w:rPr>
                <w:rFonts w:eastAsiaTheme="minorHAnsi" w:cs="굴림"/>
                <w:color w:val="000000"/>
                <w:kern w:val="0"/>
                <w:szCs w:val="24"/>
              </w:rPr>
              <w:t>0</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524267E9" w14:textId="44129FA2" w:rsidR="00670169" w:rsidRDefault="00AD048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w:t>
            </w:r>
            <w:r>
              <w:rPr>
                <w:rFonts w:eastAsiaTheme="minorHAnsi" w:cs="굴림"/>
                <w:color w:val="000000"/>
                <w:kern w:val="0"/>
                <w:szCs w:val="24"/>
              </w:rPr>
              <w:t>5</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589945E3" w14:textId="53D5937A" w:rsidR="00670169" w:rsidRDefault="00AD048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5</w:t>
            </w:r>
          </w:p>
        </w:tc>
        <w:tc>
          <w:tcPr>
            <w:tcW w:w="143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B1AF30E" w14:textId="42081B79" w:rsidR="00670169" w:rsidRDefault="00AD048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2</w:t>
            </w:r>
            <w:r>
              <w:rPr>
                <w:rFonts w:eastAsiaTheme="minorHAnsi" w:cs="굴림"/>
                <w:color w:val="000000"/>
                <w:kern w:val="0"/>
                <w:szCs w:val="24"/>
              </w:rPr>
              <w:t>0</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3EB0E8B" w14:textId="06E6D233" w:rsidR="00670169" w:rsidRDefault="00AD048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2</w:t>
            </w:r>
            <w:r>
              <w:rPr>
                <w:rFonts w:eastAsiaTheme="minorHAnsi" w:cs="굴림"/>
                <w:color w:val="000000"/>
                <w:kern w:val="0"/>
                <w:szCs w:val="24"/>
              </w:rPr>
              <w:t>0</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B99B5A7" w14:textId="7A807E1E" w:rsidR="00670169" w:rsidRDefault="00AD048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w:t>
            </w:r>
            <w:r>
              <w:rPr>
                <w:rFonts w:eastAsiaTheme="minorHAnsi" w:cs="굴림"/>
                <w:color w:val="000000"/>
                <w:kern w:val="0"/>
                <w:szCs w:val="24"/>
              </w:rPr>
              <w:t>0</w:t>
            </w:r>
          </w:p>
        </w:tc>
        <w:tc>
          <w:tcPr>
            <w:tcW w:w="1436"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22DA8244" w14:textId="546FE626" w:rsidR="00670169" w:rsidRDefault="00AD0487">
            <w:pPr>
              <w:wordWrap/>
              <w:spacing w:after="0" w:line="276" w:lineRule="auto"/>
              <w:jc w:val="center"/>
              <w:textAlignment w:val="baseline"/>
              <w:rPr>
                <w:rFonts w:eastAsiaTheme="minorHAnsi" w:cs="굴림"/>
                <w:color w:val="000000"/>
                <w:kern w:val="0"/>
              </w:rPr>
            </w:pPr>
            <w:r>
              <w:rPr>
                <w:rFonts w:eastAsiaTheme="minorHAnsi" w:cs="굴림" w:hint="eastAsia"/>
                <w:color w:val="000000"/>
                <w:kern w:val="0"/>
              </w:rPr>
              <w:t>1</w:t>
            </w:r>
            <w:r>
              <w:rPr>
                <w:rFonts w:eastAsiaTheme="minorHAnsi" w:cs="굴림"/>
                <w:color w:val="000000"/>
                <w:kern w:val="0"/>
              </w:rPr>
              <w:t>00</w:t>
            </w:r>
          </w:p>
        </w:tc>
      </w:tr>
    </w:tbl>
    <w:p w14:paraId="0605D98B" w14:textId="77777777" w:rsidR="00670169" w:rsidRDefault="0067016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함초롬바탕"/>
          <w:color w:val="000000"/>
          <w:kern w:val="0"/>
          <w:sz w:val="10"/>
          <w:szCs w:val="10"/>
        </w:rPr>
      </w:pPr>
    </w:p>
    <w:p w14:paraId="29774E96" w14:textId="77777777"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14D0168D" w14:textId="77777777" w:rsidR="00D00C6F" w:rsidRDefault="007C09D6" w:rsidP="00D00C6F">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142" w:left="708" w:hangingChars="212" w:hanging="424"/>
        <w:textAlignment w:val="baseline"/>
        <w:rPr>
          <w:rFonts w:eastAsiaTheme="minorHAnsi" w:cs="함초롬바탕"/>
          <w:color w:val="000000"/>
          <w:kern w:val="0"/>
        </w:rPr>
      </w:pPr>
      <w:r>
        <w:rPr>
          <w:rFonts w:eastAsiaTheme="minorHAnsi" w:cs="함초롬바탕"/>
          <w:color w:val="000000"/>
          <w:kern w:val="0"/>
        </w:rPr>
        <w:t xml:space="preserve">(1) </w:t>
      </w:r>
      <w:r w:rsidR="00D00C6F" w:rsidRPr="00D00C6F">
        <w:rPr>
          <w:rFonts w:eastAsiaTheme="minorHAnsi" w:cs="함초롬바탕"/>
          <w:color w:val="000000"/>
          <w:kern w:val="0"/>
        </w:rPr>
        <w:t xml:space="preserve">Grading Scale: 100-90: A+, 90-85: A0, 85-80: A-, 80-75: B+, 75-70: B0, 70-65: B-, 65-60: C+, 60-55: C0, </w:t>
      </w:r>
    </w:p>
    <w:p w14:paraId="610EA6F5" w14:textId="10688557" w:rsidR="00670169" w:rsidRDefault="00D00C6F" w:rsidP="00D00C6F">
      <w:pPr>
        <w:tabs>
          <w:tab w:val="left" w:pos="567"/>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342" w:left="684" w:firstLineChars="600" w:firstLine="1200"/>
        <w:textAlignment w:val="baseline"/>
        <w:rPr>
          <w:rFonts w:eastAsiaTheme="minorHAnsi" w:cs="굴림"/>
          <w:color w:val="000000"/>
          <w:kern w:val="0"/>
          <w:sz w:val="18"/>
          <w:szCs w:val="20"/>
        </w:rPr>
      </w:pPr>
      <w:r w:rsidRPr="00D00C6F">
        <w:rPr>
          <w:rFonts w:eastAsiaTheme="minorHAnsi" w:cs="함초롬바탕"/>
          <w:color w:val="000000"/>
          <w:kern w:val="0"/>
        </w:rPr>
        <w:t>55-50: C-, 50-45: D+, 45-40: D0, 40-35: D-, 35-: F.</w:t>
      </w:r>
    </w:p>
    <w:p w14:paraId="06AFB57E" w14:textId="3325F7B6"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(2) </w:t>
      </w:r>
      <w:r w:rsidR="00130BBD" w:rsidRPr="00130BBD">
        <w:rPr>
          <w:rFonts w:eastAsiaTheme="minorHAnsi" w:cs="함초롬바탕"/>
          <w:color w:val="000000"/>
          <w:kern w:val="0"/>
        </w:rPr>
        <w:t>Simple lab practice is practice of basic lab techniques in less than one and half-hour</w:t>
      </w:r>
    </w:p>
    <w:p w14:paraId="1DD24F0F" w14:textId="139357B1"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84" w:firstLineChars="150" w:firstLine="300"/>
        <w:textAlignment w:val="baseline"/>
        <w:rPr>
          <w:rFonts w:eastAsiaTheme="minorHAnsi" w:cs="굴림"/>
          <w:color w:val="000000"/>
          <w:kern w:val="0"/>
          <w:sz w:val="18"/>
          <w:szCs w:val="20"/>
        </w:rPr>
      </w:pPr>
      <w:r>
        <w:rPr>
          <w:rFonts w:eastAsiaTheme="minorHAnsi" w:cs="함초롬바탕"/>
          <w:color w:val="000000"/>
          <w:kern w:val="0"/>
        </w:rPr>
        <w:t xml:space="preserve">- </w:t>
      </w:r>
      <w:r w:rsidR="00130BBD" w:rsidRPr="00130BBD">
        <w:rPr>
          <w:rFonts w:eastAsiaTheme="minorHAnsi" w:cs="함초롬바탕"/>
          <w:color w:val="000000"/>
          <w:kern w:val="0"/>
        </w:rPr>
        <w:t>digital and quantitative literacy (SOP, data analysis with statistics) 50%</w:t>
      </w:r>
    </w:p>
    <w:p w14:paraId="282FB357" w14:textId="43D4DA53"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130BBD" w:rsidRPr="00130BBD">
        <w:rPr>
          <w:rFonts w:eastAsiaTheme="minorHAnsi" w:cs="함초롬바탕"/>
          <w:color w:val="000000"/>
          <w:kern w:val="0"/>
        </w:rPr>
        <w:t>leadership and teamwork (team work) 30%</w:t>
      </w:r>
    </w:p>
    <w:p w14:paraId="48FFCF9F" w14:textId="0B8FCAE3"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130BBD" w:rsidRPr="00130BBD">
        <w:rPr>
          <w:rFonts w:eastAsiaTheme="minorHAnsi" w:cs="함초롬바탕"/>
          <w:color w:val="000000"/>
          <w:kern w:val="0"/>
        </w:rPr>
        <w:t>complex communication (report, presentation) 20%</w:t>
      </w:r>
    </w:p>
    <w:p w14:paraId="18CCD763" w14:textId="15E9644D" w:rsidR="00670169" w:rsidRDefault="007C09D6">
      <w:pPr>
        <w:tabs>
          <w:tab w:val="left" w:pos="0"/>
          <w:tab w:val="left" w:pos="800"/>
          <w:tab w:val="left" w:pos="6015"/>
        </w:tabs>
        <w:spacing w:after="0" w:line="276" w:lineRule="auto"/>
        <w:ind w:left="200" w:firstLineChars="50" w:firstLine="100"/>
        <w:textAlignment w:val="baseline"/>
        <w:rPr>
          <w:rFonts w:eastAsiaTheme="minorHAnsi" w:cs="굴림"/>
          <w:color w:val="000000"/>
          <w:kern w:val="0"/>
          <w:sz w:val="18"/>
          <w:szCs w:val="20"/>
        </w:rPr>
        <w:pPrChange w:id="9" w:author="만든 이" w:date="2024-09-03T12:26:00Z">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pPr>
        </w:pPrChange>
      </w:pPr>
      <w:r>
        <w:rPr>
          <w:rFonts w:eastAsiaTheme="minorHAnsi" w:cs="함초롬바탕"/>
          <w:color w:val="000000"/>
          <w:kern w:val="0"/>
        </w:rPr>
        <w:t xml:space="preserve"> (3) </w:t>
      </w:r>
      <w:r w:rsidR="00130BBD" w:rsidRPr="00130BBD">
        <w:rPr>
          <w:rFonts w:eastAsiaTheme="minorHAnsi" w:cs="함초롬바탕"/>
          <w:color w:val="000000"/>
          <w:kern w:val="0"/>
        </w:rPr>
        <w:t>Quiz is the statistical data analysis with Excel spreadsheet.</w:t>
      </w:r>
    </w:p>
    <w:p w14:paraId="056FB587" w14:textId="41939ADC"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6872CA" w:rsidRPr="006872CA">
        <w:rPr>
          <w:rFonts w:eastAsiaTheme="minorHAnsi" w:cs="함초롬바탕"/>
          <w:color w:val="000000"/>
          <w:kern w:val="0"/>
        </w:rPr>
        <w:t>digital and quantitative literacy 80%</w:t>
      </w:r>
    </w:p>
    <w:p w14:paraId="2993B73D" w14:textId="0082499F"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6872CA" w:rsidRPr="006872CA">
        <w:rPr>
          <w:rFonts w:eastAsiaTheme="minorHAnsi" w:cs="함초롬바탕"/>
          <w:color w:val="000000"/>
          <w:kern w:val="0"/>
        </w:rPr>
        <w:t>problem-solving ability 10%</w:t>
      </w:r>
    </w:p>
    <w:p w14:paraId="22E965AB" w14:textId="232A75EF"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6872CA" w:rsidRPr="006872CA">
        <w:rPr>
          <w:rFonts w:eastAsiaTheme="minorHAnsi" w:cs="함초롬바탕"/>
          <w:color w:val="000000"/>
          <w:kern w:val="0"/>
        </w:rPr>
        <w:t>science research ability 10%</w:t>
      </w:r>
    </w:p>
    <w:p w14:paraId="6EEE2809" w14:textId="5E015E0D" w:rsidR="00670169" w:rsidRDefault="007C09D6" w:rsidP="00CF5054">
      <w:pPr>
        <w:tabs>
          <w:tab w:val="left" w:pos="709"/>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213" w:left="708" w:hanging="282"/>
        <w:textAlignment w:val="baseline"/>
        <w:rPr>
          <w:rFonts w:eastAsiaTheme="minorHAnsi" w:cs="굴림"/>
          <w:color w:val="000000"/>
          <w:kern w:val="0"/>
          <w:sz w:val="18"/>
          <w:szCs w:val="20"/>
        </w:rPr>
      </w:pPr>
      <w:r>
        <w:rPr>
          <w:rFonts w:eastAsiaTheme="minorHAnsi" w:cs="함초롬바탕"/>
          <w:color w:val="000000"/>
          <w:kern w:val="0"/>
        </w:rPr>
        <w:t xml:space="preserve">(4) </w:t>
      </w:r>
      <w:r w:rsidR="006872CA" w:rsidRPr="006872CA">
        <w:rPr>
          <w:rFonts w:eastAsiaTheme="minorHAnsi" w:cs="함초롬바탕"/>
          <w:color w:val="000000"/>
          <w:kern w:val="0"/>
        </w:rPr>
        <w:t>Individual project is to understand and accustom the modern instrument by direct use. It requires the operation demonstration to class, teaching the theory and data analysis to class, and discussion (content is based on text. require the discussion during the preparation of presentation and the training of operation instrument).</w:t>
      </w:r>
    </w:p>
    <w:p w14:paraId="4182D615" w14:textId="3C6179CC"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Pr="007C09D6">
        <w:rPr>
          <w:rFonts w:eastAsiaTheme="minorHAnsi" w:cs="함초롬바탕"/>
          <w:color w:val="000000"/>
          <w:kern w:val="0"/>
        </w:rPr>
        <w:t>science research ability (instrument operation) 40%</w:t>
      </w:r>
    </w:p>
    <w:p w14:paraId="535BC45C" w14:textId="6596FAD0"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Pr="007C09D6">
        <w:rPr>
          <w:rFonts w:eastAsiaTheme="minorHAnsi" w:cs="함초롬바탕"/>
          <w:color w:val="000000"/>
          <w:kern w:val="0"/>
        </w:rPr>
        <w:t>digital and quantitative literacy (SOP, report, manual, survey) 30%</w:t>
      </w:r>
    </w:p>
    <w:p w14:paraId="0288EA5F" w14:textId="26CB8B90" w:rsidR="00670169" w:rsidRDefault="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Pr>
          <w:rFonts w:eastAsiaTheme="minorHAnsi" w:cs="함초롬바탕"/>
          <w:color w:val="000000"/>
          <w:kern w:val="0"/>
        </w:rPr>
        <w:t xml:space="preserve">- </w:t>
      </w:r>
      <w:r w:rsidRPr="007C09D6">
        <w:rPr>
          <w:rFonts w:eastAsiaTheme="minorHAnsi" w:cs="함초롬바탕"/>
          <w:color w:val="000000"/>
          <w:kern w:val="0"/>
        </w:rPr>
        <w:t>complex communication (presentation, demonstration) 20%</w:t>
      </w:r>
    </w:p>
    <w:p w14:paraId="1A763CCB" w14:textId="75D58C9D" w:rsidR="007C09D6" w:rsidRDefault="007C09D6" w:rsidP="00CF5054">
      <w:pPr>
        <w:tabs>
          <w:tab w:val="left" w:pos="709"/>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Chars="283" w:left="850" w:hanging="284"/>
        <w:textAlignment w:val="baseline"/>
        <w:rPr>
          <w:rFonts w:eastAsiaTheme="minorHAnsi" w:cs="굴림"/>
          <w:color w:val="000000"/>
          <w:kern w:val="0"/>
          <w:sz w:val="18"/>
          <w:szCs w:val="20"/>
        </w:rPr>
      </w:pPr>
      <w:r>
        <w:rPr>
          <w:rFonts w:eastAsiaTheme="minorHAnsi" w:cs="함초롬바탕"/>
          <w:color w:val="000000"/>
          <w:kern w:val="0"/>
        </w:rPr>
        <w:t xml:space="preserve">(4) </w:t>
      </w:r>
      <w:r w:rsidRPr="007C09D6">
        <w:rPr>
          <w:rFonts w:eastAsiaTheme="minorHAnsi" w:cs="함초롬바탕"/>
          <w:color w:val="000000"/>
          <w:kern w:val="0"/>
        </w:rPr>
        <w:t>Team project (3 student in one team) is practice the whole process of analytical chemistry with SOP. It also requires students to discuss the progress with instructor regularly (proposal, lab note, lab report, logbook of instrument having operation days, statistical methods for data, conclusion and discussion, presentation and final reports). The presentation and final reports contain the content in the text.</w:t>
      </w:r>
    </w:p>
    <w:p w14:paraId="450705BF" w14:textId="3373ED1C" w:rsid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Pr="007C09D6">
        <w:rPr>
          <w:rFonts w:eastAsiaTheme="minorHAnsi" w:cs="함초롬바탕"/>
          <w:color w:val="000000"/>
          <w:kern w:val="0"/>
        </w:rPr>
        <w:t>analytical and creative thinking (theory, reference) 10%</w:t>
      </w:r>
    </w:p>
    <w:p w14:paraId="65514A92" w14:textId="77777777" w:rsidR="007C09D6" w:rsidRP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Pr>
          <w:rFonts w:eastAsiaTheme="minorHAnsi" w:cs="함초롬바탕"/>
          <w:color w:val="000000"/>
          <w:kern w:val="0"/>
        </w:rPr>
        <w:t xml:space="preserve">- </w:t>
      </w:r>
      <w:r w:rsidRPr="007C09D6">
        <w:rPr>
          <w:rFonts w:eastAsiaTheme="minorHAnsi" w:cs="함초롬바탕"/>
          <w:color w:val="000000"/>
          <w:kern w:val="0"/>
        </w:rPr>
        <w:t>problem-solving ability (make use objects, chemical work) 10%</w:t>
      </w:r>
    </w:p>
    <w:p w14:paraId="7AA6C317" w14:textId="77777777" w:rsidR="007C09D6" w:rsidRP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7C09D6">
        <w:rPr>
          <w:rFonts w:eastAsiaTheme="minorHAnsi" w:cs="함초롬바탕"/>
          <w:color w:val="000000"/>
          <w:kern w:val="0"/>
        </w:rPr>
        <w:t>- science research ability (preparation, analysis, using instrument) 30%</w:t>
      </w:r>
    </w:p>
    <w:p w14:paraId="6A973374" w14:textId="77777777" w:rsidR="007C09D6" w:rsidRP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7C09D6">
        <w:rPr>
          <w:rFonts w:eastAsiaTheme="minorHAnsi" w:cs="함초롬바탕"/>
          <w:color w:val="000000"/>
          <w:kern w:val="0"/>
        </w:rPr>
        <w:t>- digital and quantitative literacy (SOP, report, survey, statistical analysis) 10%</w:t>
      </w:r>
    </w:p>
    <w:p w14:paraId="459DCAC6" w14:textId="77777777" w:rsidR="007C09D6" w:rsidRP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7C09D6">
        <w:rPr>
          <w:rFonts w:eastAsiaTheme="minorHAnsi" w:cs="함초롬바탕"/>
          <w:color w:val="000000"/>
          <w:kern w:val="0"/>
        </w:rPr>
        <w:t>- leadership and teamwork (team work, collaboration) 30%</w:t>
      </w:r>
    </w:p>
    <w:p w14:paraId="5178DB68" w14:textId="77777777" w:rsidR="007C09D6" w:rsidRP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함초롬바탕"/>
          <w:color w:val="000000"/>
          <w:kern w:val="0"/>
        </w:rPr>
      </w:pPr>
      <w:r w:rsidRPr="007C09D6">
        <w:rPr>
          <w:rFonts w:eastAsiaTheme="minorHAnsi" w:cs="함초롬바탕"/>
          <w:color w:val="000000"/>
          <w:kern w:val="0"/>
        </w:rPr>
        <w:t>- complex communication (presentation, discussion) 10%</w:t>
      </w:r>
    </w:p>
    <w:p w14:paraId="69B5D3D3" w14:textId="2485F794" w:rsidR="007C09D6" w:rsidRDefault="007C09D6" w:rsidP="007C09D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90"/>
        <w:textAlignment w:val="baseline"/>
        <w:rPr>
          <w:rFonts w:eastAsiaTheme="minorHAnsi" w:cs="굴림"/>
          <w:color w:val="000000"/>
          <w:kern w:val="0"/>
          <w:sz w:val="18"/>
          <w:szCs w:val="20"/>
        </w:rPr>
      </w:pPr>
    </w:p>
    <w:p w14:paraId="5993F608" w14:textId="102C34DF" w:rsidR="00670169" w:rsidRDefault="00670169">
      <w:pPr>
        <w:spacing w:after="0" w:line="276" w:lineRule="auto"/>
        <w:ind w:firstLine="100"/>
        <w:textAlignment w:val="baseline"/>
        <w:rPr>
          <w:rFonts w:eastAsiaTheme="minorHAnsi" w:cs="굴림"/>
          <w:color w:val="000000"/>
          <w:kern w:val="0"/>
          <w:sz w:val="10"/>
          <w:szCs w:val="10"/>
        </w:rPr>
      </w:pPr>
    </w:p>
    <w:p w14:paraId="0AF51526" w14:textId="773906E0" w:rsidR="00D50976" w:rsidRDefault="00D50976">
      <w:pPr>
        <w:spacing w:after="0" w:line="276" w:lineRule="auto"/>
        <w:ind w:firstLine="100"/>
        <w:textAlignment w:val="baseline"/>
        <w:rPr>
          <w:rFonts w:eastAsiaTheme="minorHAnsi" w:cs="굴림"/>
          <w:color w:val="000000"/>
          <w:kern w:val="0"/>
          <w:sz w:val="10"/>
          <w:szCs w:val="10"/>
        </w:rPr>
      </w:pPr>
    </w:p>
    <w:p w14:paraId="61C9C8CB" w14:textId="1528F2AF" w:rsidR="00D50976" w:rsidRDefault="00D50976">
      <w:pPr>
        <w:spacing w:after="0" w:line="276" w:lineRule="auto"/>
        <w:ind w:firstLine="100"/>
        <w:textAlignment w:val="baseline"/>
        <w:rPr>
          <w:rFonts w:eastAsiaTheme="minorHAnsi" w:cs="굴림"/>
          <w:color w:val="000000"/>
          <w:kern w:val="0"/>
          <w:sz w:val="10"/>
          <w:szCs w:val="10"/>
        </w:rPr>
      </w:pPr>
    </w:p>
    <w:p w14:paraId="5EF2DC5E" w14:textId="25FCF637" w:rsidR="00D50976" w:rsidRDefault="00D50976">
      <w:pPr>
        <w:spacing w:after="0" w:line="276" w:lineRule="auto"/>
        <w:ind w:firstLine="100"/>
        <w:textAlignment w:val="baseline"/>
        <w:rPr>
          <w:rFonts w:eastAsiaTheme="minorHAnsi" w:cs="굴림"/>
          <w:color w:val="000000"/>
          <w:kern w:val="0"/>
          <w:sz w:val="10"/>
          <w:szCs w:val="10"/>
        </w:rPr>
      </w:pPr>
    </w:p>
    <w:p w14:paraId="747E5D51" w14:textId="2ECED540" w:rsidR="00D50976" w:rsidRDefault="00D50976">
      <w:pPr>
        <w:spacing w:after="0" w:line="276" w:lineRule="auto"/>
        <w:ind w:firstLine="100"/>
        <w:textAlignment w:val="baseline"/>
        <w:rPr>
          <w:rFonts w:eastAsiaTheme="minorHAnsi" w:cs="굴림"/>
          <w:color w:val="000000"/>
          <w:kern w:val="0"/>
          <w:sz w:val="10"/>
          <w:szCs w:val="10"/>
        </w:rPr>
      </w:pPr>
    </w:p>
    <w:p w14:paraId="4FD7D696" w14:textId="26500645" w:rsidR="00D50976" w:rsidRDefault="00D50976">
      <w:pPr>
        <w:spacing w:after="0" w:line="276" w:lineRule="auto"/>
        <w:ind w:firstLine="100"/>
        <w:textAlignment w:val="baseline"/>
        <w:rPr>
          <w:rFonts w:eastAsiaTheme="minorHAnsi" w:cs="굴림"/>
          <w:color w:val="000000"/>
          <w:kern w:val="0"/>
          <w:sz w:val="10"/>
          <w:szCs w:val="10"/>
        </w:rPr>
      </w:pPr>
    </w:p>
    <w:p w14:paraId="670D4D5F" w14:textId="045E1A38" w:rsidR="00D50976" w:rsidRDefault="00D50976">
      <w:pPr>
        <w:spacing w:after="0" w:line="276" w:lineRule="auto"/>
        <w:ind w:firstLine="100"/>
        <w:textAlignment w:val="baseline"/>
        <w:rPr>
          <w:rFonts w:eastAsiaTheme="minorHAnsi" w:cs="굴림"/>
          <w:color w:val="000000"/>
          <w:kern w:val="0"/>
          <w:sz w:val="10"/>
          <w:szCs w:val="10"/>
        </w:rPr>
      </w:pPr>
    </w:p>
    <w:p w14:paraId="29208E9E" w14:textId="610C06AF" w:rsidR="00D50976" w:rsidRDefault="00D50976">
      <w:pPr>
        <w:spacing w:after="0" w:line="276" w:lineRule="auto"/>
        <w:ind w:firstLine="100"/>
        <w:textAlignment w:val="baseline"/>
        <w:rPr>
          <w:rFonts w:eastAsiaTheme="minorHAnsi" w:cs="굴림"/>
          <w:color w:val="000000"/>
          <w:kern w:val="0"/>
          <w:sz w:val="10"/>
          <w:szCs w:val="10"/>
        </w:rPr>
      </w:pPr>
    </w:p>
    <w:p w14:paraId="256945C3" w14:textId="77777777" w:rsidR="00D50976" w:rsidRDefault="00D50976">
      <w:pPr>
        <w:spacing w:after="0" w:line="276" w:lineRule="auto"/>
        <w:ind w:firstLine="100"/>
        <w:textAlignment w:val="baseline"/>
        <w:rPr>
          <w:rFonts w:eastAsiaTheme="minorHAnsi" w:cs="굴림"/>
          <w:color w:val="000000"/>
          <w:kern w:val="0"/>
          <w:sz w:val="10"/>
          <w:szCs w:val="10"/>
        </w:rPr>
      </w:pPr>
    </w:p>
    <w:p w14:paraId="1C52819A" w14:textId="77777777" w:rsidR="00670169" w:rsidRDefault="007C09D6">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lastRenderedPageBreak/>
        <w:t xml:space="preserve">6. Criteria for Awarding Credits </w:t>
      </w:r>
    </w:p>
    <w:p w14:paraId="2442C29F" w14:textId="77777777" w:rsidR="00670169" w:rsidRDefault="007C09D6">
      <w:pPr>
        <w:spacing w:after="0" w:line="276" w:lineRule="auto"/>
        <w:ind w:left="330" w:hangingChars="150" w:hanging="330"/>
        <w:mirrorIndents/>
        <w:textAlignment w:val="baseline"/>
        <w:rPr>
          <w:rFonts w:eastAsiaTheme="minorHAnsi" w:cs="굴림"/>
          <w:color w:val="000000"/>
          <w:kern w:val="0"/>
          <w:szCs w:val="20"/>
        </w:rPr>
      </w:pPr>
      <w:r>
        <w:rPr>
          <w:rFonts w:eastAsiaTheme="minorHAnsi" w:cs="함초롬바탕"/>
          <w:color w:val="000000"/>
          <w:kern w:val="0"/>
          <w:sz w:val="22"/>
        </w:rPr>
        <w:t xml:space="preserve">☞ </w:t>
      </w:r>
      <w:r>
        <w:rPr>
          <w:rFonts w:eastAsiaTheme="minorHAnsi" w:cs="굴림"/>
          <w:color w:val="000000"/>
          <w:kern w:val="0"/>
          <w:sz w:val="22"/>
        </w:rPr>
        <w:t xml:space="preserve">Pass: In the case of receiving </w:t>
      </w:r>
      <w:r>
        <w:rPr>
          <w:rFonts w:eastAsiaTheme="minorHAnsi" w:cs="굴림"/>
          <w:b/>
          <w:color w:val="000000"/>
          <w:kern w:val="0"/>
          <w:sz w:val="22"/>
        </w:rPr>
        <w:t>a score of 80 or more</w:t>
      </w:r>
      <w:r>
        <w:rPr>
          <w:rFonts w:eastAsiaTheme="minorHAnsi" w:cs="굴림"/>
          <w:color w:val="000000"/>
          <w:kern w:val="0"/>
          <w:sz w:val="22"/>
        </w:rPr>
        <w:t xml:space="preserve"> out of 100 according to the criteria of the evaluation method</w:t>
      </w:r>
      <w:ins w:id="10" w:author="만든 이" w:date="2023-04-26T15:40:00Z">
        <w:r>
          <w:rPr>
            <w:rFonts w:eastAsiaTheme="minorHAnsi" w:cs="굴림"/>
            <w:color w:val="000000"/>
            <w:kern w:val="0"/>
            <w:sz w:val="22"/>
          </w:rPr>
          <w:t>.</w:t>
        </w:r>
      </w:ins>
    </w:p>
    <w:p w14:paraId="303100CA" w14:textId="77777777" w:rsidR="00670169" w:rsidRDefault="007C09D6">
      <w:pPr>
        <w:spacing w:after="0" w:line="276" w:lineRule="auto"/>
        <w:ind w:left="466" w:hanging="466"/>
        <w:textAlignment w:val="baseline"/>
        <w:rPr>
          <w:rFonts w:eastAsiaTheme="minorHAnsi" w:cs="굴림"/>
          <w:color w:val="000000"/>
          <w:kern w:val="0"/>
          <w:szCs w:val="20"/>
        </w:rPr>
      </w:pPr>
      <w:r>
        <w:rPr>
          <w:rFonts w:eastAsiaTheme="minorHAnsi" w:cs="함초롬바탕"/>
          <w:b/>
          <w:bCs/>
          <w:color w:val="000000"/>
          <w:kern w:val="0"/>
          <w:sz w:val="22"/>
        </w:rPr>
        <w:t>☞</w:t>
      </w:r>
      <w:del w:id="11" w:author="만든 이" w:date="2023-04-26T15:41:00Z">
        <w:r>
          <w:rPr>
            <w:rFonts w:eastAsiaTheme="minorHAnsi" w:cs="함초롬바탕"/>
            <w:b/>
            <w:bCs/>
            <w:color w:val="000000"/>
            <w:kern w:val="0"/>
            <w:sz w:val="22"/>
          </w:rPr>
          <w:delText xml:space="preserve"> </w:delText>
        </w:r>
      </w:del>
      <w:r>
        <w:rPr>
          <w:rFonts w:eastAsiaTheme="minorHAnsi" w:cs="함초롬바탕"/>
          <w:b/>
          <w:bCs/>
          <w:color w:val="000000"/>
          <w:kern w:val="0"/>
          <w:sz w:val="22"/>
        </w:rPr>
        <w:t xml:space="preserve">  Students with excellent academic achievement are recommended for the Academic Excellence</w:t>
      </w:r>
      <w:ins w:id="12" w:author="만든 이" w:date="2023-04-26T15:41:00Z">
        <w:r>
          <w:rPr>
            <w:rFonts w:eastAsiaTheme="minorHAnsi" w:cs="함초롬바탕"/>
            <w:b/>
            <w:bCs/>
            <w:color w:val="000000"/>
            <w:kern w:val="0"/>
            <w:sz w:val="22"/>
          </w:rPr>
          <w:t xml:space="preserve"> </w:t>
        </w:r>
      </w:ins>
      <w:del w:id="13" w:author="만든 이" w:date="2023-04-26T15:41:00Z">
        <w:r>
          <w:rPr>
            <w:rFonts w:eastAsiaTheme="minorHAnsi" w:cs="함초롬바탕"/>
            <w:b/>
            <w:bCs/>
            <w:color w:val="000000"/>
            <w:kern w:val="0"/>
            <w:sz w:val="22"/>
          </w:rPr>
          <w:delText xml:space="preserve"> </w:delText>
        </w:r>
      </w:del>
      <w:r>
        <w:rPr>
          <w:rFonts w:eastAsiaTheme="minorHAnsi" w:cs="함초롬바탕"/>
          <w:b/>
          <w:bCs/>
          <w:color w:val="000000"/>
          <w:kern w:val="0"/>
          <w:sz w:val="22"/>
        </w:rPr>
        <w:t xml:space="preserve">Award and </w:t>
      </w:r>
      <w:ins w:id="14" w:author="만든 이" w:date="2023-04-26T15:49:00Z">
        <w:r>
          <w:rPr>
            <w:rFonts w:eastAsiaTheme="minorHAnsi" w:cs="함초롬바탕"/>
            <w:b/>
            <w:bCs/>
            <w:color w:val="000000"/>
            <w:kern w:val="0"/>
            <w:sz w:val="22"/>
            <w:u w:val="single"/>
          </w:rPr>
          <w:t>t</w:t>
        </w:r>
      </w:ins>
      <w:ins w:id="15" w:author="만든 이" w:date="2023-04-26T15:41:00Z">
        <w:r>
          <w:rPr>
            <w:rFonts w:eastAsiaTheme="minorHAnsi" w:cs="함초롬바탕"/>
            <w:b/>
            <w:bCs/>
            <w:color w:val="000000"/>
            <w:kern w:val="0"/>
            <w:sz w:val="22"/>
            <w:u w:val="single"/>
          </w:rPr>
          <w:t xml:space="preserve">he </w:t>
        </w:r>
      </w:ins>
      <w:r>
        <w:rPr>
          <w:rFonts w:eastAsiaTheme="minorHAnsi" w:cs="함초롬바탕"/>
          <w:b/>
          <w:bCs/>
          <w:color w:val="000000"/>
          <w:kern w:val="0"/>
          <w:sz w:val="22"/>
        </w:rPr>
        <w:t>Principal’s Award, and are recorded according to core competencies in the Subject Details. However, students with poor academic attitude or poor attendance are excluded.</w:t>
      </w:r>
    </w:p>
    <w:p w14:paraId="62F8139B" w14:textId="77777777" w:rsidR="00670169" w:rsidRDefault="00670169">
      <w:pPr>
        <w:widowControl/>
        <w:wordWrap/>
        <w:autoSpaceDE/>
        <w:autoSpaceDN/>
        <w:rPr>
          <w:rFonts w:eastAsiaTheme="minorHAnsi" w:cs="굴림"/>
          <w:b/>
          <w:bCs/>
          <w:color w:val="000000"/>
          <w:kern w:val="0"/>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670169" w14:paraId="10ED9DD3"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6215136C" w14:textId="77777777" w:rsidR="00670169" w:rsidRDefault="007C09D6">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14:paraId="5D970893" w14:textId="77777777" w:rsidR="00670169" w:rsidRDefault="007C09D6">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 xml:space="preserve">● </w:t>
            </w:r>
            <w:r>
              <w:rPr>
                <w:rFonts w:ascii="맑은 고딕" w:eastAsia="맑은 고딕" w:hAnsi="맑은 고딕" w:cs="맑은 고딕"/>
                <w:b/>
                <w:bCs/>
                <w:color w:val="203A7B"/>
                <w:w w:val="90"/>
                <w:sz w:val="22"/>
                <w:szCs w:val="22"/>
                <w:shd w:val="clear" w:color="000000" w:fill="auto"/>
              </w:rPr>
              <w:t>For Pass/Fail courses, if the instructor determines that a specific evaluation element is insufficient and requires a separate evaluation, a separate evaluation may be conducted.</w:t>
            </w:r>
          </w:p>
          <w:p w14:paraId="0630D04A" w14:textId="77777777" w:rsidR="00670169" w:rsidRDefault="00670169">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19B3550B" w14:textId="77777777" w:rsidR="00670169" w:rsidRDefault="007C09D6">
            <w:pPr>
              <w:pStyle w:val="a4"/>
              <w:spacing w:line="276" w:lineRule="auto"/>
              <w:ind w:left="70"/>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Calculation of the basis score for awarding credit to absentees :</w:t>
            </w:r>
          </w:p>
          <w:p w14:paraId="0FD23647" w14:textId="77777777" w:rsidR="00670169" w:rsidRDefault="00670169">
            <w:pPr>
              <w:pStyle w:val="a4"/>
              <w:numPr>
                <w:ilvl w:val="0"/>
                <w:numId w:val="1"/>
              </w:numPr>
              <w:spacing w:line="276" w:lineRule="auto"/>
              <w:ind w:left="70"/>
              <w:rPr>
                <w:rFonts w:ascii="맑은 고딕" w:eastAsia="맑은 고딕" w:hAnsi="맑은 고딕" w:cs="맑은 고딕"/>
                <w:b/>
                <w:bCs/>
                <w:color w:val="203A7B"/>
                <w:w w:val="95"/>
                <w:sz w:val="6"/>
                <w:szCs w:val="6"/>
                <w:shd w:val="clear" w:color="000000" w:fill="auto"/>
              </w:rPr>
            </w:pPr>
          </w:p>
          <w:p w14:paraId="0E790CE0" w14:textId="66EBBA54" w:rsidR="00670169" w:rsidRDefault="007C09D6">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If a basis score cannot be calculated, the grading method :</w:t>
            </w:r>
            <w:r w:rsidR="003554A2">
              <w:rPr>
                <w:rFonts w:ascii="맑은 고딕" w:eastAsia="맑은 고딕" w:hAnsi="맑은 고딕" w:cs="맑은 고딕"/>
                <w:b/>
                <w:bCs/>
                <w:color w:val="203A7B"/>
                <w:w w:val="95"/>
                <w:sz w:val="22"/>
                <w:szCs w:val="22"/>
                <w:shd w:val="clear" w:color="000000" w:fill="auto"/>
              </w:rPr>
              <w:t xml:space="preserve"> </w:t>
            </w:r>
            <w:r w:rsidR="003554A2" w:rsidRPr="003554A2">
              <w:rPr>
                <w:rFonts w:ascii="맑은 고딕" w:eastAsia="맑은 고딕" w:hAnsi="맑은 고딕" w:cs="맑은 고딕"/>
                <w:b/>
                <w:bCs/>
                <w:color w:val="203A7B"/>
                <w:w w:val="95"/>
                <w:shd w:val="clear" w:color="000000" w:fill="auto"/>
              </w:rPr>
              <w:t>committee of chemistry and biology</w:t>
            </w:r>
          </w:p>
          <w:p w14:paraId="54EFA100" w14:textId="77777777" w:rsidR="00670169" w:rsidRDefault="00670169">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08005C9D" w14:textId="77777777" w:rsidR="00670169" w:rsidRDefault="007C09D6">
            <w:pPr>
              <w:pStyle w:val="a4"/>
              <w:spacing w:line="276" w:lineRule="auto"/>
              <w:ind w:left="70"/>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14:paraId="1621CF2A" w14:textId="77777777" w:rsidR="00EF4569" w:rsidRPr="00831C88" w:rsidRDefault="00EF4569" w:rsidP="00EF4569">
      <w:pPr>
        <w:widowControl/>
        <w:wordWrap/>
        <w:autoSpaceDE/>
        <w:autoSpaceDN/>
        <w:rPr>
          <w:rFonts w:eastAsiaTheme="minorHAnsi" w:cs="굴림"/>
          <w:color w:val="000000"/>
          <w:kern w:val="0"/>
          <w:szCs w:val="20"/>
        </w:rPr>
      </w:pPr>
      <w:r w:rsidRPr="00831C88">
        <w:rPr>
          <w:rFonts w:eastAsiaTheme="minorHAnsi" w:cs="굴림"/>
          <w:color w:val="000000"/>
          <w:kern w:val="0"/>
          <w:szCs w:val="20"/>
        </w:rPr>
        <w:t>Final letter grade will be awarded based on an absolute evaluation of the AP grading criteria and the total number of points received by the student.</w:t>
      </w:r>
    </w:p>
    <w:p w14:paraId="06E072EA" w14:textId="52C182C0" w:rsidR="005A691C" w:rsidRPr="00EF4569" w:rsidRDefault="005A691C">
      <w:pPr>
        <w:widowControl/>
        <w:wordWrap/>
        <w:autoSpaceDE/>
        <w:autoSpaceDN/>
        <w:rPr>
          <w:rFonts w:eastAsiaTheme="minorHAnsi" w:cs="굴림"/>
          <w:color w:val="000000"/>
          <w:kern w:val="0"/>
          <w:szCs w:val="20"/>
        </w:rPr>
      </w:pPr>
      <w:proofErr w:type="spellStart"/>
      <w:r w:rsidRPr="00EF4569">
        <w:rPr>
          <w:rFonts w:eastAsiaTheme="minorHAnsi" w:cs="굴림" w:hint="eastAsia"/>
          <w:color w:val="000000"/>
          <w:kern w:val="0"/>
          <w:szCs w:val="20"/>
        </w:rPr>
        <w:t>결</w:t>
      </w:r>
      <w:r w:rsidR="00350504">
        <w:rPr>
          <w:rFonts w:eastAsiaTheme="minorHAnsi" w:cs="굴림" w:hint="eastAsia"/>
          <w:color w:val="000000"/>
          <w:kern w:val="0"/>
          <w:szCs w:val="20"/>
        </w:rPr>
        <w:t>시자</w:t>
      </w:r>
      <w:proofErr w:type="spellEnd"/>
      <w:r w:rsidR="00350504">
        <w:rPr>
          <w:rFonts w:eastAsiaTheme="minorHAnsi" w:cs="굴림" w:hint="eastAsia"/>
          <w:color w:val="000000"/>
          <w:kern w:val="0"/>
          <w:szCs w:val="20"/>
        </w:rPr>
        <w:t xml:space="preserve"> </w:t>
      </w:r>
      <w:proofErr w:type="spellStart"/>
      <w:r w:rsidR="00350504">
        <w:rPr>
          <w:rFonts w:eastAsiaTheme="minorHAnsi" w:cs="굴림" w:hint="eastAsia"/>
          <w:color w:val="000000"/>
          <w:kern w:val="0"/>
          <w:szCs w:val="20"/>
        </w:rPr>
        <w:t>인정점</w:t>
      </w:r>
      <w:proofErr w:type="spellEnd"/>
      <w:r w:rsidR="00350504">
        <w:rPr>
          <w:rFonts w:eastAsiaTheme="minorHAnsi" w:cs="굴림" w:hint="eastAsia"/>
          <w:color w:val="000000"/>
          <w:kern w:val="0"/>
          <w:szCs w:val="20"/>
        </w:rPr>
        <w:t xml:space="preserve"> 부여</w:t>
      </w:r>
      <w:r w:rsidRPr="00EF4569">
        <w:rPr>
          <w:rFonts w:eastAsiaTheme="minorHAnsi" w:cs="굴림" w:hint="eastAsia"/>
          <w:color w:val="000000"/>
          <w:kern w:val="0"/>
          <w:szCs w:val="20"/>
        </w:rPr>
        <w:t>는 다음과 같이 계산한다.</w:t>
      </w:r>
    </w:p>
    <w:p w14:paraId="0891FE28" w14:textId="0A784923" w:rsidR="00D8383F" w:rsidRDefault="005A691C" w:rsidP="00D8383F">
      <w:pPr>
        <w:widowControl/>
        <w:wordWrap/>
        <w:autoSpaceDE/>
        <w:autoSpaceDN/>
        <w:rPr>
          <w:rFonts w:eastAsiaTheme="minorHAnsi" w:cs="굴림"/>
          <w:color w:val="000000"/>
          <w:kern w:val="0"/>
          <w:szCs w:val="20"/>
        </w:rPr>
      </w:pPr>
      <w:r w:rsidRPr="00D8383F">
        <w:rPr>
          <w:rFonts w:eastAsiaTheme="minorHAnsi" w:cs="굴림" w:hint="eastAsia"/>
          <w:color w:val="000000"/>
          <w:kern w:val="0"/>
          <w:szCs w:val="20"/>
        </w:rPr>
        <w:t xml:space="preserve">1. 시험을 치룬 시험에서 </w:t>
      </w:r>
      <w:r w:rsidR="005376E7" w:rsidRPr="00D8383F">
        <w:rPr>
          <w:rFonts w:eastAsiaTheme="minorHAnsi" w:cs="굴림" w:hint="eastAsia"/>
          <w:color w:val="000000"/>
          <w:kern w:val="0"/>
          <w:szCs w:val="20"/>
        </w:rPr>
        <w:t>학생의</w:t>
      </w:r>
      <w:r w:rsidR="005376E7" w:rsidRPr="00D8383F">
        <w:rPr>
          <w:rFonts w:eastAsiaTheme="minorHAnsi" w:cs="굴림"/>
          <w:color w:val="000000"/>
          <w:kern w:val="0"/>
          <w:szCs w:val="20"/>
        </w:rPr>
        <w:t xml:space="preserve"> 점수 순</w:t>
      </w:r>
      <w:r w:rsidRPr="00D8383F">
        <w:rPr>
          <w:rFonts w:eastAsiaTheme="minorHAnsi" w:cs="굴림" w:hint="eastAsia"/>
          <w:color w:val="000000"/>
          <w:kern w:val="0"/>
          <w:szCs w:val="20"/>
        </w:rPr>
        <w:t>위를 구한다.</w:t>
      </w:r>
      <w:r w:rsidRPr="00D8383F">
        <w:rPr>
          <w:rFonts w:eastAsiaTheme="minorHAnsi" w:cs="굴림"/>
          <w:color w:val="000000"/>
          <w:kern w:val="0"/>
          <w:szCs w:val="20"/>
        </w:rPr>
        <w:t xml:space="preserve"> 2. </w:t>
      </w:r>
      <w:r w:rsidRPr="00D8383F">
        <w:rPr>
          <w:rFonts w:eastAsiaTheme="minorHAnsi" w:cs="굴림" w:hint="eastAsia"/>
          <w:color w:val="000000"/>
          <w:kern w:val="0"/>
          <w:szCs w:val="20"/>
        </w:rPr>
        <w:t>결석한 시험의 해당 순위의 점수를 찾아서 부여한다.</w:t>
      </w:r>
      <w:r w:rsidRPr="00D8383F">
        <w:rPr>
          <w:rFonts w:eastAsiaTheme="minorHAnsi" w:cs="굴림"/>
          <w:color w:val="000000"/>
          <w:kern w:val="0"/>
          <w:szCs w:val="20"/>
        </w:rPr>
        <w:t xml:space="preserve"> 3.</w:t>
      </w:r>
      <w:r w:rsidR="005376E7" w:rsidRPr="00D8383F">
        <w:rPr>
          <w:rFonts w:eastAsiaTheme="minorHAnsi" w:cs="굴림"/>
          <w:color w:val="000000"/>
          <w:kern w:val="0"/>
          <w:szCs w:val="20"/>
        </w:rPr>
        <w:t xml:space="preserve"> </w:t>
      </w:r>
      <w:proofErr w:type="spellStart"/>
      <w:r w:rsidR="005376E7" w:rsidRPr="00D8383F">
        <w:rPr>
          <w:rFonts w:eastAsiaTheme="minorHAnsi" w:cs="굴림"/>
          <w:color w:val="000000"/>
          <w:kern w:val="0"/>
          <w:szCs w:val="20"/>
        </w:rPr>
        <w:t>공결이면</w:t>
      </w:r>
      <w:proofErr w:type="spellEnd"/>
      <w:r w:rsidR="005376E7" w:rsidRPr="00D8383F">
        <w:rPr>
          <w:rFonts w:eastAsiaTheme="minorHAnsi" w:cs="굴림"/>
          <w:color w:val="000000"/>
          <w:kern w:val="0"/>
          <w:szCs w:val="20"/>
        </w:rPr>
        <w:t xml:space="preserve"> 100%인정, 병결이면 80%인정</w:t>
      </w:r>
      <w:r w:rsidRPr="00D8383F">
        <w:rPr>
          <w:rFonts w:eastAsiaTheme="minorHAnsi" w:cs="굴림" w:hint="eastAsia"/>
          <w:color w:val="000000"/>
          <w:kern w:val="0"/>
          <w:szCs w:val="20"/>
        </w:rPr>
        <w:t>한다.</w:t>
      </w:r>
      <w:r w:rsidR="00D8383F" w:rsidRPr="00D8383F">
        <w:rPr>
          <w:rFonts w:eastAsiaTheme="minorHAnsi" w:cs="굴림"/>
          <w:color w:val="000000"/>
          <w:kern w:val="0"/>
          <w:szCs w:val="20"/>
        </w:rPr>
        <w:t xml:space="preserve"> </w:t>
      </w:r>
      <w:r w:rsidR="00350504" w:rsidRPr="00D8383F">
        <w:rPr>
          <w:rFonts w:eastAsiaTheme="minorHAnsi" w:cs="굴림"/>
          <w:color w:val="000000"/>
          <w:kern w:val="0"/>
          <w:szCs w:val="20"/>
        </w:rPr>
        <w:t xml:space="preserve">1. Determine the student's score ranking in the exam they took. 2. Find the score corresponding to that ranking for the missed exam and assign it. 3. </w:t>
      </w:r>
      <w:r w:rsidR="00D8383F" w:rsidRPr="00D8383F">
        <w:rPr>
          <w:rFonts w:eastAsiaTheme="minorHAnsi" w:cs="굴림"/>
          <w:color w:val="000000"/>
          <w:kern w:val="0"/>
          <w:szCs w:val="20"/>
        </w:rPr>
        <w:t xml:space="preserve">100% recognition for </w:t>
      </w:r>
      <w:r w:rsidR="00D8383F" w:rsidRPr="00D8383F">
        <w:rPr>
          <w:rFonts w:eastAsiaTheme="minorHAnsi" w:cs="굴림" w:hint="eastAsia"/>
          <w:color w:val="000000"/>
          <w:kern w:val="0"/>
          <w:szCs w:val="20"/>
        </w:rPr>
        <w:t>o</w:t>
      </w:r>
      <w:r w:rsidR="00D8383F" w:rsidRPr="00D8383F">
        <w:rPr>
          <w:rFonts w:eastAsiaTheme="minorHAnsi" w:cs="굴림"/>
          <w:color w:val="000000"/>
          <w:kern w:val="0"/>
          <w:szCs w:val="20"/>
        </w:rPr>
        <w:t>fficial absence, 80% recognition for sick absence.</w:t>
      </w:r>
    </w:p>
    <w:p w14:paraId="439A7551" w14:textId="77777777" w:rsidR="00D8383F" w:rsidRPr="00D8383F" w:rsidRDefault="00D8383F" w:rsidP="00D8383F">
      <w:pPr>
        <w:widowControl/>
        <w:wordWrap/>
        <w:autoSpaceDE/>
        <w:autoSpaceDN/>
        <w:rPr>
          <w:rFonts w:eastAsiaTheme="minorHAnsi" w:cs="굴림"/>
          <w:color w:val="000000"/>
          <w:kern w:val="0"/>
          <w:szCs w:val="20"/>
        </w:rPr>
      </w:pPr>
    </w:p>
    <w:p w14:paraId="315AFF23" w14:textId="3E276672" w:rsidR="00670169" w:rsidRDefault="007C09D6" w:rsidP="00D8383F">
      <w:pPr>
        <w:widowControl/>
        <w:wordWrap/>
        <w:autoSpaceDE/>
        <w:autoSpaceDN/>
        <w:rPr>
          <w:rFonts w:eastAsiaTheme="minorHAnsi" w:cs="굴림"/>
          <w:color w:val="000000"/>
          <w:kern w:val="0"/>
          <w:szCs w:val="20"/>
        </w:rPr>
      </w:pPr>
      <w:r>
        <w:rPr>
          <w:rFonts w:eastAsiaTheme="minorHAnsi" w:cs="굴림"/>
          <w:b/>
          <w:bCs/>
          <w:color w:val="000000"/>
          <w:kern w:val="0"/>
          <w:sz w:val="22"/>
        </w:rPr>
        <w:t xml:space="preserve">7. Weekly Plans </w:t>
      </w:r>
    </w:p>
    <w:tbl>
      <w:tblPr>
        <w:tblOverlap w:val="never"/>
        <w:tblW w:w="104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83"/>
        <w:gridCol w:w="6032"/>
        <w:gridCol w:w="2740"/>
        <w:gridCol w:w="7"/>
      </w:tblGrid>
      <w:tr w:rsidR="00D677EA" w14:paraId="3CBF7633" w14:textId="77777777" w:rsidTr="00D13C68">
        <w:trPr>
          <w:trHeight w:val="389"/>
        </w:trPr>
        <w:tc>
          <w:tcPr>
            <w:tcW w:w="1683" w:type="dxa"/>
            <w:tcMar>
              <w:top w:w="28" w:type="dxa"/>
              <w:left w:w="28" w:type="dxa"/>
              <w:bottom w:w="28" w:type="dxa"/>
              <w:right w:w="28" w:type="dxa"/>
            </w:tcMar>
            <w:vAlign w:val="center"/>
          </w:tcPr>
          <w:p w14:paraId="0BAD4EE6" w14:textId="77777777" w:rsidR="00D677EA" w:rsidRDefault="00D677EA" w:rsidP="00C8420E">
            <w:pPr>
              <w:wordWrap/>
              <w:spacing w:after="0" w:line="276" w:lineRule="auto"/>
              <w:jc w:val="center"/>
            </w:pPr>
            <w:bookmarkStart w:id="16" w:name="_Hlk221008394"/>
            <w:r>
              <w:rPr>
                <w:b/>
                <w:spacing w:val="-18"/>
                <w:sz w:val="22"/>
              </w:rPr>
              <w:t>Week (period)</w:t>
            </w:r>
          </w:p>
        </w:tc>
        <w:tc>
          <w:tcPr>
            <w:tcW w:w="6032" w:type="dxa"/>
            <w:tcMar>
              <w:top w:w="28" w:type="dxa"/>
              <w:left w:w="28" w:type="dxa"/>
              <w:bottom w:w="28" w:type="dxa"/>
              <w:right w:w="28" w:type="dxa"/>
            </w:tcMar>
            <w:vAlign w:val="center"/>
          </w:tcPr>
          <w:p w14:paraId="12B87E43" w14:textId="77777777" w:rsidR="00D677EA" w:rsidRDefault="00D677EA" w:rsidP="00C8420E">
            <w:pPr>
              <w:wordWrap/>
              <w:spacing w:after="0" w:line="276" w:lineRule="auto"/>
              <w:jc w:val="center"/>
            </w:pPr>
            <w:r>
              <w:rPr>
                <w:b/>
                <w:sz w:val="22"/>
              </w:rPr>
              <w:t>Topic and Contents</w:t>
            </w:r>
          </w:p>
        </w:tc>
        <w:tc>
          <w:tcPr>
            <w:tcW w:w="2747" w:type="dxa"/>
            <w:gridSpan w:val="2"/>
            <w:tcMar>
              <w:top w:w="28" w:type="dxa"/>
              <w:left w:w="28" w:type="dxa"/>
              <w:bottom w:w="28" w:type="dxa"/>
              <w:right w:w="28" w:type="dxa"/>
            </w:tcMar>
            <w:vAlign w:val="center"/>
          </w:tcPr>
          <w:p w14:paraId="4AD0865D" w14:textId="77777777" w:rsidR="00D677EA" w:rsidRDefault="00D677EA" w:rsidP="00C8420E">
            <w:pPr>
              <w:wordWrap/>
              <w:spacing w:after="0" w:line="276" w:lineRule="auto"/>
              <w:jc w:val="center"/>
            </w:pPr>
            <w:r>
              <w:rPr>
                <w:b/>
                <w:sz w:val="22"/>
              </w:rPr>
              <w:t>(Notes)</w:t>
            </w:r>
          </w:p>
        </w:tc>
      </w:tr>
      <w:tr w:rsidR="00D677EA" w14:paraId="45A03CE8" w14:textId="77777777" w:rsidTr="00D13C68">
        <w:trPr>
          <w:trHeight w:val="770"/>
        </w:trPr>
        <w:tc>
          <w:tcPr>
            <w:tcW w:w="1683" w:type="dxa"/>
            <w:tcMar>
              <w:top w:w="28" w:type="dxa"/>
              <w:left w:w="28" w:type="dxa"/>
              <w:bottom w:w="28" w:type="dxa"/>
              <w:right w:w="28" w:type="dxa"/>
            </w:tcMar>
            <w:vAlign w:val="center"/>
          </w:tcPr>
          <w:p w14:paraId="18266942" w14:textId="77777777" w:rsidR="00D677EA" w:rsidRDefault="00D677EA" w:rsidP="00C8420E">
            <w:pPr>
              <w:wordWrap/>
              <w:spacing w:after="0" w:line="276" w:lineRule="auto"/>
              <w:jc w:val="center"/>
            </w:pPr>
            <w:r>
              <w:rPr>
                <w:b/>
                <w:sz w:val="22"/>
              </w:rPr>
              <w:t>Week 1</w:t>
            </w:r>
          </w:p>
          <w:p w14:paraId="14A0BD94" w14:textId="77777777" w:rsidR="00D677EA" w:rsidRDefault="00D677EA" w:rsidP="00C8420E">
            <w:pPr>
              <w:pStyle w:val="a4"/>
              <w:wordWrap/>
              <w:jc w:val="center"/>
            </w:pPr>
            <w:r>
              <w:rPr>
                <w:rFonts w:ascii="한컴산뜻돋움"/>
                <w:sz w:val="16"/>
                <w:shd w:val="clear" w:color="000000" w:fill="auto"/>
              </w:rPr>
              <w:t>2.23.~3.1.</w:t>
            </w:r>
          </w:p>
        </w:tc>
        <w:tc>
          <w:tcPr>
            <w:tcW w:w="6032" w:type="dxa"/>
            <w:tcMar>
              <w:top w:w="28" w:type="dxa"/>
              <w:left w:w="28" w:type="dxa"/>
              <w:bottom w:w="28" w:type="dxa"/>
              <w:right w:w="28" w:type="dxa"/>
            </w:tcMar>
            <w:vAlign w:val="center"/>
          </w:tcPr>
          <w:p w14:paraId="75959DDF" w14:textId="77777777" w:rsidR="00D677EA" w:rsidRDefault="00D677EA" w:rsidP="00C8420E">
            <w:pPr>
              <w:wordWrap/>
              <w:spacing w:after="0" w:line="276" w:lineRule="auto"/>
              <w:ind w:firstLine="100"/>
              <w:jc w:val="left"/>
              <w:rPr>
                <w:color w:val="000000"/>
              </w:rPr>
            </w:pPr>
            <w:r w:rsidRPr="00723422">
              <w:rPr>
                <w:color w:val="000000"/>
              </w:rPr>
              <w:t>Introduction, Overview of Analytical Chemistry</w:t>
            </w:r>
          </w:p>
        </w:tc>
        <w:tc>
          <w:tcPr>
            <w:tcW w:w="2747" w:type="dxa"/>
            <w:gridSpan w:val="2"/>
            <w:vMerge w:val="restart"/>
            <w:tcMar>
              <w:top w:w="28" w:type="dxa"/>
              <w:left w:w="28" w:type="dxa"/>
              <w:bottom w:w="28" w:type="dxa"/>
              <w:right w:w="28" w:type="dxa"/>
            </w:tcMar>
            <w:vAlign w:val="center"/>
          </w:tcPr>
          <w:p w14:paraId="07D65C51" w14:textId="77777777" w:rsidR="00D677EA" w:rsidRDefault="00D677EA" w:rsidP="00C8420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D677EA" w14:paraId="593290C4" w14:textId="77777777" w:rsidTr="00D13C68">
        <w:trPr>
          <w:trHeight w:val="482"/>
        </w:trPr>
        <w:tc>
          <w:tcPr>
            <w:tcW w:w="1683" w:type="dxa"/>
            <w:tcMar>
              <w:top w:w="28" w:type="dxa"/>
              <w:left w:w="28" w:type="dxa"/>
              <w:bottom w:w="28" w:type="dxa"/>
              <w:right w:w="28" w:type="dxa"/>
            </w:tcMar>
            <w:vAlign w:val="center"/>
          </w:tcPr>
          <w:p w14:paraId="2F4D73F0" w14:textId="77777777" w:rsidR="00D677EA" w:rsidRDefault="00D677EA" w:rsidP="00C8420E">
            <w:pPr>
              <w:wordWrap/>
              <w:spacing w:after="0" w:line="276" w:lineRule="auto"/>
              <w:jc w:val="center"/>
            </w:pPr>
            <w:r>
              <w:rPr>
                <w:b/>
                <w:w w:val="80"/>
                <w:sz w:val="16"/>
              </w:rPr>
              <w:t>Core Competencies</w:t>
            </w:r>
          </w:p>
        </w:tc>
        <w:tc>
          <w:tcPr>
            <w:tcW w:w="6032" w:type="dxa"/>
            <w:tcMar>
              <w:top w:w="28" w:type="dxa"/>
              <w:left w:w="28" w:type="dxa"/>
              <w:bottom w:w="28" w:type="dxa"/>
              <w:right w:w="28" w:type="dxa"/>
            </w:tcMar>
            <w:vAlign w:val="center"/>
          </w:tcPr>
          <w:p w14:paraId="496587FE"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9A5755">
              <w:rPr>
                <w:color w:val="000000"/>
              </w:rPr>
              <w:t>digital and quantitative literacy</w:t>
            </w:r>
            <w:r>
              <w:rPr>
                <w:color w:val="000000"/>
              </w:rPr>
              <w:t xml:space="preserve">, </w:t>
            </w:r>
            <w:r w:rsidRPr="00582820">
              <w:rPr>
                <w:rFonts w:ascii="Arial" w:eastAsia="함초롬바탕" w:hAnsi="Arial" w:cs="Arial"/>
              </w:rPr>
              <w:t>c</w:t>
            </w:r>
            <w:r w:rsidRPr="00582820">
              <w:rPr>
                <w:rFonts w:ascii="Arial" w:eastAsia="함초롬돋움" w:hAnsi="Arial" w:cs="Arial"/>
              </w:rPr>
              <w:t>omplex communication</w:t>
            </w:r>
          </w:p>
        </w:tc>
        <w:tc>
          <w:tcPr>
            <w:tcW w:w="2747" w:type="dxa"/>
            <w:gridSpan w:val="2"/>
            <w:vMerge/>
          </w:tcPr>
          <w:p w14:paraId="571EF1E4" w14:textId="77777777" w:rsidR="00D677EA" w:rsidRDefault="00D677EA" w:rsidP="00C8420E"/>
        </w:tc>
      </w:tr>
      <w:tr w:rsidR="00D677EA" w14:paraId="24FC4719" w14:textId="77777777" w:rsidTr="00D13C68">
        <w:trPr>
          <w:trHeight w:val="398"/>
        </w:trPr>
        <w:tc>
          <w:tcPr>
            <w:tcW w:w="1683" w:type="dxa"/>
            <w:tcMar>
              <w:top w:w="28" w:type="dxa"/>
              <w:left w:w="28" w:type="dxa"/>
              <w:bottom w:w="28" w:type="dxa"/>
              <w:right w:w="28" w:type="dxa"/>
            </w:tcMar>
            <w:vAlign w:val="center"/>
          </w:tcPr>
          <w:p w14:paraId="03E8A059" w14:textId="77777777" w:rsidR="00D677EA" w:rsidRDefault="00D677EA" w:rsidP="00C8420E">
            <w:pPr>
              <w:wordWrap/>
              <w:spacing w:after="0" w:line="276" w:lineRule="auto"/>
              <w:jc w:val="center"/>
            </w:pPr>
            <w:r>
              <w:rPr>
                <w:b/>
                <w:sz w:val="22"/>
              </w:rPr>
              <w:t>Week 2</w:t>
            </w:r>
          </w:p>
          <w:p w14:paraId="0E5C3473" w14:textId="77777777" w:rsidR="00D677EA" w:rsidRDefault="00D677EA" w:rsidP="00C8420E">
            <w:pPr>
              <w:pStyle w:val="a4"/>
              <w:wordWrap/>
              <w:jc w:val="center"/>
            </w:pPr>
            <w:r>
              <w:rPr>
                <w:rFonts w:ascii="한컴산뜻돋움"/>
                <w:sz w:val="16"/>
                <w:shd w:val="clear" w:color="000000" w:fill="auto"/>
              </w:rPr>
              <w:t>3.2.~3.8.</w:t>
            </w:r>
          </w:p>
        </w:tc>
        <w:tc>
          <w:tcPr>
            <w:tcW w:w="6032" w:type="dxa"/>
            <w:tcMar>
              <w:top w:w="28" w:type="dxa"/>
              <w:left w:w="28" w:type="dxa"/>
              <w:bottom w:w="28" w:type="dxa"/>
              <w:right w:w="28" w:type="dxa"/>
            </w:tcMar>
            <w:vAlign w:val="center"/>
          </w:tcPr>
          <w:p w14:paraId="0254E983" w14:textId="77777777" w:rsidR="00D677EA" w:rsidRDefault="00D677EA" w:rsidP="00C8420E">
            <w:pPr>
              <w:wordWrap/>
              <w:spacing w:after="0" w:line="276" w:lineRule="auto"/>
              <w:ind w:firstLine="100"/>
              <w:jc w:val="left"/>
              <w:rPr>
                <w:color w:val="000000"/>
              </w:rPr>
            </w:pPr>
            <w:r w:rsidRPr="00723422">
              <w:rPr>
                <w:color w:val="000000"/>
              </w:rPr>
              <w:t>Tools, Experimental Error, Statistics</w:t>
            </w:r>
          </w:p>
        </w:tc>
        <w:tc>
          <w:tcPr>
            <w:tcW w:w="2747" w:type="dxa"/>
            <w:gridSpan w:val="2"/>
            <w:vMerge w:val="restart"/>
            <w:tcMar>
              <w:top w:w="28" w:type="dxa"/>
              <w:left w:w="28" w:type="dxa"/>
              <w:bottom w:w="28" w:type="dxa"/>
              <w:right w:w="28" w:type="dxa"/>
            </w:tcMar>
            <w:vAlign w:val="center"/>
          </w:tcPr>
          <w:p w14:paraId="0E8EEFE1" w14:textId="77777777" w:rsidR="00D677EA" w:rsidRDefault="00D677EA" w:rsidP="00C8420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3.2.</w:t>
            </w:r>
          </w:p>
          <w:p w14:paraId="1C954171" w14:textId="77777777" w:rsidR="00D677EA" w:rsidRDefault="00D677EA" w:rsidP="00C8420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b/>
                <w:color w:val="000000"/>
                <w:sz w:val="22"/>
              </w:rPr>
            </w:pPr>
            <w:r>
              <w:rPr>
                <w:b/>
                <w:bCs/>
                <w:color w:val="FF0000"/>
              </w:rPr>
              <w:t>Substitute Holiday</w:t>
            </w:r>
          </w:p>
        </w:tc>
      </w:tr>
      <w:tr w:rsidR="00D677EA" w14:paraId="49AE34EC" w14:textId="77777777" w:rsidTr="00D13C68">
        <w:trPr>
          <w:trHeight w:val="482"/>
        </w:trPr>
        <w:tc>
          <w:tcPr>
            <w:tcW w:w="1683" w:type="dxa"/>
            <w:tcMar>
              <w:top w:w="28" w:type="dxa"/>
              <w:left w:w="28" w:type="dxa"/>
              <w:bottom w:w="28" w:type="dxa"/>
              <w:right w:w="28" w:type="dxa"/>
            </w:tcMar>
            <w:vAlign w:val="center"/>
          </w:tcPr>
          <w:p w14:paraId="7D4042A6" w14:textId="77777777" w:rsidR="00D677EA" w:rsidRDefault="00D677EA" w:rsidP="00C8420E">
            <w:pPr>
              <w:wordWrap/>
              <w:spacing w:after="0" w:line="276" w:lineRule="auto"/>
              <w:jc w:val="center"/>
            </w:pPr>
            <w:r>
              <w:rPr>
                <w:b/>
                <w:w w:val="80"/>
                <w:sz w:val="16"/>
              </w:rPr>
              <w:t>Core Competencies</w:t>
            </w:r>
          </w:p>
        </w:tc>
        <w:tc>
          <w:tcPr>
            <w:tcW w:w="6032" w:type="dxa"/>
            <w:tcMar>
              <w:top w:w="28" w:type="dxa"/>
              <w:left w:w="28" w:type="dxa"/>
              <w:bottom w:w="28" w:type="dxa"/>
              <w:right w:w="28" w:type="dxa"/>
            </w:tcMar>
            <w:vAlign w:val="center"/>
          </w:tcPr>
          <w:p w14:paraId="2549DFD4"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9A5755">
              <w:rPr>
                <w:color w:val="000000"/>
                <w:spacing w:val="-4"/>
              </w:rPr>
              <w:t>analytical and creative thinking</w:t>
            </w:r>
            <w:r>
              <w:rPr>
                <w:color w:val="000000"/>
                <w:spacing w:val="-4"/>
              </w:rPr>
              <w:t xml:space="preserve">, </w:t>
            </w:r>
            <w:r w:rsidRPr="009A5755">
              <w:rPr>
                <w:color w:val="000000"/>
                <w:spacing w:val="-4"/>
              </w:rPr>
              <w:t>science research ability</w:t>
            </w:r>
          </w:p>
        </w:tc>
        <w:tc>
          <w:tcPr>
            <w:tcW w:w="2747" w:type="dxa"/>
            <w:gridSpan w:val="2"/>
            <w:vMerge/>
          </w:tcPr>
          <w:p w14:paraId="1E1C95DE" w14:textId="77777777" w:rsidR="00D677EA" w:rsidRDefault="00D677EA" w:rsidP="00C8420E"/>
        </w:tc>
      </w:tr>
      <w:tr w:rsidR="00D677EA" w14:paraId="0DEFADEC" w14:textId="77777777" w:rsidTr="00D13C68">
        <w:trPr>
          <w:trHeight w:val="296"/>
        </w:trPr>
        <w:tc>
          <w:tcPr>
            <w:tcW w:w="1683" w:type="dxa"/>
            <w:tcMar>
              <w:top w:w="28" w:type="dxa"/>
              <w:left w:w="28" w:type="dxa"/>
              <w:bottom w:w="28" w:type="dxa"/>
              <w:right w:w="28" w:type="dxa"/>
            </w:tcMar>
            <w:vAlign w:val="center"/>
          </w:tcPr>
          <w:p w14:paraId="3B312251" w14:textId="77777777" w:rsidR="00D677EA" w:rsidRDefault="00D677EA" w:rsidP="00C8420E">
            <w:pPr>
              <w:wordWrap/>
              <w:spacing w:after="0" w:line="276" w:lineRule="auto"/>
              <w:jc w:val="center"/>
            </w:pPr>
            <w:r>
              <w:rPr>
                <w:b/>
                <w:sz w:val="22"/>
              </w:rPr>
              <w:t>Week 3</w:t>
            </w:r>
          </w:p>
          <w:p w14:paraId="66FE5C6F" w14:textId="77777777" w:rsidR="00D677EA" w:rsidRDefault="00D677EA" w:rsidP="00C8420E">
            <w:pPr>
              <w:pStyle w:val="a4"/>
              <w:wordWrap/>
              <w:jc w:val="center"/>
            </w:pPr>
            <w:r>
              <w:rPr>
                <w:rFonts w:ascii="한컴산뜻돋움"/>
                <w:sz w:val="16"/>
                <w:shd w:val="clear" w:color="000000" w:fill="auto"/>
              </w:rPr>
              <w:t>3.9.~3.15.</w:t>
            </w:r>
          </w:p>
        </w:tc>
        <w:tc>
          <w:tcPr>
            <w:tcW w:w="6032" w:type="dxa"/>
            <w:tcMar>
              <w:top w:w="28" w:type="dxa"/>
              <w:left w:w="28" w:type="dxa"/>
              <w:bottom w:w="28" w:type="dxa"/>
              <w:right w:w="28" w:type="dxa"/>
            </w:tcMar>
            <w:vAlign w:val="center"/>
          </w:tcPr>
          <w:p w14:paraId="472CF474" w14:textId="77777777" w:rsidR="00D677EA" w:rsidRDefault="00D677EA" w:rsidP="002853DA">
            <w:pPr>
              <w:wordWrap/>
              <w:spacing w:after="0" w:line="276" w:lineRule="auto"/>
              <w:ind w:left="2198" w:hanging="2079"/>
              <w:jc w:val="left"/>
              <w:rPr>
                <w:color w:val="000000"/>
                <w:spacing w:val="-10"/>
              </w:rPr>
            </w:pPr>
            <w:r w:rsidRPr="00723422">
              <w:rPr>
                <w:color w:val="000000"/>
                <w:spacing w:val="-10"/>
              </w:rPr>
              <w:t>Statistics, Qualitative Assurance and Calibration method</w:t>
            </w:r>
          </w:p>
        </w:tc>
        <w:tc>
          <w:tcPr>
            <w:tcW w:w="2747" w:type="dxa"/>
            <w:gridSpan w:val="2"/>
            <w:vMerge w:val="restart"/>
            <w:tcMar>
              <w:top w:w="28" w:type="dxa"/>
              <w:left w:w="28" w:type="dxa"/>
              <w:bottom w:w="28" w:type="dxa"/>
              <w:right w:w="28" w:type="dxa"/>
            </w:tcMar>
            <w:vAlign w:val="center"/>
          </w:tcPr>
          <w:p w14:paraId="22AACFB9" w14:textId="77777777" w:rsidR="00D677EA" w:rsidRDefault="00D677EA" w:rsidP="00C8420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D677EA" w14:paraId="0AF4EDAF" w14:textId="77777777" w:rsidTr="00D13C68">
        <w:trPr>
          <w:trHeight w:val="482"/>
        </w:trPr>
        <w:tc>
          <w:tcPr>
            <w:tcW w:w="1683" w:type="dxa"/>
            <w:tcMar>
              <w:top w:w="28" w:type="dxa"/>
              <w:left w:w="28" w:type="dxa"/>
              <w:bottom w:w="28" w:type="dxa"/>
              <w:right w:w="28" w:type="dxa"/>
            </w:tcMar>
            <w:vAlign w:val="center"/>
          </w:tcPr>
          <w:p w14:paraId="3EEFF5AD" w14:textId="77777777" w:rsidR="00D677EA" w:rsidRDefault="00D677EA" w:rsidP="00C8420E">
            <w:pPr>
              <w:wordWrap/>
              <w:spacing w:after="0" w:line="276" w:lineRule="auto"/>
              <w:jc w:val="center"/>
            </w:pPr>
            <w:r>
              <w:rPr>
                <w:b/>
                <w:w w:val="80"/>
                <w:sz w:val="16"/>
              </w:rPr>
              <w:t>Core Competencies</w:t>
            </w:r>
          </w:p>
        </w:tc>
        <w:tc>
          <w:tcPr>
            <w:tcW w:w="6032" w:type="dxa"/>
            <w:tcMar>
              <w:top w:w="28" w:type="dxa"/>
              <w:left w:w="28" w:type="dxa"/>
              <w:bottom w:w="28" w:type="dxa"/>
              <w:right w:w="28" w:type="dxa"/>
            </w:tcMar>
            <w:vAlign w:val="center"/>
          </w:tcPr>
          <w:p w14:paraId="16B0B781"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9A5755">
              <w:rPr>
                <w:color w:val="000000"/>
              </w:rPr>
              <w:t>problem-solving ability</w:t>
            </w:r>
            <w:r>
              <w:rPr>
                <w:color w:val="000000"/>
              </w:rPr>
              <w:t xml:space="preserve">, </w:t>
            </w:r>
            <w:r w:rsidRPr="009A5755">
              <w:rPr>
                <w:color w:val="000000"/>
              </w:rPr>
              <w:t>digital and quantitative literacy</w:t>
            </w:r>
            <w:r>
              <w:rPr>
                <w:color w:val="000000"/>
              </w:rPr>
              <w:t xml:space="preserve">, </w:t>
            </w:r>
            <w:r w:rsidRPr="009A5755">
              <w:rPr>
                <w:color w:val="000000"/>
              </w:rPr>
              <w:lastRenderedPageBreak/>
              <w:t>leadership and teamwork</w:t>
            </w:r>
            <w:r>
              <w:rPr>
                <w:color w:val="000000"/>
              </w:rPr>
              <w:t xml:space="preserve">, </w:t>
            </w:r>
            <w:r w:rsidRPr="009A5755">
              <w:rPr>
                <w:color w:val="000000"/>
              </w:rPr>
              <w:t>complex communication</w:t>
            </w:r>
          </w:p>
        </w:tc>
        <w:tc>
          <w:tcPr>
            <w:tcW w:w="2747" w:type="dxa"/>
            <w:gridSpan w:val="2"/>
            <w:vMerge/>
          </w:tcPr>
          <w:p w14:paraId="147C988C" w14:textId="77777777" w:rsidR="00D677EA" w:rsidRDefault="00D677EA" w:rsidP="00C8420E"/>
        </w:tc>
      </w:tr>
      <w:tr w:rsidR="00D677EA" w14:paraId="651F4136" w14:textId="77777777" w:rsidTr="00D13C68">
        <w:trPr>
          <w:trHeight w:val="313"/>
        </w:trPr>
        <w:tc>
          <w:tcPr>
            <w:tcW w:w="1683" w:type="dxa"/>
            <w:tcMar>
              <w:top w:w="28" w:type="dxa"/>
              <w:left w:w="28" w:type="dxa"/>
              <w:bottom w:w="28" w:type="dxa"/>
              <w:right w:w="28" w:type="dxa"/>
            </w:tcMar>
            <w:vAlign w:val="center"/>
          </w:tcPr>
          <w:p w14:paraId="714EF63D" w14:textId="77777777" w:rsidR="00D677EA" w:rsidRDefault="00D677EA" w:rsidP="00C8420E">
            <w:pPr>
              <w:wordWrap/>
              <w:spacing w:after="0" w:line="276" w:lineRule="auto"/>
              <w:jc w:val="center"/>
            </w:pPr>
            <w:r>
              <w:rPr>
                <w:b/>
                <w:sz w:val="22"/>
              </w:rPr>
              <w:t>Week 4</w:t>
            </w:r>
          </w:p>
          <w:p w14:paraId="7D496DAE" w14:textId="77777777" w:rsidR="00D677EA" w:rsidRDefault="00D677EA" w:rsidP="00C8420E">
            <w:pPr>
              <w:pStyle w:val="a4"/>
              <w:wordWrap/>
              <w:jc w:val="center"/>
            </w:pPr>
            <w:r>
              <w:rPr>
                <w:rFonts w:ascii="한컴산뜻돋움"/>
                <w:sz w:val="16"/>
                <w:shd w:val="clear" w:color="000000" w:fill="auto"/>
              </w:rPr>
              <w:t>3.16.~3.22.</w:t>
            </w:r>
          </w:p>
        </w:tc>
        <w:tc>
          <w:tcPr>
            <w:tcW w:w="6032" w:type="dxa"/>
            <w:tcMar>
              <w:top w:w="28" w:type="dxa"/>
              <w:left w:w="28" w:type="dxa"/>
              <w:bottom w:w="28" w:type="dxa"/>
              <w:right w:w="28" w:type="dxa"/>
            </w:tcMar>
            <w:vAlign w:val="center"/>
          </w:tcPr>
          <w:p w14:paraId="05019F3B" w14:textId="77777777" w:rsidR="00D677EA" w:rsidRDefault="00D677EA" w:rsidP="00C8420E">
            <w:pPr>
              <w:wordWrap/>
              <w:spacing w:after="0" w:line="276" w:lineRule="auto"/>
              <w:ind w:firstLine="100"/>
              <w:jc w:val="left"/>
              <w:rPr>
                <w:color w:val="000000"/>
              </w:rPr>
            </w:pPr>
            <w:r w:rsidRPr="00723422">
              <w:rPr>
                <w:color w:val="000000"/>
              </w:rPr>
              <w:t>Qualitative Assurance and Calibration method</w:t>
            </w:r>
          </w:p>
        </w:tc>
        <w:tc>
          <w:tcPr>
            <w:tcW w:w="2747" w:type="dxa"/>
            <w:gridSpan w:val="2"/>
            <w:vMerge w:val="restart"/>
            <w:tcMar>
              <w:top w:w="28" w:type="dxa"/>
              <w:left w:w="28" w:type="dxa"/>
              <w:bottom w:w="28" w:type="dxa"/>
              <w:right w:w="28" w:type="dxa"/>
            </w:tcMar>
            <w:vAlign w:val="center"/>
          </w:tcPr>
          <w:p w14:paraId="2A464705" w14:textId="77777777" w:rsidR="00D677EA" w:rsidRDefault="00D677EA" w:rsidP="00C8420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D677EA" w14:paraId="3A472652" w14:textId="77777777" w:rsidTr="00D13C68">
        <w:trPr>
          <w:trHeight w:val="482"/>
        </w:trPr>
        <w:tc>
          <w:tcPr>
            <w:tcW w:w="1683" w:type="dxa"/>
            <w:tcMar>
              <w:top w:w="28" w:type="dxa"/>
              <w:left w:w="28" w:type="dxa"/>
              <w:bottom w:w="28" w:type="dxa"/>
              <w:right w:w="28" w:type="dxa"/>
            </w:tcMar>
            <w:vAlign w:val="center"/>
          </w:tcPr>
          <w:p w14:paraId="7B15AFDF" w14:textId="77777777" w:rsidR="00D677EA" w:rsidRDefault="00D677EA" w:rsidP="00C8420E">
            <w:pPr>
              <w:wordWrap/>
              <w:spacing w:after="0" w:line="276" w:lineRule="auto"/>
              <w:jc w:val="center"/>
            </w:pPr>
            <w:r>
              <w:rPr>
                <w:b/>
                <w:w w:val="80"/>
                <w:sz w:val="16"/>
              </w:rPr>
              <w:t>Core Competencies</w:t>
            </w:r>
          </w:p>
        </w:tc>
        <w:tc>
          <w:tcPr>
            <w:tcW w:w="6032" w:type="dxa"/>
            <w:tcMar>
              <w:top w:w="28" w:type="dxa"/>
              <w:left w:w="28" w:type="dxa"/>
              <w:bottom w:w="28" w:type="dxa"/>
              <w:right w:w="28" w:type="dxa"/>
            </w:tcMar>
            <w:vAlign w:val="center"/>
          </w:tcPr>
          <w:p w14:paraId="0A08F680"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9A5755">
              <w:rPr>
                <w:color w:val="000000"/>
              </w:rPr>
              <w:t>digital and quantitative literacy</w:t>
            </w:r>
            <w:r>
              <w:rPr>
                <w:color w:val="000000"/>
              </w:rPr>
              <w:t xml:space="preserve">, </w:t>
            </w:r>
            <w:r w:rsidRPr="009A5755">
              <w:rPr>
                <w:color w:val="000000"/>
              </w:rPr>
              <w:t>problem-solving ability</w:t>
            </w:r>
            <w:r>
              <w:rPr>
                <w:color w:val="000000"/>
              </w:rPr>
              <w:t xml:space="preserve">, </w:t>
            </w:r>
            <w:r w:rsidRPr="009A5755">
              <w:rPr>
                <w:color w:val="000000"/>
              </w:rPr>
              <w:t>science research ability</w:t>
            </w:r>
          </w:p>
        </w:tc>
        <w:tc>
          <w:tcPr>
            <w:tcW w:w="2747" w:type="dxa"/>
            <w:gridSpan w:val="2"/>
            <w:vMerge/>
          </w:tcPr>
          <w:p w14:paraId="14E542FA" w14:textId="77777777" w:rsidR="00D677EA" w:rsidRDefault="00D677EA" w:rsidP="00C8420E"/>
        </w:tc>
      </w:tr>
      <w:tr w:rsidR="00D677EA" w14:paraId="2A516DD7" w14:textId="77777777" w:rsidTr="00D13C68">
        <w:trPr>
          <w:trHeight w:val="1191"/>
        </w:trPr>
        <w:tc>
          <w:tcPr>
            <w:tcW w:w="1683" w:type="dxa"/>
            <w:tcMar>
              <w:top w:w="28" w:type="dxa"/>
              <w:left w:w="28" w:type="dxa"/>
              <w:bottom w:w="28" w:type="dxa"/>
              <w:right w:w="28" w:type="dxa"/>
            </w:tcMar>
            <w:vAlign w:val="center"/>
          </w:tcPr>
          <w:p w14:paraId="5695E5CA" w14:textId="77777777" w:rsidR="00D677EA" w:rsidRDefault="00D677EA" w:rsidP="00C8420E">
            <w:pPr>
              <w:wordWrap/>
              <w:spacing w:after="0" w:line="276" w:lineRule="auto"/>
              <w:jc w:val="center"/>
            </w:pPr>
            <w:r>
              <w:rPr>
                <w:b/>
                <w:sz w:val="22"/>
              </w:rPr>
              <w:t>Week 5</w:t>
            </w:r>
          </w:p>
          <w:p w14:paraId="4F9D5398" w14:textId="77777777" w:rsidR="00D677EA" w:rsidRDefault="00D677EA" w:rsidP="00C8420E">
            <w:pPr>
              <w:pStyle w:val="a4"/>
              <w:wordWrap/>
              <w:jc w:val="center"/>
            </w:pPr>
            <w:r>
              <w:rPr>
                <w:rFonts w:ascii="한컴산뜻돋움"/>
                <w:sz w:val="16"/>
                <w:shd w:val="clear" w:color="000000" w:fill="auto"/>
              </w:rPr>
              <w:t>3.23.~3.29.</w:t>
            </w:r>
          </w:p>
        </w:tc>
        <w:tc>
          <w:tcPr>
            <w:tcW w:w="6032" w:type="dxa"/>
            <w:tcMar>
              <w:top w:w="28" w:type="dxa"/>
              <w:left w:w="28" w:type="dxa"/>
              <w:bottom w:w="28" w:type="dxa"/>
              <w:right w:w="28" w:type="dxa"/>
            </w:tcMar>
            <w:vAlign w:val="center"/>
          </w:tcPr>
          <w:p w14:paraId="619CC68F" w14:textId="77777777" w:rsidR="00D677EA" w:rsidRDefault="00D677EA" w:rsidP="00C8420E">
            <w:pPr>
              <w:wordWrap/>
              <w:spacing w:after="0" w:line="276" w:lineRule="auto"/>
              <w:ind w:left="2304" w:hanging="1102"/>
              <w:jc w:val="left"/>
              <w:rPr>
                <w:color w:val="000000"/>
              </w:rPr>
            </w:pPr>
            <w:r w:rsidRPr="00723422">
              <w:rPr>
                <w:color w:val="000000"/>
              </w:rPr>
              <w:t>Titration, Gravimetric and Combustion analysis</w:t>
            </w:r>
          </w:p>
        </w:tc>
        <w:tc>
          <w:tcPr>
            <w:tcW w:w="2747" w:type="dxa"/>
            <w:gridSpan w:val="2"/>
            <w:vMerge w:val="restart"/>
            <w:tcMar>
              <w:top w:w="28" w:type="dxa"/>
              <w:left w:w="28" w:type="dxa"/>
              <w:bottom w:w="28" w:type="dxa"/>
              <w:right w:w="28" w:type="dxa"/>
            </w:tcMar>
            <w:vAlign w:val="center"/>
          </w:tcPr>
          <w:p w14:paraId="567A3BB5" w14:textId="77777777" w:rsidR="00D677EA" w:rsidRDefault="00D677EA" w:rsidP="00C8420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D677EA" w14:paraId="5CDABE9F" w14:textId="77777777" w:rsidTr="00D13C68">
        <w:trPr>
          <w:trHeight w:val="528"/>
        </w:trPr>
        <w:tc>
          <w:tcPr>
            <w:tcW w:w="1683" w:type="dxa"/>
            <w:tcMar>
              <w:top w:w="28" w:type="dxa"/>
              <w:left w:w="28" w:type="dxa"/>
              <w:bottom w:w="28" w:type="dxa"/>
              <w:right w:w="28" w:type="dxa"/>
            </w:tcMar>
            <w:vAlign w:val="center"/>
          </w:tcPr>
          <w:p w14:paraId="10EF97D7" w14:textId="77777777" w:rsidR="00D677EA" w:rsidRDefault="00D677EA" w:rsidP="00C8420E">
            <w:pPr>
              <w:wordWrap/>
              <w:spacing w:after="0" w:line="276" w:lineRule="auto"/>
              <w:jc w:val="center"/>
            </w:pPr>
            <w:r>
              <w:rPr>
                <w:b/>
                <w:w w:val="80"/>
                <w:sz w:val="16"/>
              </w:rPr>
              <w:t>Core Competencies</w:t>
            </w:r>
          </w:p>
        </w:tc>
        <w:tc>
          <w:tcPr>
            <w:tcW w:w="6032" w:type="dxa"/>
            <w:tcMar>
              <w:top w:w="28" w:type="dxa"/>
              <w:left w:w="28" w:type="dxa"/>
              <w:bottom w:w="28" w:type="dxa"/>
              <w:right w:w="28" w:type="dxa"/>
            </w:tcMar>
            <w:vAlign w:val="center"/>
          </w:tcPr>
          <w:p w14:paraId="52A0D890"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9A5755">
              <w:rPr>
                <w:color w:val="000000"/>
              </w:rPr>
              <w:t>problem-solving ability</w:t>
            </w:r>
            <w:r>
              <w:rPr>
                <w:color w:val="000000"/>
              </w:rPr>
              <w:t xml:space="preserve">, </w:t>
            </w:r>
            <w:r w:rsidRPr="009A5755">
              <w:rPr>
                <w:color w:val="000000"/>
              </w:rPr>
              <w:t>complex communication</w:t>
            </w:r>
            <w:r>
              <w:rPr>
                <w:color w:val="000000"/>
              </w:rPr>
              <w:t xml:space="preserve">, </w:t>
            </w:r>
            <w:r w:rsidRPr="008217A4">
              <w:rPr>
                <w:color w:val="000000"/>
              </w:rPr>
              <w:t>leadership and teamwork</w:t>
            </w:r>
            <w:r>
              <w:rPr>
                <w:color w:val="000000"/>
              </w:rPr>
              <w:t xml:space="preserve">, </w:t>
            </w:r>
            <w:r w:rsidRPr="008217A4">
              <w:rPr>
                <w:color w:val="000000"/>
              </w:rPr>
              <w:t>digital and quantitative literacy</w:t>
            </w:r>
          </w:p>
        </w:tc>
        <w:tc>
          <w:tcPr>
            <w:tcW w:w="2747" w:type="dxa"/>
            <w:gridSpan w:val="2"/>
            <w:vMerge/>
          </w:tcPr>
          <w:p w14:paraId="7FA0F4C2" w14:textId="77777777" w:rsidR="00D677EA" w:rsidRDefault="00D677EA" w:rsidP="00C8420E"/>
        </w:tc>
      </w:tr>
      <w:tr w:rsidR="00D677EA" w14:paraId="4B3B678B" w14:textId="77777777" w:rsidTr="00D13C68">
        <w:trPr>
          <w:trHeight w:val="382"/>
        </w:trPr>
        <w:tc>
          <w:tcPr>
            <w:tcW w:w="1683" w:type="dxa"/>
            <w:tcMar>
              <w:top w:w="28" w:type="dxa"/>
              <w:left w:w="28" w:type="dxa"/>
              <w:bottom w:w="28" w:type="dxa"/>
              <w:right w:w="28" w:type="dxa"/>
            </w:tcMar>
            <w:vAlign w:val="center"/>
          </w:tcPr>
          <w:p w14:paraId="4ECFB540" w14:textId="77777777" w:rsidR="00D677EA" w:rsidRDefault="00D677EA" w:rsidP="00C8420E">
            <w:pPr>
              <w:wordWrap/>
              <w:spacing w:after="0" w:line="276" w:lineRule="auto"/>
              <w:jc w:val="center"/>
            </w:pPr>
            <w:r>
              <w:rPr>
                <w:b/>
                <w:sz w:val="22"/>
              </w:rPr>
              <w:t>Week 6</w:t>
            </w:r>
          </w:p>
          <w:p w14:paraId="116929C6" w14:textId="77777777" w:rsidR="00D677EA" w:rsidRDefault="00D677EA" w:rsidP="00C8420E">
            <w:pPr>
              <w:pStyle w:val="a4"/>
              <w:wordWrap/>
              <w:jc w:val="center"/>
            </w:pPr>
            <w:r>
              <w:rPr>
                <w:rFonts w:ascii="한컴산뜻돋움"/>
                <w:sz w:val="16"/>
                <w:shd w:val="clear" w:color="000000" w:fill="auto"/>
              </w:rPr>
              <w:t>3.30.~4.5.</w:t>
            </w:r>
          </w:p>
        </w:tc>
        <w:tc>
          <w:tcPr>
            <w:tcW w:w="6032" w:type="dxa"/>
            <w:tcMar>
              <w:top w:w="28" w:type="dxa"/>
              <w:left w:w="28" w:type="dxa"/>
              <w:bottom w:w="28" w:type="dxa"/>
              <w:right w:w="28" w:type="dxa"/>
            </w:tcMar>
            <w:vAlign w:val="center"/>
          </w:tcPr>
          <w:p w14:paraId="0A745C63" w14:textId="77777777" w:rsidR="00D677EA" w:rsidRDefault="00D677EA" w:rsidP="00C8420E">
            <w:pPr>
              <w:wordWrap/>
              <w:spacing w:after="0" w:line="276" w:lineRule="auto"/>
              <w:ind w:firstLine="100"/>
              <w:jc w:val="left"/>
              <w:rPr>
                <w:color w:val="000000"/>
              </w:rPr>
            </w:pPr>
            <w:r w:rsidRPr="00723422">
              <w:rPr>
                <w:color w:val="000000"/>
              </w:rPr>
              <w:t>Acid-Base equilibrium, Buffer</w:t>
            </w:r>
          </w:p>
        </w:tc>
        <w:tc>
          <w:tcPr>
            <w:tcW w:w="2747" w:type="dxa"/>
            <w:gridSpan w:val="2"/>
            <w:vMerge w:val="restart"/>
            <w:tcMar>
              <w:top w:w="28" w:type="dxa"/>
              <w:left w:w="28" w:type="dxa"/>
              <w:bottom w:w="28" w:type="dxa"/>
              <w:right w:w="28" w:type="dxa"/>
            </w:tcMar>
            <w:vAlign w:val="center"/>
          </w:tcPr>
          <w:p w14:paraId="2D08F212" w14:textId="77777777" w:rsidR="00D677EA" w:rsidRDefault="00D677EA" w:rsidP="00C8420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D677EA" w14:paraId="6CBA67D3" w14:textId="77777777" w:rsidTr="00D13C68">
        <w:trPr>
          <w:trHeight w:val="482"/>
        </w:trPr>
        <w:tc>
          <w:tcPr>
            <w:tcW w:w="1683" w:type="dxa"/>
            <w:tcMar>
              <w:top w:w="28" w:type="dxa"/>
              <w:left w:w="28" w:type="dxa"/>
              <w:bottom w:w="28" w:type="dxa"/>
              <w:right w:w="28" w:type="dxa"/>
            </w:tcMar>
            <w:vAlign w:val="center"/>
          </w:tcPr>
          <w:p w14:paraId="41001284" w14:textId="77777777" w:rsidR="00D677EA" w:rsidRDefault="00D677EA" w:rsidP="00C8420E">
            <w:pPr>
              <w:wordWrap/>
              <w:spacing w:after="0" w:line="276" w:lineRule="auto"/>
              <w:jc w:val="center"/>
            </w:pPr>
            <w:r>
              <w:rPr>
                <w:b/>
                <w:w w:val="80"/>
                <w:sz w:val="16"/>
              </w:rPr>
              <w:t>Core Competencies</w:t>
            </w:r>
          </w:p>
        </w:tc>
        <w:tc>
          <w:tcPr>
            <w:tcW w:w="6032" w:type="dxa"/>
            <w:tcMar>
              <w:top w:w="28" w:type="dxa"/>
              <w:left w:w="28" w:type="dxa"/>
              <w:bottom w:w="28" w:type="dxa"/>
              <w:right w:w="28" w:type="dxa"/>
            </w:tcMar>
            <w:vAlign w:val="center"/>
          </w:tcPr>
          <w:p w14:paraId="3AD335AF"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9A5755">
              <w:rPr>
                <w:color w:val="000000"/>
              </w:rPr>
              <w:t>digital and quantitative literacy</w:t>
            </w:r>
            <w:r>
              <w:rPr>
                <w:color w:val="000000"/>
              </w:rPr>
              <w:t xml:space="preserve">, </w:t>
            </w:r>
            <w:r w:rsidRPr="009A5755">
              <w:rPr>
                <w:color w:val="000000"/>
              </w:rPr>
              <w:t>leadership and teamwork</w:t>
            </w:r>
            <w:r>
              <w:rPr>
                <w:color w:val="000000"/>
              </w:rPr>
              <w:t xml:space="preserve">, </w:t>
            </w:r>
            <w:r w:rsidRPr="009A5755">
              <w:rPr>
                <w:color w:val="000000"/>
              </w:rPr>
              <w:t>complex communication</w:t>
            </w:r>
            <w:r>
              <w:rPr>
                <w:color w:val="000000"/>
              </w:rPr>
              <w:t xml:space="preserve">, </w:t>
            </w:r>
            <w:r w:rsidRPr="009A5755">
              <w:rPr>
                <w:color w:val="000000"/>
              </w:rPr>
              <w:t>science research ability</w:t>
            </w:r>
          </w:p>
        </w:tc>
        <w:tc>
          <w:tcPr>
            <w:tcW w:w="2747" w:type="dxa"/>
            <w:gridSpan w:val="2"/>
            <w:vMerge/>
          </w:tcPr>
          <w:p w14:paraId="53BF4B59" w14:textId="77777777" w:rsidR="00D677EA" w:rsidRDefault="00D677EA" w:rsidP="00C8420E"/>
        </w:tc>
      </w:tr>
      <w:tr w:rsidR="00D677EA" w14:paraId="746153A5" w14:textId="77777777" w:rsidTr="00D13C68">
        <w:trPr>
          <w:trHeight w:val="436"/>
        </w:trPr>
        <w:tc>
          <w:tcPr>
            <w:tcW w:w="1683" w:type="dxa"/>
            <w:tcMar>
              <w:top w:w="28" w:type="dxa"/>
              <w:left w:w="28" w:type="dxa"/>
              <w:bottom w:w="28" w:type="dxa"/>
              <w:right w:w="28" w:type="dxa"/>
            </w:tcMar>
            <w:vAlign w:val="center"/>
          </w:tcPr>
          <w:p w14:paraId="462E0955" w14:textId="77777777" w:rsidR="00D677EA" w:rsidRDefault="00D677EA" w:rsidP="00C8420E">
            <w:pPr>
              <w:wordWrap/>
              <w:spacing w:after="0" w:line="276" w:lineRule="auto"/>
              <w:jc w:val="center"/>
            </w:pPr>
            <w:r>
              <w:rPr>
                <w:b/>
                <w:sz w:val="22"/>
              </w:rPr>
              <w:t>Week 7</w:t>
            </w:r>
          </w:p>
          <w:p w14:paraId="6F28C922" w14:textId="77777777" w:rsidR="00D677EA" w:rsidRDefault="00D677EA" w:rsidP="00C8420E">
            <w:pPr>
              <w:pStyle w:val="a4"/>
              <w:wordWrap/>
              <w:jc w:val="center"/>
            </w:pPr>
            <w:r>
              <w:rPr>
                <w:rFonts w:ascii="한컴산뜻돋움"/>
                <w:sz w:val="16"/>
                <w:shd w:val="clear" w:color="000000" w:fill="auto"/>
              </w:rPr>
              <w:t>4.6.~4.12.</w:t>
            </w:r>
          </w:p>
        </w:tc>
        <w:tc>
          <w:tcPr>
            <w:tcW w:w="6032" w:type="dxa"/>
            <w:tcMar>
              <w:top w:w="28" w:type="dxa"/>
              <w:left w:w="28" w:type="dxa"/>
              <w:bottom w:w="28" w:type="dxa"/>
              <w:right w:w="28" w:type="dxa"/>
            </w:tcMar>
            <w:vAlign w:val="center"/>
          </w:tcPr>
          <w:p w14:paraId="0AB91398" w14:textId="77777777" w:rsidR="00D677EA" w:rsidRDefault="00D677EA" w:rsidP="00C8420E">
            <w:pPr>
              <w:wordWrap/>
              <w:spacing w:after="0" w:line="276" w:lineRule="auto"/>
              <w:ind w:firstLine="100"/>
              <w:jc w:val="left"/>
              <w:rPr>
                <w:color w:val="000000"/>
              </w:rPr>
            </w:pPr>
            <w:r w:rsidRPr="00723422">
              <w:rPr>
                <w:color w:val="000000"/>
              </w:rPr>
              <w:t>Polyprotic titration and EDTA titration,</w:t>
            </w:r>
          </w:p>
        </w:tc>
        <w:tc>
          <w:tcPr>
            <w:tcW w:w="2747" w:type="dxa"/>
            <w:gridSpan w:val="2"/>
            <w:vMerge w:val="restart"/>
            <w:tcMar>
              <w:top w:w="28" w:type="dxa"/>
              <w:left w:w="28" w:type="dxa"/>
              <w:bottom w:w="28" w:type="dxa"/>
              <w:right w:w="28" w:type="dxa"/>
            </w:tcMar>
            <w:vAlign w:val="center"/>
          </w:tcPr>
          <w:p w14:paraId="7931539B" w14:textId="77777777" w:rsidR="00D677EA" w:rsidRDefault="00D677EA" w:rsidP="00C8420E">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D677EA" w14:paraId="369406AE" w14:textId="77777777" w:rsidTr="00D13C68">
        <w:trPr>
          <w:trHeight w:val="482"/>
        </w:trPr>
        <w:tc>
          <w:tcPr>
            <w:tcW w:w="1683" w:type="dxa"/>
            <w:tcMar>
              <w:top w:w="28" w:type="dxa"/>
              <w:left w:w="28" w:type="dxa"/>
              <w:bottom w:w="28" w:type="dxa"/>
              <w:right w:w="28" w:type="dxa"/>
            </w:tcMar>
            <w:vAlign w:val="center"/>
          </w:tcPr>
          <w:p w14:paraId="54D2E856" w14:textId="77777777" w:rsidR="00D677EA" w:rsidRDefault="00D677EA" w:rsidP="00C8420E">
            <w:pPr>
              <w:pStyle w:val="1"/>
              <w:wordWrap/>
              <w:jc w:val="center"/>
            </w:pPr>
            <w:r>
              <w:rPr>
                <w:b/>
                <w:w w:val="80"/>
                <w:sz w:val="16"/>
              </w:rPr>
              <w:t>Core Competencies</w:t>
            </w:r>
          </w:p>
        </w:tc>
        <w:tc>
          <w:tcPr>
            <w:tcW w:w="6032" w:type="dxa"/>
            <w:tcMar>
              <w:top w:w="28" w:type="dxa"/>
              <w:left w:w="28" w:type="dxa"/>
              <w:bottom w:w="28" w:type="dxa"/>
              <w:right w:w="28" w:type="dxa"/>
            </w:tcMar>
            <w:vAlign w:val="center"/>
          </w:tcPr>
          <w:p w14:paraId="3A280DC6" w14:textId="77777777" w:rsidR="00D677EA" w:rsidRDefault="00D677EA" w:rsidP="00D677EA">
            <w:pPr>
              <w:numPr>
                <w:ilvl w:val="0"/>
                <w:numId w:val="5"/>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8217A4">
              <w:rPr>
                <w:color w:val="000000"/>
                <w:spacing w:val="-4"/>
              </w:rPr>
              <w:t>problem-solving ability, complex communication, leadership and teamwork, digital and quantitative literacy</w:t>
            </w:r>
          </w:p>
        </w:tc>
        <w:tc>
          <w:tcPr>
            <w:tcW w:w="2747" w:type="dxa"/>
            <w:gridSpan w:val="2"/>
            <w:vMerge/>
          </w:tcPr>
          <w:p w14:paraId="2DA5394D" w14:textId="77777777" w:rsidR="00D677EA" w:rsidRDefault="00D677EA" w:rsidP="00C8420E"/>
        </w:tc>
      </w:tr>
      <w:bookmarkEnd w:id="16"/>
      <w:tr w:rsidR="000478ED" w14:paraId="3F4A7777" w14:textId="77777777" w:rsidTr="00D13C68">
        <w:tblPrEx>
          <w:shd w:val="clear" w:color="auto" w:fill="FFFFFF"/>
          <w:tblCellMar>
            <w:top w:w="0" w:type="dxa"/>
            <w:left w:w="108" w:type="dxa"/>
            <w:bottom w:w="0" w:type="dxa"/>
            <w:right w:w="108" w:type="dxa"/>
          </w:tblCellMar>
        </w:tblPrEx>
        <w:trPr>
          <w:gridAfter w:val="1"/>
          <w:wAfter w:w="7" w:type="dxa"/>
          <w:trHeight w:val="645"/>
        </w:trPr>
        <w:tc>
          <w:tcPr>
            <w:tcW w:w="1683" w:type="dxa"/>
            <w:shd w:val="clear" w:color="auto" w:fill="FAF3DB"/>
            <w:tcMar>
              <w:top w:w="28" w:type="dxa"/>
              <w:left w:w="28" w:type="dxa"/>
              <w:bottom w:w="28" w:type="dxa"/>
              <w:right w:w="28" w:type="dxa"/>
            </w:tcMar>
            <w:vAlign w:val="center"/>
            <w:hideMark/>
          </w:tcPr>
          <w:p w14:paraId="004F29C4" w14:textId="77777777" w:rsidR="000478ED" w:rsidRDefault="000478ED">
            <w:pPr>
              <w:wordWrap/>
              <w:spacing w:after="0" w:line="276" w:lineRule="auto"/>
              <w:jc w:val="center"/>
            </w:pPr>
            <w:r>
              <w:rPr>
                <w:rFonts w:hint="eastAsia"/>
                <w:b/>
                <w:sz w:val="22"/>
              </w:rPr>
              <w:t>Week 8</w:t>
            </w:r>
          </w:p>
          <w:p w14:paraId="7801FAAC" w14:textId="77777777" w:rsidR="000478ED" w:rsidRDefault="000478ED">
            <w:pPr>
              <w:pStyle w:val="a4"/>
              <w:wordWrap/>
              <w:jc w:val="center"/>
              <w:rPr>
                <w:rFonts w:ascii="한컴산뜻돋움" w:eastAsia="한컴산뜻돋움" w:hAnsi="한컴산뜻돋움"/>
                <w:kern w:val="2"/>
                <w:sz w:val="16"/>
                <w:szCs w:val="16"/>
              </w:rPr>
            </w:pPr>
            <w:r>
              <w:rPr>
                <w:rFonts w:ascii="한컴산뜻돋움" w:eastAsia="한컴산뜻돋움" w:hAnsi="한컴산뜻돋움" w:hint="eastAsia"/>
                <w:kern w:val="2"/>
                <w:sz w:val="16"/>
                <w:szCs w:val="16"/>
              </w:rPr>
              <w:t>4.13.~4.19.</w:t>
            </w:r>
          </w:p>
        </w:tc>
        <w:tc>
          <w:tcPr>
            <w:tcW w:w="6032" w:type="dxa"/>
            <w:shd w:val="clear" w:color="auto" w:fill="FAF3DB"/>
            <w:tcMar>
              <w:top w:w="28" w:type="dxa"/>
              <w:left w:w="28" w:type="dxa"/>
              <w:bottom w:w="28" w:type="dxa"/>
              <w:right w:w="28" w:type="dxa"/>
            </w:tcMar>
            <w:vAlign w:val="center"/>
            <w:hideMark/>
          </w:tcPr>
          <w:p w14:paraId="7EFA9AB5" w14:textId="77777777" w:rsidR="000478ED" w:rsidRDefault="000478ED">
            <w:pPr>
              <w:pStyle w:val="a4"/>
              <w:wordWrap/>
              <w:spacing w:line="312" w:lineRule="auto"/>
              <w:ind w:firstLine="100"/>
              <w:jc w:val="center"/>
              <w:rPr>
                <w:b/>
                <w:bCs/>
                <w:kern w:val="2"/>
              </w:rPr>
            </w:pPr>
            <w:r>
              <w:rPr>
                <w:rFonts w:hint="eastAsia"/>
                <w:b/>
                <w:bCs/>
                <w:kern w:val="2"/>
              </w:rPr>
              <w:t xml:space="preserve">Midterm Exams (4.14.~4.17.) </w:t>
            </w:r>
          </w:p>
        </w:tc>
        <w:tc>
          <w:tcPr>
            <w:tcW w:w="2740" w:type="dxa"/>
            <w:shd w:val="clear" w:color="auto" w:fill="FAF3DB"/>
            <w:tcMar>
              <w:top w:w="28" w:type="dxa"/>
              <w:left w:w="28" w:type="dxa"/>
              <w:bottom w:w="28" w:type="dxa"/>
              <w:right w:w="28" w:type="dxa"/>
            </w:tcMar>
            <w:vAlign w:val="center"/>
            <w:hideMark/>
          </w:tcPr>
          <w:p w14:paraId="6F0E1480" w14:textId="77777777" w:rsidR="000478ED" w:rsidRDefault="000478ED">
            <w:pPr>
              <w:pStyle w:val="a4"/>
              <w:wordWrap/>
              <w:spacing w:line="312" w:lineRule="auto"/>
              <w:ind w:firstLine="100"/>
              <w:jc w:val="center"/>
              <w:rPr>
                <w:rFonts w:asciiTheme="minorEastAsia" w:eastAsiaTheme="minorEastAsia" w:hAnsiTheme="minorEastAsia"/>
                <w:b/>
                <w:bCs/>
                <w:color w:val="FF0000"/>
                <w:kern w:val="2"/>
              </w:rPr>
            </w:pPr>
            <w:r>
              <w:rPr>
                <w:rFonts w:asciiTheme="minorEastAsia" w:eastAsiaTheme="minorEastAsia" w:hAnsiTheme="minorEastAsia" w:hint="eastAsia"/>
                <w:b/>
                <w:bCs/>
                <w:color w:val="FF0000"/>
                <w:kern w:val="2"/>
              </w:rPr>
              <w:t>4.13.</w:t>
            </w:r>
          </w:p>
          <w:p w14:paraId="0A35715B" w14:textId="77777777" w:rsidR="000478ED" w:rsidRDefault="000478ED">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kern w:val="2"/>
                <w:sz w:val="22"/>
              </w:rPr>
            </w:pPr>
            <w:r>
              <w:rPr>
                <w:rFonts w:asciiTheme="minorEastAsia" w:eastAsiaTheme="minorEastAsia" w:hAnsiTheme="minorEastAsia" w:hint="eastAsia"/>
                <w:b/>
                <w:bCs/>
                <w:color w:val="FF0000"/>
                <w:kern w:val="2"/>
              </w:rPr>
              <w:t>Regular Classes</w:t>
            </w:r>
          </w:p>
        </w:tc>
      </w:tr>
    </w:tbl>
    <w:p w14:paraId="7268B25B" w14:textId="77777777" w:rsidR="00670169" w:rsidRDefault="00670169">
      <w:pPr>
        <w:wordWrap/>
        <w:spacing w:after="0" w:line="276" w:lineRule="auto"/>
        <w:jc w:val="left"/>
        <w:textAlignment w:val="baseline"/>
        <w:rPr>
          <w:rFonts w:eastAsiaTheme="minorHAnsi" w:cs="굴림"/>
          <w:b/>
          <w:bCs/>
          <w:color w:val="0000FF"/>
          <w:kern w:val="0"/>
          <w:sz w:val="22"/>
        </w:rPr>
      </w:pP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6136"/>
        <w:gridCol w:w="2735"/>
      </w:tblGrid>
      <w:tr w:rsidR="00C032E7" w14:paraId="2AA66E63" w14:textId="77777777" w:rsidTr="000D4212">
        <w:trPr>
          <w:trHeight w:val="773"/>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323B311" w14:textId="77777777" w:rsidR="00C032E7" w:rsidRDefault="00C032E7" w:rsidP="00C032E7">
            <w:pPr>
              <w:wordWrap/>
              <w:spacing w:after="0" w:line="276" w:lineRule="auto"/>
              <w:jc w:val="center"/>
            </w:pPr>
            <w:r>
              <w:rPr>
                <w:b/>
                <w:sz w:val="22"/>
              </w:rPr>
              <w:t>Week 9</w:t>
            </w:r>
          </w:p>
          <w:p w14:paraId="702EA646" w14:textId="5B99563C" w:rsidR="00C032E7" w:rsidRDefault="00C032E7" w:rsidP="00C032E7">
            <w:pPr>
              <w:wordWrap/>
              <w:spacing w:after="0" w:line="276" w:lineRule="auto"/>
              <w:jc w:val="center"/>
              <w:rPr>
                <w:b/>
                <w:sz w:val="22"/>
              </w:rPr>
            </w:pPr>
            <w:r>
              <w:rPr>
                <w:rFonts w:ascii="한컴산뜻돋움"/>
                <w:sz w:val="16"/>
                <w:shd w:val="clear" w:color="000000" w:fill="auto"/>
              </w:rPr>
              <w:t>4.20.~4.26.</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8ADB36E" w14:textId="72AEE41A" w:rsidR="00C032E7" w:rsidRDefault="00C032E7" w:rsidP="00C032E7">
            <w:pPr>
              <w:wordWrap/>
              <w:spacing w:after="0" w:line="276" w:lineRule="auto"/>
              <w:jc w:val="left"/>
            </w:pPr>
            <w:r w:rsidRPr="00723422">
              <w:rPr>
                <w:color w:val="000000"/>
              </w:rPr>
              <w:t>Electrochemical Analysis</w:t>
            </w:r>
          </w:p>
        </w:tc>
        <w:tc>
          <w:tcPr>
            <w:tcW w:w="2735" w:type="dxa"/>
            <w:vMerge w:val="restart"/>
            <w:tcBorders>
              <w:top w:val="single" w:sz="2" w:space="0" w:color="000000"/>
              <w:left w:val="single" w:sz="2" w:space="0" w:color="000000"/>
              <w:right w:val="single" w:sz="11" w:space="0" w:color="000000"/>
            </w:tcBorders>
            <w:shd w:val="clear" w:color="auto" w:fill="auto"/>
            <w:tcMar>
              <w:top w:w="28" w:type="dxa"/>
              <w:left w:w="28" w:type="dxa"/>
              <w:bottom w:w="28" w:type="dxa"/>
              <w:right w:w="28" w:type="dxa"/>
            </w:tcMar>
            <w:vAlign w:val="center"/>
          </w:tcPr>
          <w:p w14:paraId="4AC9614C" w14:textId="77777777" w:rsidR="00C032E7" w:rsidRDefault="00C032E7" w:rsidP="00C032E7">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C032E7" w14:paraId="6DB29848" w14:textId="77777777" w:rsidTr="000D4212">
        <w:trPr>
          <w:trHeight w:val="448"/>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90C75E7" w14:textId="7C5BF7DA" w:rsidR="00C032E7" w:rsidRDefault="00C032E7" w:rsidP="00C032E7">
            <w:pPr>
              <w:pStyle w:val="a4"/>
              <w:wordWrap/>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E140F4F" w14:textId="33E9B54C" w:rsidR="00C032E7" w:rsidRDefault="00C032E7" w:rsidP="00C032E7">
            <w:pPr>
              <w:wordWrap/>
              <w:spacing w:after="0" w:line="276" w:lineRule="auto"/>
              <w:jc w:val="left"/>
            </w:pPr>
            <w:r w:rsidRPr="008217A4">
              <w:rPr>
                <w:color w:val="000000"/>
                <w:spacing w:val="-4"/>
              </w:rPr>
              <w:t>problem-solving ability, complex communication, leadership and teamwork, digital and quantitative literacy</w:t>
            </w:r>
          </w:p>
        </w:tc>
        <w:tc>
          <w:tcPr>
            <w:tcW w:w="2735" w:type="dxa"/>
            <w:vMerge/>
            <w:tcBorders>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729C3538" w14:textId="77777777" w:rsidR="00C032E7" w:rsidRDefault="00C032E7" w:rsidP="00C032E7">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C032E7" w14:paraId="1E9A2E02" w14:textId="77777777" w:rsidTr="00C032E7">
        <w:trPr>
          <w:trHeight w:val="45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788F492" w14:textId="77777777" w:rsidR="00C032E7" w:rsidRDefault="00C032E7" w:rsidP="00C032E7">
            <w:pPr>
              <w:wordWrap/>
              <w:spacing w:after="0" w:line="276" w:lineRule="auto"/>
              <w:jc w:val="center"/>
            </w:pPr>
            <w:r>
              <w:rPr>
                <w:b/>
                <w:sz w:val="22"/>
              </w:rPr>
              <w:t>Week 10</w:t>
            </w:r>
          </w:p>
          <w:p w14:paraId="5C1B6CF7" w14:textId="77777777" w:rsidR="00C032E7" w:rsidRDefault="00C032E7" w:rsidP="00C032E7">
            <w:pPr>
              <w:pStyle w:val="a4"/>
              <w:wordWrap/>
              <w:jc w:val="center"/>
            </w:pPr>
            <w:r>
              <w:rPr>
                <w:rFonts w:ascii="한컴산뜻돋움"/>
                <w:sz w:val="16"/>
                <w:shd w:val="clear" w:color="000000" w:fill="auto"/>
              </w:rPr>
              <w:t>4.27.~5.3.</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330172D" w14:textId="27DCF2FC" w:rsidR="00C032E7" w:rsidRDefault="00C032E7" w:rsidP="00C032E7">
            <w:pPr>
              <w:wordWrap/>
              <w:spacing w:after="0" w:line="276" w:lineRule="auto"/>
              <w:ind w:firstLine="100"/>
              <w:jc w:val="left"/>
              <w:rPr>
                <w:color w:val="000000"/>
              </w:rPr>
            </w:pPr>
            <w:r w:rsidRPr="00723422">
              <w:rPr>
                <w:color w:val="000000"/>
                <w:spacing w:val="-10"/>
              </w:rPr>
              <w:t>Spectroscopy</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6F5CBDA" w14:textId="77777777" w:rsidR="00C032E7"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C032E7" w14:paraId="6E8E228F" w14:textId="77777777" w:rsidTr="00C8420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BE3C4F7" w14:textId="77777777" w:rsidR="00C032E7" w:rsidRDefault="00C032E7" w:rsidP="00C032E7">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C080117" w14:textId="6262873C" w:rsidR="00C032E7" w:rsidRDefault="00C032E7" w:rsidP="00C032E7">
            <w:pPr>
              <w:numPr>
                <w:ilvl w:val="0"/>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8217A4">
              <w:rPr>
                <w:color w:val="000000"/>
                <w:spacing w:val="-4"/>
              </w:rPr>
              <w:t>problem-solving ability, complex communication, leadership and teamwork, digital and quantitative literacy</w:t>
            </w:r>
            <w:r>
              <w:rPr>
                <w:color w:val="000000"/>
                <w:spacing w:val="-4"/>
              </w:rPr>
              <w:t xml:space="preserve">, </w:t>
            </w:r>
            <w:r w:rsidRPr="00B9378A">
              <w:rPr>
                <w:color w:val="000000"/>
                <w:spacing w:val="-4"/>
              </w:rPr>
              <w:t>science research ability</w:t>
            </w:r>
            <w:r>
              <w:rPr>
                <w:color w:val="000000"/>
                <w:spacing w:val="-4"/>
              </w:rPr>
              <w:t>,</w:t>
            </w:r>
            <w:r>
              <w:t xml:space="preserve"> </w:t>
            </w:r>
            <w:r w:rsidRPr="00B9378A">
              <w:rPr>
                <w:color w:val="000000"/>
                <w:spacing w:val="-4"/>
              </w:rPr>
              <w:t>analytical and creative thinking</w:t>
            </w:r>
            <w:r>
              <w:rPr>
                <w:color w:val="000000"/>
                <w:spacing w:val="-4"/>
              </w:rPr>
              <w:t xml:space="preserve"> </w:t>
            </w:r>
          </w:p>
        </w:tc>
        <w:tc>
          <w:tcPr>
            <w:tcW w:w="2735" w:type="dxa"/>
            <w:vMerge/>
            <w:tcBorders>
              <w:top w:val="single" w:sz="2" w:space="0" w:color="000000"/>
              <w:left w:val="single" w:sz="2" w:space="0" w:color="000000"/>
              <w:bottom w:val="single" w:sz="2" w:space="0" w:color="000000"/>
              <w:right w:val="single" w:sz="11" w:space="0" w:color="000000"/>
            </w:tcBorders>
          </w:tcPr>
          <w:p w14:paraId="2A1E7C2A" w14:textId="77777777" w:rsidR="00C032E7" w:rsidRDefault="00C032E7" w:rsidP="00C032E7"/>
        </w:tc>
      </w:tr>
      <w:tr w:rsidR="00C032E7" w14:paraId="27DD85B9" w14:textId="77777777" w:rsidTr="00C032E7">
        <w:trPr>
          <w:trHeight w:val="411"/>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DD0B6D7" w14:textId="77777777" w:rsidR="00C032E7" w:rsidRDefault="00C032E7" w:rsidP="00C032E7">
            <w:pPr>
              <w:wordWrap/>
              <w:spacing w:after="0" w:line="276" w:lineRule="auto"/>
              <w:jc w:val="center"/>
            </w:pPr>
            <w:r>
              <w:rPr>
                <w:b/>
                <w:sz w:val="22"/>
              </w:rPr>
              <w:t>Week 11</w:t>
            </w:r>
          </w:p>
          <w:p w14:paraId="2B034FB7" w14:textId="77777777" w:rsidR="00C032E7" w:rsidRDefault="00C032E7" w:rsidP="00C032E7">
            <w:pPr>
              <w:pStyle w:val="a4"/>
              <w:wordWrap/>
              <w:jc w:val="center"/>
            </w:pPr>
            <w:r>
              <w:rPr>
                <w:rFonts w:ascii="한컴산뜻돋움"/>
                <w:sz w:val="16"/>
                <w:shd w:val="clear" w:color="000000" w:fill="auto"/>
              </w:rPr>
              <w:t>5.4.~5.10.</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915F1C1" w14:textId="78EAF2E4" w:rsidR="00C032E7" w:rsidRDefault="00C032E7" w:rsidP="00C032E7">
            <w:pPr>
              <w:wordWrap/>
              <w:spacing w:after="0" w:line="276" w:lineRule="auto"/>
              <w:ind w:left="2198" w:hanging="1048"/>
              <w:jc w:val="left"/>
              <w:rPr>
                <w:color w:val="000000"/>
                <w:spacing w:val="-10"/>
              </w:rPr>
            </w:pPr>
            <w:r w:rsidRPr="00723422">
              <w:rPr>
                <w:color w:val="000000"/>
              </w:rPr>
              <w:t>Presentation of project 1</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9E83D87" w14:textId="77777777" w:rsidR="00C032E7" w:rsidRDefault="00C032E7" w:rsidP="00C032E7">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5.5.</w:t>
            </w:r>
          </w:p>
          <w:p w14:paraId="7D8D114C" w14:textId="77777777" w:rsidR="00C032E7" w:rsidRDefault="00C032E7" w:rsidP="00C032E7">
            <w:pPr>
              <w:jc w:val="center"/>
              <w:rPr>
                <w:b/>
                <w:bCs/>
                <w:color w:val="FF0000"/>
                <w:sz w:val="22"/>
              </w:rPr>
            </w:pPr>
            <w:r>
              <w:rPr>
                <w:b/>
                <w:bCs/>
                <w:color w:val="FF0000"/>
              </w:rPr>
              <w:t>Children's Day</w:t>
            </w:r>
          </w:p>
        </w:tc>
      </w:tr>
      <w:tr w:rsidR="00C032E7" w14:paraId="01D0C5D9" w14:textId="77777777" w:rsidTr="00C032E7">
        <w:trPr>
          <w:trHeight w:val="1039"/>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5FE072" w14:textId="77777777" w:rsidR="00C032E7" w:rsidRDefault="00C032E7" w:rsidP="00C032E7">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132783E" w14:textId="68751CD2" w:rsidR="00C032E7" w:rsidRDefault="00C032E7" w:rsidP="00C032E7">
            <w:pPr>
              <w:numPr>
                <w:ilvl w:val="0"/>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78A">
              <w:rPr>
                <w:color w:val="000000"/>
              </w:rPr>
              <w:t>problem-solving ability, complex communication, leadership and teamwork, digital and quantitative literacy, science research ability, 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583B9BB1" w14:textId="77777777" w:rsidR="00C032E7" w:rsidRDefault="00C032E7" w:rsidP="00C032E7"/>
        </w:tc>
      </w:tr>
      <w:tr w:rsidR="00C032E7" w14:paraId="6A1EB66A" w14:textId="77777777" w:rsidTr="00C032E7">
        <w:trPr>
          <w:trHeight w:val="490"/>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142C291" w14:textId="77777777" w:rsidR="00C032E7" w:rsidRDefault="00C032E7" w:rsidP="00C032E7">
            <w:pPr>
              <w:wordWrap/>
              <w:spacing w:after="0" w:line="276" w:lineRule="auto"/>
              <w:jc w:val="center"/>
            </w:pPr>
            <w:r>
              <w:rPr>
                <w:b/>
                <w:sz w:val="22"/>
              </w:rPr>
              <w:lastRenderedPageBreak/>
              <w:t>Week 12</w:t>
            </w:r>
          </w:p>
          <w:p w14:paraId="392EF903" w14:textId="77777777" w:rsidR="00C032E7" w:rsidRDefault="00C032E7" w:rsidP="00C032E7">
            <w:pPr>
              <w:pStyle w:val="a4"/>
              <w:wordWrap/>
              <w:jc w:val="center"/>
            </w:pPr>
            <w:r>
              <w:rPr>
                <w:rFonts w:ascii="한컴산뜻돋움"/>
                <w:sz w:val="16"/>
                <w:shd w:val="clear" w:color="000000" w:fill="auto"/>
              </w:rPr>
              <w:t>5.11.~5.17.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A13CBBE" w14:textId="6FDF9833" w:rsidR="00C032E7" w:rsidRDefault="00C032E7" w:rsidP="00C032E7">
            <w:pPr>
              <w:wordWrap/>
              <w:spacing w:after="0" w:line="276" w:lineRule="auto"/>
              <w:ind w:firstLine="100"/>
              <w:jc w:val="left"/>
              <w:rPr>
                <w:color w:val="000000"/>
              </w:rPr>
            </w:pPr>
            <w:r w:rsidRPr="00723422">
              <w:rPr>
                <w:color w:val="000000"/>
              </w:rPr>
              <w:t>Mass Spectrometry</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447C2831" w14:textId="77777777" w:rsidR="00C032E7"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C032E7" w14:paraId="6996ACB8" w14:textId="77777777" w:rsidTr="00C8420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748FFD0" w14:textId="77777777" w:rsidR="00C032E7" w:rsidRDefault="00C032E7" w:rsidP="00C032E7">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8A9958" w14:textId="6FDEDCA7" w:rsidR="00C032E7" w:rsidRDefault="00C032E7" w:rsidP="00C032E7">
            <w:pPr>
              <w:numPr>
                <w:ilvl w:val="0"/>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78A">
              <w:rPr>
                <w:color w:val="000000"/>
              </w:rPr>
              <w:t>problem-solving ability, complex communication, leadership and teamwork, digital and quantitative literacy, science research ability, 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0E298316" w14:textId="77777777" w:rsidR="00C032E7" w:rsidRDefault="00C032E7" w:rsidP="00C032E7"/>
        </w:tc>
      </w:tr>
      <w:tr w:rsidR="00C032E7" w14:paraId="707BE12E" w14:textId="77777777" w:rsidTr="00C8420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D04DB" w14:textId="77777777" w:rsidR="00C032E7" w:rsidRDefault="00C032E7" w:rsidP="00C032E7">
            <w:pPr>
              <w:wordWrap/>
              <w:spacing w:after="0" w:line="276" w:lineRule="auto"/>
              <w:jc w:val="center"/>
            </w:pPr>
            <w:r>
              <w:rPr>
                <w:b/>
                <w:sz w:val="22"/>
              </w:rPr>
              <w:t>Week 13</w:t>
            </w:r>
          </w:p>
          <w:p w14:paraId="7560229E" w14:textId="77777777" w:rsidR="00C032E7" w:rsidRDefault="00C032E7" w:rsidP="00C032E7">
            <w:pPr>
              <w:pStyle w:val="a4"/>
              <w:wordWrap/>
              <w:jc w:val="center"/>
            </w:pPr>
            <w:r>
              <w:rPr>
                <w:rFonts w:ascii="한컴산뜻돋움"/>
                <w:sz w:val="16"/>
                <w:shd w:val="clear" w:color="000000" w:fill="auto"/>
              </w:rPr>
              <w:t>5.18.~5.24.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41CF82B" w14:textId="53C3E3E2" w:rsidR="00C032E7" w:rsidRDefault="00C032E7" w:rsidP="00C032E7">
            <w:pPr>
              <w:wordWrap/>
              <w:spacing w:after="0" w:line="276" w:lineRule="auto"/>
              <w:ind w:left="2304" w:hanging="1102"/>
              <w:jc w:val="left"/>
              <w:rPr>
                <w:color w:val="000000"/>
              </w:rPr>
            </w:pPr>
            <w:r w:rsidRPr="00723422">
              <w:rPr>
                <w:color w:val="000000"/>
              </w:rPr>
              <w:t>Chemical Separation, GC, LC</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6694B55" w14:textId="77777777" w:rsidR="00C032E7"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C032E7" w14:paraId="7FD1F343" w14:textId="77777777" w:rsidTr="00C8420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B7A91BA" w14:textId="77777777" w:rsidR="00C032E7" w:rsidRDefault="00C032E7" w:rsidP="00C032E7">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8357BB1" w14:textId="1D0A40A0" w:rsidR="00C032E7" w:rsidRDefault="00C032E7" w:rsidP="00C032E7">
            <w:pPr>
              <w:numPr>
                <w:ilvl w:val="0"/>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B9378A">
              <w:rPr>
                <w:color w:val="000000"/>
                <w:spacing w:val="-4"/>
              </w:rPr>
              <w:t>problem-solving ability, complex communication, leadership and teamwork, digital and quantitative literacy, science research ability, 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06D6F717" w14:textId="77777777" w:rsidR="00C032E7" w:rsidRDefault="00C032E7" w:rsidP="00C032E7"/>
        </w:tc>
      </w:tr>
      <w:tr w:rsidR="00C032E7" w14:paraId="7E98B30A" w14:textId="77777777" w:rsidTr="00C032E7">
        <w:trPr>
          <w:trHeight w:val="808"/>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46E3D3D" w14:textId="77777777" w:rsidR="00C032E7" w:rsidRDefault="00C032E7" w:rsidP="00C032E7">
            <w:pPr>
              <w:wordWrap/>
              <w:spacing w:after="0" w:line="276" w:lineRule="auto"/>
              <w:jc w:val="center"/>
            </w:pPr>
            <w:r>
              <w:rPr>
                <w:b/>
                <w:sz w:val="22"/>
              </w:rPr>
              <w:t>Week 14</w:t>
            </w:r>
          </w:p>
          <w:p w14:paraId="04301638" w14:textId="77777777" w:rsidR="00C032E7" w:rsidRDefault="00C032E7" w:rsidP="00C032E7">
            <w:pPr>
              <w:pStyle w:val="a4"/>
              <w:wordWrap/>
              <w:jc w:val="center"/>
            </w:pPr>
            <w:r>
              <w:rPr>
                <w:rFonts w:ascii="한컴산뜻돋움"/>
                <w:sz w:val="16"/>
                <w:shd w:val="clear" w:color="000000" w:fill="auto"/>
              </w:rPr>
              <w:t>5.25.~5.31.</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3D119A4" w14:textId="3CBF9C05" w:rsidR="00274BA0" w:rsidRDefault="00C032E7" w:rsidP="00274BA0">
            <w:pPr>
              <w:wordWrap/>
              <w:spacing w:after="0" w:line="276" w:lineRule="auto"/>
              <w:ind w:firstLine="100"/>
              <w:jc w:val="left"/>
              <w:rPr>
                <w:color w:val="000000"/>
              </w:rPr>
            </w:pPr>
            <w:r w:rsidRPr="00723422">
              <w:rPr>
                <w:color w:val="000000"/>
              </w:rPr>
              <w:t>Presentation of project 2</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47D1845D" w14:textId="77777777" w:rsidR="00C032E7" w:rsidRDefault="00C032E7" w:rsidP="00C032E7">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4BCFD12E" w14:textId="77777777" w:rsidR="00C032E7" w:rsidRDefault="00C032E7" w:rsidP="00C032E7">
            <w:pPr>
              <w:jc w:val="center"/>
              <w:rPr>
                <w:b/>
                <w:bCs/>
                <w:color w:val="FF0000"/>
              </w:rPr>
            </w:pPr>
            <w:r>
              <w:rPr>
                <w:b/>
                <w:bCs/>
                <w:color w:val="FF0000"/>
              </w:rPr>
              <w:t>Substitute Holiday</w:t>
            </w:r>
          </w:p>
        </w:tc>
      </w:tr>
      <w:tr w:rsidR="00C032E7" w14:paraId="4B7F0C7E" w14:textId="77777777" w:rsidTr="00C8420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31984F6" w14:textId="77777777" w:rsidR="00C032E7" w:rsidRDefault="00C032E7" w:rsidP="00C032E7">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50EB4CC" w14:textId="0B33F34C" w:rsidR="00C032E7" w:rsidRDefault="00C032E7" w:rsidP="00C032E7">
            <w:pPr>
              <w:numPr>
                <w:ilvl w:val="0"/>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78A">
              <w:rPr>
                <w:color w:val="000000"/>
              </w:rPr>
              <w:t>problem-solving ability, complex communication, leadership and teamwork, digital and quantitative literacy, science research ability, 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603AD15F" w14:textId="77777777" w:rsidR="00C032E7" w:rsidRDefault="00C032E7" w:rsidP="00C032E7"/>
        </w:tc>
      </w:tr>
      <w:tr w:rsidR="00C032E7" w14:paraId="5B990EE1" w14:textId="77777777" w:rsidTr="00C8420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0F1596" w14:textId="77777777" w:rsidR="00C032E7" w:rsidRDefault="00C032E7" w:rsidP="00C032E7">
            <w:pPr>
              <w:wordWrap/>
              <w:spacing w:after="0" w:line="276" w:lineRule="auto"/>
              <w:jc w:val="center"/>
            </w:pPr>
            <w:r>
              <w:rPr>
                <w:b/>
                <w:sz w:val="22"/>
              </w:rPr>
              <w:t>Week 15</w:t>
            </w:r>
          </w:p>
          <w:p w14:paraId="31BC1733" w14:textId="77777777" w:rsidR="00C032E7" w:rsidRDefault="00C032E7" w:rsidP="00C032E7">
            <w:pPr>
              <w:pStyle w:val="a4"/>
              <w:wordWrap/>
              <w:jc w:val="center"/>
            </w:pPr>
            <w:r>
              <w:rPr>
                <w:rFonts w:ascii="한컴산뜻돋움"/>
                <w:sz w:val="16"/>
                <w:shd w:val="clear" w:color="000000" w:fill="auto"/>
              </w:rPr>
              <w:t>6.1.~6.7.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7D2D519" w14:textId="28D30B72" w:rsidR="00C032E7" w:rsidRDefault="00C032E7" w:rsidP="00C032E7">
            <w:pPr>
              <w:wordWrap/>
              <w:spacing w:after="0" w:line="276" w:lineRule="auto"/>
              <w:ind w:firstLine="100"/>
              <w:jc w:val="left"/>
              <w:rPr>
                <w:color w:val="000000"/>
              </w:rPr>
            </w:pPr>
            <w:r w:rsidRPr="00723422">
              <w:rPr>
                <w:color w:val="000000"/>
                <w:spacing w:val="-4"/>
              </w:rPr>
              <w:t>Chemical Separations, IC, CE, FFF, Lab-on-a Chip</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E45E432" w14:textId="77777777" w:rsidR="00C032E7" w:rsidRPr="006B55A4"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rFonts w:asciiTheme="majorHAnsi" w:eastAsiaTheme="majorHAnsi" w:hAnsiTheme="majorHAnsi"/>
                <w:b/>
                <w:bCs/>
                <w:color w:val="FF0000"/>
                <w:szCs w:val="20"/>
              </w:rPr>
            </w:pPr>
            <w:r w:rsidRPr="006B55A4">
              <w:rPr>
                <w:rFonts w:asciiTheme="majorHAnsi" w:eastAsiaTheme="majorHAnsi" w:hAnsiTheme="majorHAnsi" w:hint="eastAsia"/>
                <w:b/>
                <w:bCs/>
                <w:color w:val="FF0000"/>
                <w:szCs w:val="20"/>
              </w:rPr>
              <w:t>6</w:t>
            </w:r>
            <w:r w:rsidRPr="006B55A4">
              <w:rPr>
                <w:rFonts w:asciiTheme="majorHAnsi" w:eastAsiaTheme="majorHAnsi" w:hAnsiTheme="majorHAnsi"/>
                <w:b/>
                <w:bCs/>
                <w:color w:val="FF0000"/>
                <w:szCs w:val="20"/>
              </w:rPr>
              <w:t>.3.</w:t>
            </w:r>
          </w:p>
          <w:p w14:paraId="2A5009EA" w14:textId="77777777" w:rsidR="00C032E7"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6B55A4">
              <w:rPr>
                <w:rFonts w:asciiTheme="majorHAnsi" w:eastAsiaTheme="majorHAnsi" w:hAnsiTheme="majorHAnsi"/>
                <w:b/>
                <w:bCs/>
                <w:color w:val="FF0000"/>
                <w:szCs w:val="20"/>
              </w:rPr>
              <w:t>Local Election Day</w:t>
            </w:r>
          </w:p>
        </w:tc>
      </w:tr>
      <w:tr w:rsidR="00C032E7" w14:paraId="65D2837F" w14:textId="77777777" w:rsidTr="00C8420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9DCA269" w14:textId="77777777" w:rsidR="00C032E7" w:rsidRDefault="00C032E7" w:rsidP="00C032E7">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04F535C" w14:textId="1587892E" w:rsidR="00C032E7" w:rsidRDefault="00C032E7" w:rsidP="00C032E7">
            <w:pPr>
              <w:numPr>
                <w:ilvl w:val="0"/>
                <w:numId w:val="6"/>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B9378A">
              <w:rPr>
                <w:color w:val="000000"/>
              </w:rPr>
              <w:t>problem-solving ability, complex communication, leadership and teamwork, digital and quantitative literacy, science research ability, 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3E3DD99F" w14:textId="77777777" w:rsidR="00C032E7" w:rsidRDefault="00C032E7" w:rsidP="00C032E7"/>
        </w:tc>
      </w:tr>
      <w:tr w:rsidR="00C032E7" w14:paraId="7C9F1873" w14:textId="77777777" w:rsidTr="00C8420E">
        <w:trPr>
          <w:trHeight w:val="1083"/>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0B9E10" w14:textId="77777777" w:rsidR="00C032E7" w:rsidRDefault="00C032E7" w:rsidP="00C032E7">
            <w:pPr>
              <w:wordWrap/>
              <w:spacing w:after="0" w:line="276" w:lineRule="auto"/>
              <w:jc w:val="center"/>
            </w:pPr>
            <w:r>
              <w:rPr>
                <w:b/>
                <w:sz w:val="22"/>
              </w:rPr>
              <w:t>Week 16</w:t>
            </w:r>
          </w:p>
          <w:p w14:paraId="50BBC07A" w14:textId="77777777" w:rsidR="00C032E7" w:rsidRDefault="00C032E7" w:rsidP="00C032E7">
            <w:pPr>
              <w:pStyle w:val="a4"/>
              <w:wordWrap/>
              <w:jc w:val="center"/>
            </w:pPr>
            <w:r>
              <w:rPr>
                <w:rFonts w:ascii="한컴산뜻돋움"/>
                <w:sz w:val="16"/>
                <w:shd w:val="clear" w:color="000000" w:fill="auto"/>
              </w:rPr>
              <w:t>6.8.~6.14.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DD3DB0A" w14:textId="6C9098AB" w:rsidR="00C032E7"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735" w:type="dxa"/>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5386FCDA" w14:textId="5D1793DE" w:rsidR="00C032E7" w:rsidRDefault="00C032E7" w:rsidP="00C032E7">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C032E7" w14:paraId="5B5DF02B" w14:textId="77777777" w:rsidTr="00C032E7">
        <w:trPr>
          <w:trHeight w:val="572"/>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7E79EB22" w14:textId="77777777" w:rsidR="00C032E7" w:rsidRDefault="00C032E7" w:rsidP="00C032E7">
            <w:pPr>
              <w:wordWrap/>
              <w:spacing w:after="0" w:line="276" w:lineRule="auto"/>
              <w:jc w:val="center"/>
            </w:pPr>
            <w:r>
              <w:rPr>
                <w:b/>
                <w:sz w:val="22"/>
              </w:rPr>
              <w:t>Week 17</w:t>
            </w:r>
          </w:p>
          <w:p w14:paraId="263E8531" w14:textId="77777777" w:rsidR="00C032E7" w:rsidRPr="00AB02DE" w:rsidRDefault="00C032E7" w:rsidP="00C032E7">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6.1</w:t>
            </w:r>
            <w:r>
              <w:rPr>
                <w:rFonts w:ascii="한컴산뜻돋움" w:eastAsia="한컴산뜻돋움" w:hAnsi="한컴산뜻돋움"/>
                <w:sz w:val="16"/>
                <w:szCs w:val="16"/>
              </w:rPr>
              <w:t>5</w:t>
            </w:r>
            <w:r w:rsidRPr="00AB02DE">
              <w:rPr>
                <w:rFonts w:ascii="한컴산뜻돋움" w:eastAsia="한컴산뜻돋움" w:hAnsi="한컴산뜻돋움"/>
                <w:sz w:val="16"/>
                <w:szCs w:val="16"/>
              </w:rPr>
              <w:t>.~6.19.</w:t>
            </w:r>
          </w:p>
        </w:tc>
        <w:tc>
          <w:tcPr>
            <w:tcW w:w="6136"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47887CCC" w14:textId="77777777" w:rsidR="00C032E7" w:rsidRDefault="00C032E7" w:rsidP="00C032E7">
            <w:pPr>
              <w:wordWrap/>
              <w:spacing w:after="0" w:line="276" w:lineRule="auto"/>
              <w:ind w:firstLine="100"/>
              <w:jc w:val="center"/>
              <w:rPr>
                <w:b/>
                <w:bCs/>
              </w:rPr>
            </w:pPr>
            <w:r>
              <w:rPr>
                <w:b/>
                <w:bCs/>
              </w:rPr>
              <w:t>Final Exams (6.18.~6.19.)</w:t>
            </w:r>
          </w:p>
        </w:tc>
        <w:tc>
          <w:tcPr>
            <w:tcW w:w="2735"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5A286956" w14:textId="77777777" w:rsidR="00C032E7" w:rsidRDefault="00C032E7" w:rsidP="00C032E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358F31EA" w14:textId="77777777" w:rsidR="00670169" w:rsidRDefault="00670169">
      <w:pPr>
        <w:wordWrap/>
        <w:spacing w:after="0" w:line="276" w:lineRule="auto"/>
        <w:jc w:val="left"/>
        <w:textAlignment w:val="baseline"/>
        <w:rPr>
          <w:rFonts w:eastAsiaTheme="minorHAnsi" w:cs="함초롬바탕"/>
          <w:b/>
          <w:bCs/>
          <w:color w:val="0000FF"/>
          <w:kern w:val="0"/>
          <w:sz w:val="22"/>
        </w:rPr>
      </w:pPr>
    </w:p>
    <w:p w14:paraId="57E10D1E" w14:textId="77777777" w:rsidR="00670169" w:rsidRDefault="00670169">
      <w:pPr>
        <w:wordWrap/>
        <w:spacing w:after="0" w:line="276" w:lineRule="auto"/>
        <w:jc w:val="left"/>
        <w:textAlignment w:val="baseline"/>
        <w:rPr>
          <w:rFonts w:eastAsiaTheme="minorHAnsi" w:cs="함초롬바탕"/>
          <w:b/>
          <w:bCs/>
          <w:color w:val="0000FF"/>
          <w:kern w:val="0"/>
          <w:sz w:val="22"/>
        </w:rPr>
      </w:pPr>
    </w:p>
    <w:p w14:paraId="6FC10DB0" w14:textId="42D0B928" w:rsidR="00670169" w:rsidRDefault="007C09D6">
      <w:pPr>
        <w:wordWrap/>
        <w:spacing w:after="0" w:line="276" w:lineRule="auto"/>
        <w:jc w:val="left"/>
        <w:textAlignment w:val="baseline"/>
        <w:rPr>
          <w:rFonts w:eastAsiaTheme="minorHAnsi" w:cs="함초롬바탕"/>
          <w:b/>
          <w:bCs/>
          <w:color w:val="0000FF"/>
          <w:kern w:val="0"/>
          <w:sz w:val="22"/>
        </w:rPr>
      </w:pPr>
      <w:r>
        <w:rPr>
          <w:rFonts w:eastAsiaTheme="minorHAnsi" w:cs="함초롬바탕"/>
          <w:b/>
          <w:bCs/>
          <w:color w:val="0000FF"/>
          <w:kern w:val="0"/>
          <w:sz w:val="22"/>
        </w:rPr>
        <w:t>※ The above plans may change according to the academic schedule.</w:t>
      </w:r>
    </w:p>
    <w:p w14:paraId="5C5C1786" w14:textId="55D2E025" w:rsidR="00F97F97" w:rsidRDefault="00F97F97">
      <w:pPr>
        <w:wordWrap/>
        <w:spacing w:after="0" w:line="276" w:lineRule="auto"/>
        <w:jc w:val="left"/>
        <w:textAlignment w:val="baseline"/>
        <w:rPr>
          <w:rFonts w:eastAsiaTheme="minorHAnsi" w:cs="함초롬바탕"/>
          <w:b/>
          <w:bCs/>
          <w:color w:val="0000FF"/>
          <w:kern w:val="0"/>
          <w:sz w:val="22"/>
        </w:rPr>
      </w:pPr>
      <w:r>
        <w:rPr>
          <w:rFonts w:eastAsiaTheme="minorHAnsi" w:cs="함초롬바탕"/>
          <w:b/>
          <w:bCs/>
          <w:color w:val="0000FF"/>
          <w:kern w:val="0"/>
          <w:sz w:val="22"/>
        </w:rPr>
        <w:t xml:space="preserve">※ </w:t>
      </w:r>
      <w:r w:rsidRPr="00F97F97">
        <w:rPr>
          <w:rFonts w:eastAsiaTheme="minorHAnsi" w:cs="함초롬바탕"/>
          <w:b/>
          <w:bCs/>
          <w:color w:val="0000FF"/>
          <w:kern w:val="0"/>
          <w:sz w:val="22"/>
        </w:rPr>
        <w:t>The schedule will change as it may chance</w:t>
      </w:r>
    </w:p>
    <w:p w14:paraId="5C371850" w14:textId="77777777" w:rsidR="00670169" w:rsidRDefault="00670169">
      <w:pPr>
        <w:wordWrap/>
        <w:spacing w:after="0" w:line="276" w:lineRule="auto"/>
        <w:jc w:val="left"/>
        <w:textAlignment w:val="baseline"/>
        <w:rPr>
          <w:rFonts w:eastAsiaTheme="minorHAnsi" w:cs="굴림"/>
          <w:b/>
          <w:bCs/>
          <w:color w:val="0000FF"/>
          <w:kern w:val="0"/>
          <w:sz w:val="22"/>
        </w:rPr>
      </w:pPr>
    </w:p>
    <w:p w14:paraId="48ACAD2C" w14:textId="77777777" w:rsidR="00670169" w:rsidRDefault="007C09D6">
      <w:pPr>
        <w:widowControl/>
        <w:wordWrap/>
        <w:autoSpaceDE/>
        <w:autoSpaceDN/>
        <w:rPr>
          <w:rFonts w:eastAsiaTheme="minorHAnsi" w:cs="굴림"/>
          <w:color w:val="000000"/>
          <w:kern w:val="0"/>
          <w:sz w:val="22"/>
        </w:rPr>
      </w:pPr>
      <w:r>
        <w:rPr>
          <w:rFonts w:eastAsiaTheme="minorHAnsi" w:cs="굴림"/>
          <w:color w:val="000000"/>
          <w:kern w:val="0"/>
          <w:sz w:val="22"/>
        </w:rPr>
        <w:br w:type="page"/>
      </w:r>
    </w:p>
    <w:p w14:paraId="237C5158" w14:textId="77777777" w:rsidR="00670169" w:rsidRDefault="007C09D6">
      <w:pPr>
        <w:spacing w:after="0" w:line="276" w:lineRule="auto"/>
        <w:textAlignment w:val="baseline"/>
        <w:rPr>
          <w:rFonts w:eastAsiaTheme="minorHAnsi" w:cs="굴림"/>
          <w:color w:val="000000"/>
          <w:kern w:val="0"/>
          <w:szCs w:val="20"/>
        </w:rPr>
      </w:pPr>
      <w:r>
        <w:rPr>
          <w:rFonts w:eastAsiaTheme="minorHAnsi" w:cs="굴림"/>
          <w:color w:val="000000"/>
          <w:kern w:val="0"/>
          <w:sz w:val="22"/>
        </w:rPr>
        <w:lastRenderedPageBreak/>
        <w:t>[Reference] Syllabus Competence Reference</w:t>
      </w:r>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214"/>
        <w:gridCol w:w="1256"/>
        <w:gridCol w:w="1248"/>
        <w:gridCol w:w="1382"/>
        <w:gridCol w:w="1418"/>
        <w:gridCol w:w="1389"/>
        <w:gridCol w:w="1298"/>
        <w:gridCol w:w="1255"/>
      </w:tblGrid>
      <w:tr w:rsidR="00670169" w14:paraId="40A68F65" w14:textId="77777777">
        <w:trPr>
          <w:trHeight w:val="56"/>
          <w:tblHeader/>
        </w:trPr>
        <w:tc>
          <w:tcPr>
            <w:tcW w:w="1214"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3496712"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1. Analytical and Creative Thinking</w:t>
            </w:r>
          </w:p>
        </w:tc>
        <w:tc>
          <w:tcPr>
            <w:tcW w:w="1256"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62041007"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2. Complex Communication</w:t>
            </w:r>
          </w:p>
        </w:tc>
        <w:tc>
          <w:tcPr>
            <w:tcW w:w="124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50E7CB5C"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3. Leadership and Teamwork</w:t>
            </w:r>
          </w:p>
        </w:tc>
        <w:tc>
          <w:tcPr>
            <w:tcW w:w="1382"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67717B0F"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4. Digital/</w:t>
            </w:r>
            <w:ins w:id="17"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Quantitative Literacy</w:t>
            </w:r>
          </w:p>
        </w:tc>
        <w:tc>
          <w:tcPr>
            <w:tcW w:w="141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78AEB35"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5. </w:t>
            </w:r>
            <w:r>
              <w:rPr>
                <w:rFonts w:eastAsiaTheme="minorHAnsi" w:cs="함초롬바탕"/>
                <w:b/>
                <w:bCs/>
                <w:color w:val="000000"/>
                <w:kern w:val="0"/>
                <w:sz w:val="14"/>
                <w:szCs w:val="14"/>
              </w:rPr>
              <w:t>Global Perspective</w:t>
            </w:r>
          </w:p>
        </w:tc>
        <w:tc>
          <w:tcPr>
            <w:tcW w:w="1389"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76E1449" w14:textId="77777777" w:rsidR="00670169" w:rsidRDefault="007C09D6">
            <w:pPr>
              <w:spacing w:after="0" w:line="276" w:lineRule="auto"/>
              <w:jc w:val="left"/>
              <w:textAlignment w:val="baseline"/>
              <w:rPr>
                <w:rFonts w:eastAsiaTheme="minorHAnsi" w:cs="굴림"/>
                <w:b/>
                <w:bCs/>
                <w:color w:val="000000"/>
                <w:kern w:val="0"/>
                <w:sz w:val="14"/>
                <w:szCs w:val="14"/>
              </w:rPr>
              <w:pPrChange w:id="18" w:author="만든 이" w:date="2023-04-26T15:43:00Z">
                <w:pPr>
                  <w:wordWrap/>
                  <w:spacing w:after="0" w:line="276" w:lineRule="auto"/>
                  <w:jc w:val="center"/>
                  <w:textAlignment w:val="baseline"/>
                </w:pPr>
              </w:pPrChange>
            </w:pPr>
            <w:r>
              <w:rPr>
                <w:rFonts w:eastAsiaTheme="minorHAnsi" w:cs="굴림"/>
                <w:b/>
                <w:bCs/>
                <w:color w:val="000000"/>
                <w:kern w:val="0"/>
                <w:sz w:val="14"/>
                <w:szCs w:val="14"/>
              </w:rPr>
              <w:t>6. Adaptability/</w:t>
            </w:r>
          </w:p>
          <w:p w14:paraId="550D3206" w14:textId="77777777" w:rsidR="00670169" w:rsidRDefault="007C09D6">
            <w:pPr>
              <w:spacing w:after="0" w:line="276" w:lineRule="auto"/>
              <w:jc w:val="left"/>
              <w:textAlignment w:val="baseline"/>
              <w:rPr>
                <w:del w:id="19" w:author="만든 이" w:date="2023-04-26T15:43:00Z"/>
                <w:rFonts w:eastAsiaTheme="minorHAnsi" w:cs="굴림"/>
                <w:b/>
                <w:bCs/>
                <w:color w:val="000000"/>
                <w:kern w:val="0"/>
                <w:sz w:val="14"/>
                <w:szCs w:val="14"/>
              </w:rPr>
              <w:pPrChange w:id="20" w:author="만든 이" w:date="2023-04-26T15:43:00Z">
                <w:pPr>
                  <w:wordWrap/>
                  <w:spacing w:after="0" w:line="276" w:lineRule="auto"/>
                  <w:jc w:val="center"/>
                  <w:textAlignment w:val="baseline"/>
                </w:pPr>
              </w:pPrChange>
            </w:pPr>
            <w:r>
              <w:rPr>
                <w:rFonts w:eastAsiaTheme="minorHAnsi" w:cs="굴림"/>
                <w:b/>
                <w:bCs/>
                <w:color w:val="000000"/>
                <w:kern w:val="0"/>
                <w:sz w:val="14"/>
                <w:szCs w:val="14"/>
              </w:rPr>
              <w:t>Progressio</w:t>
            </w:r>
            <w:ins w:id="21" w:author="만든 이" w:date="2023-04-26T15:43:00Z">
              <w:r>
                <w:rPr>
                  <w:rFonts w:eastAsiaTheme="minorHAnsi" w:cs="굴림"/>
                  <w:b/>
                  <w:bCs/>
                  <w:color w:val="000000"/>
                  <w:kern w:val="0"/>
                  <w:sz w:val="14"/>
                  <w:szCs w:val="14"/>
                </w:rPr>
                <w:t>n</w:t>
              </w:r>
            </w:ins>
            <w:del w:id="22" w:author="만든 이" w:date="2023-04-26T15:43:00Z">
              <w:r>
                <w:rPr>
                  <w:rFonts w:eastAsiaTheme="minorHAnsi" w:cs="굴림"/>
                  <w:b/>
                  <w:bCs/>
                  <w:color w:val="000000"/>
                  <w:kern w:val="0"/>
                  <w:sz w:val="14"/>
                  <w:szCs w:val="14"/>
                </w:rPr>
                <w:delText>n</w:delText>
              </w:r>
            </w:del>
          </w:p>
          <w:p w14:paraId="7644F39B" w14:textId="77777777" w:rsidR="00670169" w:rsidRDefault="007C09D6">
            <w:pPr>
              <w:spacing w:after="0" w:line="276" w:lineRule="auto"/>
              <w:jc w:val="left"/>
              <w:textAlignment w:val="baseline"/>
              <w:rPr>
                <w:rFonts w:eastAsiaTheme="minorHAnsi" w:cs="굴림"/>
                <w:color w:val="000000"/>
                <w:kern w:val="0"/>
                <w:szCs w:val="20"/>
              </w:rPr>
              <w:pPrChange w:id="23" w:author="만든 이" w:date="2023-04-26T15:43:00Z">
                <w:pPr>
                  <w:wordWrap/>
                  <w:spacing w:after="0" w:line="276" w:lineRule="auto"/>
                  <w:jc w:val="center"/>
                  <w:textAlignment w:val="baseline"/>
                </w:pPr>
              </w:pPrChange>
            </w:pPr>
            <w:r>
              <w:rPr>
                <w:rFonts w:eastAsiaTheme="minorHAnsi" w:cs="굴림"/>
                <w:b/>
                <w:bCs/>
                <w:color w:val="000000"/>
                <w:kern w:val="0"/>
                <w:sz w:val="14"/>
                <w:szCs w:val="14"/>
              </w:rPr>
              <w:t>/</w:t>
            </w:r>
            <w:ins w:id="24"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Spirit of Adventure</w:t>
            </w:r>
          </w:p>
        </w:tc>
        <w:tc>
          <w:tcPr>
            <w:tcW w:w="129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4E4282EF"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7. Integrity and Ethical Decision Making</w:t>
            </w:r>
          </w:p>
        </w:tc>
        <w:tc>
          <w:tcPr>
            <w:tcW w:w="1255"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68A5EDF4" w14:textId="77777777" w:rsidR="00670169" w:rsidRDefault="007C09D6">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8 </w:t>
            </w:r>
            <w:r>
              <w:rPr>
                <w:rFonts w:eastAsiaTheme="minorHAnsi" w:cs="함초롬바탕"/>
                <w:b/>
                <w:bCs/>
                <w:color w:val="000000"/>
                <w:kern w:val="0"/>
                <w:sz w:val="14"/>
                <w:szCs w:val="14"/>
              </w:rPr>
              <w:t>Habits/</w:t>
            </w:r>
            <w:ins w:id="25" w:author="만든 이" w:date="2023-04-26T15:44:00Z">
              <w:r>
                <w:rPr>
                  <w:rFonts w:eastAsiaTheme="minorHAnsi" w:cs="함초롬바탕"/>
                  <w:b/>
                  <w:bCs/>
                  <w:color w:val="000000"/>
                  <w:kern w:val="0"/>
                  <w:sz w:val="14"/>
                  <w:szCs w:val="14"/>
                </w:rPr>
                <w:t xml:space="preserve"> </w:t>
              </w:r>
            </w:ins>
            <w:r>
              <w:rPr>
                <w:rFonts w:eastAsiaTheme="minorHAnsi" w:cs="함초롬바탕"/>
                <w:b/>
                <w:bCs/>
                <w:color w:val="000000"/>
                <w:kern w:val="0"/>
                <w:sz w:val="14"/>
                <w:szCs w:val="14"/>
              </w:rPr>
              <w:t>Mindset</w:t>
            </w:r>
          </w:p>
        </w:tc>
      </w:tr>
      <w:tr w:rsidR="00670169" w14:paraId="088A8F5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D7E2CB"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identify, manage and deal with complex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245C11" w14:textId="77777777" w:rsidR="00670169" w:rsidRDefault="007C09D6">
            <w:pPr>
              <w:wordWrap/>
              <w:spacing w:after="0" w:line="276" w:lineRule="auto"/>
              <w:jc w:val="left"/>
              <w:textAlignment w:val="baseline"/>
              <w:rPr>
                <w:rFonts w:eastAsiaTheme="minorHAnsi" w:cs="굴림"/>
                <w:color w:val="000000"/>
                <w:kern w:val="0"/>
                <w:sz w:val="16"/>
                <w:szCs w:val="16"/>
              </w:rPr>
            </w:pPr>
            <w:r>
              <w:rPr>
                <w:rFonts w:eastAsiaTheme="minorHAnsi" w:cs="굴림"/>
                <w:color w:val="000000"/>
                <w:kern w:val="0"/>
                <w:sz w:val="14"/>
                <w:szCs w:val="16"/>
              </w:rPr>
              <w:t>Ability to understand and express themselves in two or more languages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ECB53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be the first to come up with and present new ideas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F1E6C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use and apply digital 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2F9001"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an open mind about the traditions or values of others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B427D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flexibility, agility and adaptability</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685246"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sustain an empathetic and understanding perspective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28F6A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Sincerity</w:t>
            </w:r>
          </w:p>
        </w:tc>
      </w:tr>
      <w:tr w:rsidR="00670169" w14:paraId="0CED9AA5"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A94143"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through prejudice and identify reliable information and uncertain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39869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communicate clearly with diverse audiences or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EC8A1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influence people to follow themselves, rather than lead them through directives, orders, or authority</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79B81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create digital contents and media</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9401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the history, politics, religion, and culture of another region</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3CD9D3"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challenge unfamiliar situations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7D25DB"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cultivate sincerity, honesty, fairness, and respect creativity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210DC"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Creativity</w:t>
            </w:r>
          </w:p>
        </w:tc>
      </w:tr>
      <w:tr w:rsidR="00670169" w14:paraId="4D70925B"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5273C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find quality information in the flood of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313A5F"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attentively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98F925"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build trust, resolve conflicts, and support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9AE7D8"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utilize multimedia resources to effectively communicate one’s ideas in a variety of formats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BD24C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one or more of the international languages used worldwide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39DCC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explore and experiment</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D7DED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display moral courage in the face of injustice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8DA7F0"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 love of learning and curiosity</w:t>
            </w:r>
          </w:p>
        </w:tc>
      </w:tr>
      <w:tr w:rsidR="00670169" w14:paraId="5AC26BF5"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AB83AC"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articulate meaningful questions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E75CCA"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speak effectively and coherently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DF7C3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facilitate group discussions or discussions, build consensus, and negotiate outcomes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ADF53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master and use higher mathematics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A6377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technology to connect people and things around the world</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ABD33C"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word effectively in situations of ambiguous or changing priorities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38560"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act responsibly for the benefit and happiness of the greater community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0B953"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Resilience/elasticity</w:t>
            </w:r>
          </w:p>
        </w:tc>
      </w:tr>
      <w:tr w:rsidR="00670169" w14:paraId="0EF6988A"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B488CB"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analyze and create ideas or knowledge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F0B81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write concisely and clearly, considering the diversity of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D29322" w14:textId="77777777" w:rsidR="00670169" w:rsidRDefault="007C09D6">
            <w:pPr>
              <w:wordWrap/>
              <w:spacing w:after="0" w:line="276" w:lineRule="auto"/>
              <w:jc w:val="left"/>
              <w:textAlignment w:val="baseline"/>
              <w:rPr>
                <w:rFonts w:eastAsiaTheme="minorHAnsi" w:cs="함초롬바탕"/>
                <w:color w:val="000000"/>
                <w:kern w:val="0"/>
                <w:sz w:val="14"/>
                <w:szCs w:val="14"/>
              </w:rPr>
            </w:pPr>
            <w:r>
              <w:rPr>
                <w:rFonts w:eastAsiaTheme="minorHAnsi" w:cs="함초롬바탕"/>
                <w:color w:val="000000"/>
                <w:kern w:val="0"/>
                <w:sz w:val="14"/>
                <w:szCs w:val="14"/>
              </w:rPr>
              <w:t>Ability to teach, guide, and counsel</w:t>
            </w:r>
          </w:p>
          <w:p w14:paraId="15635E4A"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seek help from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24F5A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traditional or recently emerging fields such as mathematics, science, technology, environmental science, robotics, geometry, cellular automata, nanotechnology, and biotechnology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F1E1E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Social and intellectual skills to effectively navigate information across multiple cultures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748F5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failure as a lesson and to accept that innovation is made up of frequent failures and small successes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AC0BCC"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have an intrinsic understanding of ethical issues or dilemmas about new media or new technologies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4D4901"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color w:val="000000"/>
                <w:kern w:val="0"/>
                <w:sz w:val="14"/>
                <w:szCs w:val="14"/>
              </w:rPr>
              <w:t>Perseverance/patience</w:t>
            </w:r>
          </w:p>
        </w:tc>
      </w:tr>
      <w:tr w:rsidR="00670169" w14:paraId="4BB13785"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468C46"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 xml:space="preserve">Ability to devise and test solutions to problems by </w:t>
            </w:r>
            <w:r>
              <w:rPr>
                <w:rFonts w:eastAsiaTheme="minorHAnsi" w:cs="함초롬바탕"/>
                <w:color w:val="000000"/>
                <w:kern w:val="0"/>
                <w:sz w:val="14"/>
                <w:szCs w:val="14"/>
              </w:rPr>
              <w:lastRenderedPageBreak/>
              <w:t>trial and error</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801E5E"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explain information and persuasively </w:t>
            </w:r>
            <w:r>
              <w:rPr>
                <w:rFonts w:eastAsiaTheme="minorHAnsi" w:cs="함초롬바탕"/>
                <w:color w:val="000000"/>
                <w:kern w:val="0"/>
                <w:sz w:val="14"/>
                <w:szCs w:val="14"/>
              </w:rPr>
              <w:lastRenderedPageBreak/>
              <w:t>engage others in an engaging way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19B3D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collaborate on tasks, manage groups, and </w:t>
            </w:r>
            <w:r>
              <w:rPr>
                <w:rFonts w:eastAsiaTheme="minorHAnsi" w:cs="함초롬바탕"/>
                <w:color w:val="000000"/>
                <w:kern w:val="0"/>
                <w:sz w:val="14"/>
                <w:szCs w:val="14"/>
              </w:rPr>
              <w:lastRenderedPageBreak/>
              <w:t>delegate responsibilities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4578E"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6FBB5F"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21</w:t>
            </w:r>
            <w:r>
              <w:rPr>
                <w:rFonts w:eastAsiaTheme="minorHAnsi" w:cs="함초롬바탕"/>
                <w:color w:val="000000"/>
                <w:kern w:val="0"/>
                <w:sz w:val="14"/>
                <w:szCs w:val="14"/>
                <w:vertAlign w:val="superscript"/>
              </w:rPr>
              <w:t>st</w:t>
            </w:r>
            <w:r>
              <w:rPr>
                <w:rFonts w:eastAsiaTheme="minorHAnsi" w:cs="함초롬바탕"/>
                <w:color w:val="000000"/>
                <w:kern w:val="0"/>
                <w:sz w:val="14"/>
                <w:szCs w:val="14"/>
              </w:rPr>
              <w:t xml:space="preserve"> century core competencies such as communication </w:t>
            </w:r>
            <w:r>
              <w:rPr>
                <w:rFonts w:eastAsiaTheme="minorHAnsi" w:cs="함초롬바탕"/>
                <w:color w:val="000000"/>
                <w:kern w:val="0"/>
                <w:sz w:val="14"/>
                <w:szCs w:val="14"/>
              </w:rPr>
              <w:lastRenderedPageBreak/>
              <w:t>skills, collaboration skills, critical thinking skills, creativity to properly understand and deal with global issues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743514"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develop a sense of independence to seek new roles, </w:t>
            </w:r>
            <w:r>
              <w:rPr>
                <w:rFonts w:eastAsiaTheme="minorHAnsi" w:cs="함초롬바탕"/>
                <w:color w:val="000000"/>
                <w:kern w:val="0"/>
                <w:sz w:val="14"/>
                <w:szCs w:val="14"/>
              </w:rPr>
              <w:lastRenderedPageBreak/>
              <w:t>ideas, or strategies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252CF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make rational and ethical decisions on complex </w:t>
            </w:r>
            <w:r>
              <w:rPr>
                <w:rFonts w:eastAsiaTheme="minorHAnsi" w:cs="함초롬바탕"/>
                <w:color w:val="000000"/>
                <w:kern w:val="0"/>
                <w:sz w:val="14"/>
                <w:szCs w:val="14"/>
              </w:rPr>
              <w:lastRenderedPageBreak/>
              <w:t>issues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3BAEE4"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Self-efficacy</w:t>
            </w:r>
          </w:p>
        </w:tc>
      </w:tr>
      <w:tr w:rsidR="00670169" w14:paraId="18796E81"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ABC93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think of different ways to cope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37CBB"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4D06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and practice goals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1CABCE"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F7DF3F"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learn from and collaborate with people from different cultures, religions and lifestyle through mutual respect and open dialogue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3C2C76"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the knowledge and competencies necessary to start a business and run a business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263AB"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365577"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Stress management skills</w:t>
            </w:r>
          </w:p>
        </w:tc>
      </w:tr>
      <w:tr w:rsidR="00670169" w14:paraId="4EA4888E"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910E27"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knowledge and perspectives that are not limited to one field but span multiple fields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8A5FE"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4C11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share credit for success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514616"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FA7796"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generate diverse ideas and exploit social and cultural differences to get things done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CA74CF"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FEF54"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BD6A5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Time management skills</w:t>
            </w:r>
          </w:p>
        </w:tc>
      </w:tr>
      <w:tr w:rsidR="00670169" w14:paraId="2D63E3E8"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79557"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make sustained inferences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8F7B5"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3B113"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3CE2F9"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DC1F5B"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ABC909"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C5C72"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837D1E" w14:textId="77777777" w:rsidR="00670169" w:rsidRDefault="00670169">
            <w:pPr>
              <w:wordWrap/>
              <w:spacing w:after="0" w:line="276" w:lineRule="auto"/>
              <w:jc w:val="left"/>
              <w:textAlignment w:val="baseline"/>
              <w:rPr>
                <w:rFonts w:eastAsiaTheme="minorHAnsi" w:cs="굴림"/>
                <w:color w:val="000000"/>
                <w:kern w:val="0"/>
                <w:sz w:val="14"/>
                <w:szCs w:val="14"/>
              </w:rPr>
            </w:pPr>
          </w:p>
        </w:tc>
      </w:tr>
      <w:tr w:rsidR="00670169" w14:paraId="36001407"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B066F"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put things together or adapt them to new uses and situations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A2B148"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77F2CC"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AA3534"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7F578"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20B90F"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864B1"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BB809" w14:textId="77777777" w:rsidR="00670169" w:rsidRDefault="00670169">
            <w:pPr>
              <w:wordWrap/>
              <w:spacing w:after="0" w:line="276" w:lineRule="auto"/>
              <w:jc w:val="left"/>
              <w:textAlignment w:val="baseline"/>
              <w:rPr>
                <w:rFonts w:eastAsiaTheme="minorHAnsi" w:cs="굴림"/>
                <w:color w:val="000000"/>
                <w:kern w:val="0"/>
                <w:sz w:val="14"/>
                <w:szCs w:val="14"/>
              </w:rPr>
            </w:pPr>
          </w:p>
        </w:tc>
      </w:tr>
      <w:tr w:rsidR="00670169" w14:paraId="565E1CA9"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0D1374"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solve new problems that cannot be solved through established rules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B02AD8"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89B46"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19C177"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1FE7F2"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11F01A"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34F056"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4D362" w14:textId="77777777" w:rsidR="00670169" w:rsidRDefault="00670169">
            <w:pPr>
              <w:wordWrap/>
              <w:spacing w:after="0" w:line="276" w:lineRule="auto"/>
              <w:jc w:val="left"/>
              <w:textAlignment w:val="baseline"/>
              <w:rPr>
                <w:rFonts w:eastAsiaTheme="minorHAnsi" w:cs="굴림"/>
                <w:color w:val="000000"/>
                <w:kern w:val="0"/>
                <w:sz w:val="14"/>
                <w:szCs w:val="14"/>
              </w:rPr>
            </w:pPr>
          </w:p>
        </w:tc>
      </w:tr>
      <w:tr w:rsidR="00670169" w14:paraId="59E6D671"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E52D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knowledge or creativity to solve complex real-world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3DCF76"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4CC059"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C1869"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C13435"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CBAB4"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38958" w14:textId="77777777" w:rsidR="00670169" w:rsidRDefault="00670169">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08DBD8" w14:textId="77777777" w:rsidR="00670169" w:rsidRDefault="00670169">
            <w:pPr>
              <w:wordWrap/>
              <w:spacing w:after="0" w:line="276" w:lineRule="auto"/>
              <w:jc w:val="left"/>
              <w:textAlignment w:val="baseline"/>
              <w:rPr>
                <w:rFonts w:eastAsiaTheme="minorHAnsi" w:cs="굴림"/>
                <w:color w:val="000000"/>
                <w:kern w:val="0"/>
                <w:sz w:val="14"/>
                <w:szCs w:val="14"/>
              </w:rPr>
            </w:pPr>
          </w:p>
        </w:tc>
      </w:tr>
    </w:tbl>
    <w:p w14:paraId="07BD9940" w14:textId="77777777" w:rsidR="00670169" w:rsidRDefault="00670169">
      <w:pPr>
        <w:wordWrap/>
        <w:spacing w:after="0" w:line="276" w:lineRule="auto"/>
        <w:jc w:val="center"/>
        <w:textAlignment w:val="baseline"/>
        <w:rPr>
          <w:rFonts w:eastAsiaTheme="minorHAnsi" w:cs="굴림"/>
          <w:color w:val="000000"/>
          <w:kern w:val="0"/>
          <w:szCs w:val="20"/>
        </w:rPr>
      </w:pPr>
    </w:p>
    <w:p w14:paraId="0FACEAD2" w14:textId="77777777" w:rsidR="00670169" w:rsidRDefault="00670169">
      <w:pPr>
        <w:wordWrap/>
        <w:spacing w:after="0" w:line="276" w:lineRule="auto"/>
        <w:jc w:val="center"/>
        <w:textAlignment w:val="baseline"/>
        <w:rPr>
          <w:rFonts w:eastAsiaTheme="minorHAnsi" w:cs="굴림"/>
          <w:color w:val="000000"/>
          <w:kern w:val="0"/>
          <w:szCs w:val="20"/>
        </w:rPr>
      </w:pPr>
    </w:p>
    <w:p w14:paraId="77B92119" w14:textId="77777777" w:rsidR="00670169" w:rsidRDefault="00670169">
      <w:pPr>
        <w:wordWrap/>
        <w:spacing w:after="0" w:line="276" w:lineRule="auto"/>
        <w:jc w:val="center"/>
        <w:textAlignment w:val="baseline"/>
        <w:rPr>
          <w:rFonts w:eastAsiaTheme="minorHAnsi" w:cs="굴림"/>
          <w:color w:val="000000"/>
          <w:kern w:val="0"/>
          <w:szCs w:val="20"/>
        </w:rPr>
      </w:pPr>
    </w:p>
    <w:p w14:paraId="1437BFBC" w14:textId="77777777" w:rsidR="00670169" w:rsidRDefault="00670169">
      <w:pPr>
        <w:wordWrap/>
        <w:spacing w:after="0" w:line="276" w:lineRule="auto"/>
        <w:jc w:val="center"/>
        <w:textAlignment w:val="baseline"/>
        <w:rPr>
          <w:rFonts w:eastAsiaTheme="minorHAnsi"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2312"/>
        <w:gridCol w:w="8148"/>
      </w:tblGrid>
      <w:tr w:rsidR="00670169" w14:paraId="6884C43E"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9C34851"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lastRenderedPageBreak/>
              <w:t xml:space="preserve">1. Complex </w:t>
            </w:r>
            <w:del w:id="26" w:author="만든 이" w:date="2023-04-26T15:45:00Z">
              <w:r>
                <w:rPr>
                  <w:rFonts w:eastAsiaTheme="minorHAnsi" w:cs="굴림"/>
                  <w:b/>
                  <w:bCs/>
                  <w:color w:val="000000"/>
                  <w:kern w:val="0"/>
                  <w:sz w:val="18"/>
                  <w:szCs w:val="18"/>
                </w:rPr>
                <w:delText>Problem Solving</w:delText>
              </w:r>
            </w:del>
            <w:ins w:id="27" w:author="만든 이" w:date="2023-04-26T15:45:00Z">
              <w:r>
                <w:rPr>
                  <w:rFonts w:eastAsiaTheme="minorHAnsi" w:cs="굴림"/>
                  <w:b/>
                  <w:bCs/>
                  <w:color w:val="000000"/>
                  <w:kern w:val="0"/>
                  <w:sz w:val="18"/>
                  <w:szCs w:val="18"/>
                </w:rPr>
                <w:t>Problem-Solving</w:t>
              </w:r>
            </w:ins>
            <w:r>
              <w:rPr>
                <w:rFonts w:eastAsiaTheme="minorHAnsi" w:cs="굴림"/>
                <w:b/>
                <w:bCs/>
                <w:color w:val="000000"/>
                <w:kern w:val="0"/>
                <w:sz w:val="18"/>
                <w:szCs w:val="18"/>
              </w:rPr>
              <w:t xml:space="preserve">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BA2E0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solve new and unclear problems that may arise in complex real-world situations</w:t>
            </w:r>
          </w:p>
        </w:tc>
      </w:tr>
      <w:tr w:rsidR="00670169" w14:paraId="524D8563"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4869687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2. </w:t>
            </w:r>
            <w:r>
              <w:rPr>
                <w:rFonts w:eastAsiaTheme="minorHAnsi" w:cs="함초롬바탕"/>
                <w:b/>
                <w:bCs/>
                <w:color w:val="000000"/>
                <w:kern w:val="0"/>
                <w:sz w:val="18"/>
                <w:szCs w:val="18"/>
              </w:rPr>
              <w:t>Critical Thinking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D9BDA8"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compare and analyze the strengths and weaknesses of various solutions or approaches to a given problem using logic and reasoning</w:t>
            </w:r>
          </w:p>
        </w:tc>
      </w:tr>
      <w:tr w:rsidR="00670169" w14:paraId="3DDF3FFD"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302F904"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3. Creativity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7BDF6"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come up with novel ideas when given a certain topic or situation or to suggest a creative method in the process of solving a problem</w:t>
            </w:r>
          </w:p>
        </w:tc>
      </w:tr>
      <w:tr w:rsidR="00670169" w14:paraId="0AA4C9E2"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8A6B18A"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4. Human Resource Management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5D2CC"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select the most suitable person for a specific task and manage them to achieve maximum work performance through motivation,</w:t>
            </w:r>
            <w:ins w:id="28" w:author="만든 이" w:date="2023-04-26T15:46:00Z">
              <w:r>
                <w:rPr>
                  <w:rFonts w:eastAsiaTheme="minorHAnsi" w:cs="함초롬바탕"/>
                  <w:color w:val="000000"/>
                  <w:kern w:val="0"/>
                  <w:sz w:val="18"/>
                  <w:szCs w:val="18"/>
                </w:rPr>
                <w:t xml:space="preserve"> and</w:t>
              </w:r>
            </w:ins>
            <w:r>
              <w:rPr>
                <w:rFonts w:eastAsiaTheme="minorHAnsi" w:cs="함초롬바탕"/>
                <w:color w:val="000000"/>
                <w:kern w:val="0"/>
                <w:sz w:val="18"/>
                <w:szCs w:val="18"/>
              </w:rPr>
              <w:t xml:space="preserve"> systematic</w:t>
            </w:r>
            <w:del w:id="29" w:author="만든 이" w:date="2023-04-26T15:46:00Z">
              <w:r>
                <w:rPr>
                  <w:rFonts w:eastAsiaTheme="minorHAnsi" w:cs="함초롬바탕"/>
                  <w:color w:val="000000"/>
                  <w:kern w:val="0"/>
                  <w:sz w:val="18"/>
                  <w:szCs w:val="18"/>
                </w:rPr>
                <w:delText xml:space="preserve"> and</w:delText>
              </w:r>
            </w:del>
            <w:r>
              <w:rPr>
                <w:rFonts w:eastAsiaTheme="minorHAnsi" w:cs="함초롬바탕"/>
                <w:color w:val="000000"/>
                <w:kern w:val="0"/>
                <w:sz w:val="18"/>
                <w:szCs w:val="18"/>
              </w:rPr>
              <w:t xml:space="preserve"> efficient management</w:t>
            </w:r>
          </w:p>
        </w:tc>
      </w:tr>
      <w:tr w:rsidR="00670169" w14:paraId="7065612C"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6EE19A9F"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5. Ability to Collaborate</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F5B674"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adjust one’s own behavior in response to the behavior of others</w:t>
            </w:r>
          </w:p>
        </w:tc>
      </w:tr>
      <w:tr w:rsidR="00670169" w14:paraId="60F8E8C8"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7C4DB770"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6. </w:t>
            </w:r>
            <w:r>
              <w:rPr>
                <w:rFonts w:eastAsiaTheme="minorHAnsi" w:cs="함초롬바탕"/>
                <w:b/>
                <w:bCs/>
                <w:color w:val="000000"/>
                <w:kern w:val="0"/>
                <w:sz w:val="18"/>
                <w:szCs w:val="18"/>
              </w:rPr>
              <w:t>Emotional Ability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83379A"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perceive other people’s reactions and understand why they react the way they do</w:t>
            </w:r>
          </w:p>
        </w:tc>
      </w:tr>
      <w:tr w:rsidR="00670169" w14:paraId="7A91CF86"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480738B1"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7. Judgement and Decision-making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16B7B0"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make the most rational judgement and decision by analyzing the costs and benefits of a specific situation or problem</w:t>
            </w:r>
          </w:p>
        </w:tc>
      </w:tr>
      <w:tr w:rsidR="00670169" w14:paraId="7DB4F3BE"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46D339CC"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8. Orientated Towards </w:t>
            </w:r>
            <w:r>
              <w:rPr>
                <w:rFonts w:eastAsiaTheme="minorHAnsi" w:cs="함초롬바탕"/>
                <w:b/>
                <w:bCs/>
                <w:color w:val="000000"/>
                <w:kern w:val="0"/>
                <w:sz w:val="18"/>
                <w:szCs w:val="18"/>
              </w:rPr>
              <w:t xml:space="preserve">Service </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5D132A"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actively seek ways to help others</w:t>
            </w:r>
          </w:p>
        </w:tc>
      </w:tr>
      <w:tr w:rsidR="00670169" w14:paraId="30E60E10"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21F7B6C9"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9. </w:t>
            </w:r>
            <w:r>
              <w:rPr>
                <w:rFonts w:eastAsiaTheme="minorHAnsi" w:cs="함초롬바탕"/>
                <w:b/>
                <w:bCs/>
                <w:color w:val="000000"/>
                <w:kern w:val="0"/>
                <w:sz w:val="18"/>
                <w:szCs w:val="18"/>
              </w:rPr>
              <w:t>Negotiation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C131D"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bring together parties who differ in ideas or interests and try to reduce those differences</w:t>
            </w:r>
          </w:p>
        </w:tc>
      </w:tr>
      <w:tr w:rsidR="00670169" w14:paraId="069B6BDC" w14:textId="77777777">
        <w:trPr>
          <w:trHeight w:val="527"/>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4B63D14"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10. </w:t>
            </w:r>
            <w:r>
              <w:rPr>
                <w:rFonts w:eastAsiaTheme="minorHAnsi" w:cs="함초롬바탕"/>
                <w:b/>
                <w:bCs/>
                <w:color w:val="000000"/>
                <w:kern w:val="0"/>
                <w:sz w:val="18"/>
                <w:szCs w:val="18"/>
              </w:rPr>
              <w:t>Cognitive Flexibility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51E3C2" w14:textId="77777777" w:rsidR="00670169" w:rsidRDefault="007C09D6">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apply different kinds of rules or principles to rearrange and reorganize things in different ways</w:t>
            </w:r>
          </w:p>
        </w:tc>
      </w:tr>
    </w:tbl>
    <w:p w14:paraId="13859D5C" w14:textId="77777777" w:rsidR="00670169" w:rsidRDefault="00670169">
      <w:pPr>
        <w:spacing w:line="276" w:lineRule="auto"/>
        <w:rPr>
          <w:rFonts w:eastAsiaTheme="minorHAnsi"/>
        </w:rPr>
      </w:pPr>
    </w:p>
    <w:sectPr w:rsidR="00670169">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9CC94" w14:textId="77777777" w:rsidR="00DE6070" w:rsidRDefault="00DE6070" w:rsidP="009A5755">
      <w:pPr>
        <w:spacing w:after="0" w:line="240" w:lineRule="auto"/>
      </w:pPr>
      <w:r>
        <w:separator/>
      </w:r>
    </w:p>
  </w:endnote>
  <w:endnote w:type="continuationSeparator" w:id="0">
    <w:p w14:paraId="64F823A1" w14:textId="77777777" w:rsidR="00DE6070" w:rsidRDefault="00DE6070" w:rsidP="009A5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한컴바탕">
    <w:panose1 w:val="02030600000101010101"/>
    <w:charset w:val="00"/>
    <w:family w:val="auto"/>
    <w:pitch w:val="default"/>
    <w:sig w:usb0="FFFFFFFF" w:usb1="FFFFFFFF" w:usb2="00FFFFFF" w:usb3="00000001" w:csb0="863F01FF" w:csb1="0000FFFF"/>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한양신명조">
    <w:altName w:val="궁서"/>
    <w:panose1 w:val="00000000000000000000"/>
    <w:charset w:val="81"/>
    <w:family w:val="roman"/>
    <w:notTrueType/>
    <w:pitch w:val="default"/>
    <w:sig w:usb0="00000001" w:usb1="09060000" w:usb2="00000010" w:usb3="00000000" w:csb0="00080000" w:csb1="00000000"/>
  </w:font>
  <w:font w:name="한컴산뜻돋움">
    <w:panose1 w:val="02000000000000000000"/>
    <w:charset w:val="81"/>
    <w:family w:val="auto"/>
    <w:pitch w:val="variable"/>
    <w:sig w:usb0="800002A7" w:usb1="39D7FCFB" w:usb2="00000014"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A0B954" w14:textId="77777777" w:rsidR="00DE6070" w:rsidRDefault="00DE6070" w:rsidP="009A5755">
      <w:pPr>
        <w:spacing w:after="0" w:line="240" w:lineRule="auto"/>
      </w:pPr>
      <w:r>
        <w:separator/>
      </w:r>
    </w:p>
  </w:footnote>
  <w:footnote w:type="continuationSeparator" w:id="0">
    <w:p w14:paraId="23A40471" w14:textId="77777777" w:rsidR="00DE6070" w:rsidRDefault="00DE6070" w:rsidP="009A5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F28D5"/>
    <w:multiLevelType w:val="hybridMultilevel"/>
    <w:tmpl w:val="9DFEC806"/>
    <w:lvl w:ilvl="0" w:tplc="0AACCCB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A2333BA"/>
    <w:multiLevelType w:val="hybridMultilevel"/>
    <w:tmpl w:val="3B405704"/>
    <w:lvl w:ilvl="0" w:tplc="C8B8F13E">
      <w:start w:val="1"/>
      <w:numFmt w:val="bullet"/>
      <w:suff w:val="space"/>
      <w:lvlText w:val=""/>
      <w:lvlJc w:val="left"/>
    </w:lvl>
    <w:lvl w:ilvl="1" w:tplc="A1B2984A">
      <w:numFmt w:val="decimal"/>
      <w:lvlText w:val=""/>
      <w:lvlJc w:val="left"/>
    </w:lvl>
    <w:lvl w:ilvl="2" w:tplc="CC1A7F6A">
      <w:numFmt w:val="decimal"/>
      <w:lvlText w:val=""/>
      <w:lvlJc w:val="left"/>
    </w:lvl>
    <w:lvl w:ilvl="3" w:tplc="A5EA87EE">
      <w:numFmt w:val="decimal"/>
      <w:lvlText w:val=""/>
      <w:lvlJc w:val="left"/>
    </w:lvl>
    <w:lvl w:ilvl="4" w:tplc="3DF40418">
      <w:numFmt w:val="decimal"/>
      <w:lvlText w:val=""/>
      <w:lvlJc w:val="left"/>
    </w:lvl>
    <w:lvl w:ilvl="5" w:tplc="64125B1A">
      <w:numFmt w:val="decimal"/>
      <w:lvlText w:val=""/>
      <w:lvlJc w:val="left"/>
    </w:lvl>
    <w:lvl w:ilvl="6" w:tplc="4E56A840">
      <w:numFmt w:val="decimal"/>
      <w:lvlText w:val=""/>
      <w:lvlJc w:val="left"/>
    </w:lvl>
    <w:lvl w:ilvl="7" w:tplc="38F0B324">
      <w:numFmt w:val="decimal"/>
      <w:lvlText w:val=""/>
      <w:lvlJc w:val="left"/>
    </w:lvl>
    <w:lvl w:ilvl="8" w:tplc="E102AFAC">
      <w:numFmt w:val="decimal"/>
      <w:lvlText w:val=""/>
      <w:lvlJc w:val="left"/>
    </w:lvl>
  </w:abstractNum>
  <w:abstractNum w:abstractNumId="3" w15:restartNumberingAfterBreak="0">
    <w:nsid w:val="36FC212E"/>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6A06408E"/>
    <w:multiLevelType w:val="multilevel"/>
    <w:tmpl w:val="8EACED94"/>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
  </w:num>
  <w:num w:numId="2">
    <w:abstractNumId w:val="5"/>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169"/>
    <w:rsid w:val="000478ED"/>
    <w:rsid w:val="00052B95"/>
    <w:rsid w:val="000867F3"/>
    <w:rsid w:val="00101E01"/>
    <w:rsid w:val="00130BBD"/>
    <w:rsid w:val="0018672B"/>
    <w:rsid w:val="00274BA0"/>
    <w:rsid w:val="002853DA"/>
    <w:rsid w:val="002E4482"/>
    <w:rsid w:val="00350504"/>
    <w:rsid w:val="003554A2"/>
    <w:rsid w:val="00375D00"/>
    <w:rsid w:val="004E0DAF"/>
    <w:rsid w:val="0051671D"/>
    <w:rsid w:val="00525CB7"/>
    <w:rsid w:val="005376E7"/>
    <w:rsid w:val="00545380"/>
    <w:rsid w:val="005A691C"/>
    <w:rsid w:val="005C11B4"/>
    <w:rsid w:val="00670169"/>
    <w:rsid w:val="006872CA"/>
    <w:rsid w:val="00723422"/>
    <w:rsid w:val="007C09D6"/>
    <w:rsid w:val="007C7C3F"/>
    <w:rsid w:val="008217A4"/>
    <w:rsid w:val="008D4EDD"/>
    <w:rsid w:val="009043F7"/>
    <w:rsid w:val="009A5755"/>
    <w:rsid w:val="00AD0487"/>
    <w:rsid w:val="00B9378A"/>
    <w:rsid w:val="00BB3EE4"/>
    <w:rsid w:val="00C032E7"/>
    <w:rsid w:val="00CF5054"/>
    <w:rsid w:val="00D00C6F"/>
    <w:rsid w:val="00D13C68"/>
    <w:rsid w:val="00D50976"/>
    <w:rsid w:val="00D677EA"/>
    <w:rsid w:val="00D7413E"/>
    <w:rsid w:val="00D8383F"/>
    <w:rsid w:val="00DE6070"/>
    <w:rsid w:val="00E81FB2"/>
    <w:rsid w:val="00EF4569"/>
    <w:rsid w:val="00F97F97"/>
    <w:rsid w:val="00FC21A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8C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customStyle="1" w:styleId="3">
    <w:name w:val="개요 3"/>
    <w:basedOn w:val="a0"/>
    <w:rsid w:val="000867F3"/>
    <w:pPr>
      <w:spacing w:after="0" w:line="384" w:lineRule="auto"/>
      <w:ind w:left="600"/>
      <w:textAlignment w:val="baseline"/>
      <w:outlineLvl w:val="2"/>
    </w:pPr>
    <w:rPr>
      <w:rFonts w:ascii="굴림" w:eastAsia="굴림" w:hAnsi="굴림" w:cs="굴림"/>
      <w:color w:val="000000"/>
      <w:kern w:val="0"/>
      <w:szCs w:val="20"/>
    </w:rPr>
  </w:style>
  <w:style w:type="paragraph" w:styleId="a7">
    <w:name w:val="header"/>
    <w:basedOn w:val="a0"/>
    <w:link w:val="Char1"/>
    <w:uiPriority w:val="99"/>
    <w:unhideWhenUsed/>
    <w:rsid w:val="009A5755"/>
    <w:pPr>
      <w:tabs>
        <w:tab w:val="center" w:pos="4513"/>
        <w:tab w:val="right" w:pos="9026"/>
      </w:tabs>
      <w:snapToGrid w:val="0"/>
    </w:pPr>
  </w:style>
  <w:style w:type="character" w:customStyle="1" w:styleId="Char1">
    <w:name w:val="머리글 Char"/>
    <w:basedOn w:val="a1"/>
    <w:link w:val="a7"/>
    <w:uiPriority w:val="99"/>
    <w:rsid w:val="009A5755"/>
  </w:style>
  <w:style w:type="paragraph" w:styleId="a8">
    <w:name w:val="footer"/>
    <w:basedOn w:val="a0"/>
    <w:link w:val="Char2"/>
    <w:uiPriority w:val="99"/>
    <w:unhideWhenUsed/>
    <w:rsid w:val="009A5755"/>
    <w:pPr>
      <w:tabs>
        <w:tab w:val="center" w:pos="4513"/>
        <w:tab w:val="right" w:pos="9026"/>
      </w:tabs>
      <w:snapToGrid w:val="0"/>
    </w:pPr>
  </w:style>
  <w:style w:type="character" w:customStyle="1" w:styleId="Char2">
    <w:name w:val="바닥글 Char"/>
    <w:basedOn w:val="a1"/>
    <w:link w:val="a8"/>
    <w:uiPriority w:val="99"/>
    <w:rsid w:val="009A5755"/>
  </w:style>
  <w:style w:type="paragraph" w:styleId="a9">
    <w:name w:val="List Paragraph"/>
    <w:basedOn w:val="a0"/>
    <w:qFormat/>
    <w:rsid w:val="005A691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9819">
      <w:bodyDiv w:val="1"/>
      <w:marLeft w:val="0"/>
      <w:marRight w:val="0"/>
      <w:marTop w:val="0"/>
      <w:marBottom w:val="0"/>
      <w:divBdr>
        <w:top w:val="none" w:sz="0" w:space="0" w:color="auto"/>
        <w:left w:val="none" w:sz="0" w:space="0" w:color="auto"/>
        <w:bottom w:val="none" w:sz="0" w:space="0" w:color="auto"/>
        <w:right w:val="none" w:sz="0" w:space="0" w:color="auto"/>
      </w:divBdr>
    </w:div>
    <w:div w:id="95637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2595</Words>
  <Characters>14795</Characters>
  <Application>Microsoft Office Word</Application>
  <DocSecurity>0</DocSecurity>
  <Lines>123</Lines>
  <Paragraphs>34</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2026-03-03T02:29:00Z</dcterms:created>
  <dcterms:modified xsi:type="dcterms:W3CDTF">2026-03-03T02:29:00Z</dcterms:modified>
  <cp:version>1200.0100.01</cp:version>
</cp:coreProperties>
</file>