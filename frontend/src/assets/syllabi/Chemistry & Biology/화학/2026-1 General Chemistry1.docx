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70B4F7" w14:textId="77777777" w:rsidR="00EF278B" w:rsidRDefault="00AB02DE">
      <w:pPr>
        <w:wordWrap/>
        <w:spacing w:after="0" w:line="276" w:lineRule="auto"/>
        <w:jc w:val="center"/>
        <w:textAlignment w:val="baseline"/>
        <w:rPr>
          <w:rFonts w:eastAsiaTheme="minorHAnsi" w:cs="굴림"/>
          <w:color w:val="000000"/>
          <w:kern w:val="0"/>
          <w:szCs w:val="20"/>
        </w:rPr>
      </w:pPr>
      <w:bookmarkStart w:id="0" w:name="_top"/>
      <w:bookmarkStart w:id="1" w:name="_GoBack"/>
      <w:bookmarkEnd w:id="0"/>
      <w:bookmarkEnd w:id="1"/>
      <w:r>
        <w:rPr>
          <w:rFonts w:eastAsiaTheme="minorHAnsi" w:cs="함초롬바탕"/>
          <w:b/>
          <w:bCs/>
          <w:color w:val="000000"/>
          <w:kern w:val="0"/>
          <w:sz w:val="40"/>
          <w:szCs w:val="40"/>
        </w:rPr>
        <w:t>Syllabus</w:t>
      </w:r>
    </w:p>
    <w:p w14:paraId="19DB3B21" w14:textId="77777777" w:rsidR="00EF278B" w:rsidRDefault="00AB02DE">
      <w:pPr>
        <w:spacing w:after="0" w:line="276" w:lineRule="auto"/>
        <w:textAlignment w:val="baseline"/>
        <w:rPr>
          <w:rFonts w:eastAsiaTheme="minorHAnsi" w:cs="굴림"/>
          <w:color w:val="000000"/>
          <w:kern w:val="0"/>
          <w:szCs w:val="20"/>
        </w:rPr>
      </w:pPr>
      <w:r>
        <w:rPr>
          <w:rFonts w:eastAsiaTheme="minorHAnsi" w:cs="굴림"/>
          <w:b/>
          <w:bCs/>
          <w:color w:val="000000"/>
          <w:kern w:val="0"/>
          <w:sz w:val="24"/>
          <w:szCs w:val="24"/>
        </w:rPr>
        <w:t>Spring semester 2026</w:t>
      </w:r>
    </w:p>
    <w:tbl>
      <w:tblPr>
        <w:tblOverlap w:val="never"/>
        <w:tblW w:w="10475" w:type="dxa"/>
        <w:tblCellMar>
          <w:top w:w="15" w:type="dxa"/>
          <w:left w:w="15" w:type="dxa"/>
          <w:bottom w:w="15" w:type="dxa"/>
          <w:right w:w="15" w:type="dxa"/>
        </w:tblCellMar>
        <w:tblLook w:val="04A0" w:firstRow="1" w:lastRow="0" w:firstColumn="1" w:lastColumn="0" w:noHBand="0" w:noVBand="1"/>
      </w:tblPr>
      <w:tblGrid>
        <w:gridCol w:w="1042"/>
        <w:gridCol w:w="1495"/>
        <w:gridCol w:w="353"/>
        <w:gridCol w:w="639"/>
        <w:gridCol w:w="664"/>
        <w:gridCol w:w="328"/>
        <w:gridCol w:w="1315"/>
        <w:gridCol w:w="963"/>
        <w:gridCol w:w="793"/>
        <w:gridCol w:w="1044"/>
        <w:gridCol w:w="1839"/>
      </w:tblGrid>
      <w:tr w:rsidR="00EF278B" w14:paraId="720B5814" w14:textId="77777777">
        <w:trPr>
          <w:trHeight w:val="426"/>
        </w:trPr>
        <w:tc>
          <w:tcPr>
            <w:tcW w:w="1042" w:type="dxa"/>
            <w:vMerge w:val="restart"/>
            <w:tcBorders>
              <w:top w:val="single" w:sz="12" w:space="0" w:color="000000"/>
              <w:left w:val="single" w:sz="12" w:space="0" w:color="000000"/>
              <w:bottom w:val="single" w:sz="12" w:space="0" w:color="000000"/>
              <w:right w:val="single" w:sz="2" w:space="0" w:color="000000"/>
            </w:tcBorders>
            <w:tcMar>
              <w:top w:w="28" w:type="dxa"/>
              <w:left w:w="28" w:type="dxa"/>
              <w:bottom w:w="28" w:type="dxa"/>
              <w:right w:w="28" w:type="dxa"/>
            </w:tcMar>
            <w:vAlign w:val="center"/>
            <w:hideMark/>
          </w:tcPr>
          <w:p w14:paraId="0A781AD6" w14:textId="77777777" w:rsidR="00EF278B" w:rsidRDefault="00AB02DE">
            <w:pPr>
              <w:wordWrap/>
              <w:spacing w:after="0" w:line="276" w:lineRule="auto"/>
              <w:jc w:val="center"/>
              <w:textAlignment w:val="baseline"/>
              <w:rPr>
                <w:rFonts w:eastAsiaTheme="minorHAnsi" w:cs="굴림"/>
                <w:b/>
                <w:color w:val="000000"/>
                <w:kern w:val="0"/>
                <w:szCs w:val="20"/>
              </w:rPr>
            </w:pPr>
            <w:r>
              <w:rPr>
                <w:rFonts w:eastAsiaTheme="minorHAnsi" w:cs="굴림"/>
                <w:b/>
                <w:color w:val="000000"/>
                <w:kern w:val="0"/>
                <w:szCs w:val="20"/>
              </w:rPr>
              <w:t>Course Title</w:t>
            </w:r>
          </w:p>
        </w:tc>
        <w:tc>
          <w:tcPr>
            <w:tcW w:w="1848" w:type="dxa"/>
            <w:gridSpan w:val="2"/>
            <w:vMerge w:val="restart"/>
            <w:tcBorders>
              <w:top w:val="single" w:sz="12" w:space="0" w:color="000000"/>
              <w:left w:val="single" w:sz="2" w:space="0" w:color="000000"/>
              <w:bottom w:val="single" w:sz="12" w:space="0" w:color="000000"/>
              <w:right w:val="single" w:sz="12" w:space="0" w:color="000000"/>
            </w:tcBorders>
            <w:tcMar>
              <w:top w:w="28" w:type="dxa"/>
              <w:left w:w="28" w:type="dxa"/>
              <w:bottom w:w="28" w:type="dxa"/>
              <w:right w:w="28" w:type="dxa"/>
            </w:tcMar>
            <w:vAlign w:val="center"/>
            <w:hideMark/>
          </w:tcPr>
          <w:p w14:paraId="3CAA3FE9" w14:textId="34E9FE4F" w:rsidR="00EF278B" w:rsidRDefault="00A85DC9">
            <w:pPr>
              <w:wordWrap/>
              <w:spacing w:after="0" w:line="276" w:lineRule="auto"/>
              <w:jc w:val="center"/>
              <w:textAlignment w:val="baseline"/>
              <w:rPr>
                <w:rFonts w:eastAsiaTheme="minorHAnsi" w:cs="굴림"/>
                <w:b/>
                <w:color w:val="000000"/>
                <w:kern w:val="0"/>
                <w:szCs w:val="20"/>
              </w:rPr>
            </w:pPr>
            <w:r>
              <w:rPr>
                <w:rFonts w:eastAsiaTheme="minorHAnsi" w:cs="굴림" w:hint="eastAsia"/>
                <w:b/>
                <w:color w:val="000000"/>
                <w:kern w:val="0"/>
                <w:szCs w:val="20"/>
              </w:rPr>
              <w:t>G</w:t>
            </w:r>
            <w:r>
              <w:rPr>
                <w:rFonts w:eastAsiaTheme="minorHAnsi" w:cs="굴림"/>
                <w:b/>
                <w:color w:val="000000"/>
                <w:kern w:val="0"/>
                <w:szCs w:val="20"/>
              </w:rPr>
              <w:t>eneral Chemist</w:t>
            </w:r>
            <w:r w:rsidR="00176BD8">
              <w:rPr>
                <w:rFonts w:eastAsiaTheme="minorHAnsi" w:cs="굴림"/>
                <w:b/>
                <w:color w:val="000000"/>
                <w:kern w:val="0"/>
                <w:szCs w:val="20"/>
              </w:rPr>
              <w:t>r</w:t>
            </w:r>
            <w:r>
              <w:rPr>
                <w:rFonts w:eastAsiaTheme="minorHAnsi" w:cs="굴림"/>
                <w:b/>
                <w:color w:val="000000"/>
                <w:kern w:val="0"/>
                <w:szCs w:val="20"/>
              </w:rPr>
              <w:t>y I</w:t>
            </w:r>
          </w:p>
        </w:tc>
        <w:tc>
          <w:tcPr>
            <w:tcW w:w="1303" w:type="dxa"/>
            <w:gridSpan w:val="2"/>
            <w:tcBorders>
              <w:top w:val="single" w:sz="12" w:space="0" w:color="000000"/>
              <w:left w:val="single" w:sz="12" w:space="0" w:color="000000"/>
              <w:bottom w:val="single" w:sz="2" w:space="0" w:color="000000"/>
              <w:right w:val="single" w:sz="2" w:space="0" w:color="000000"/>
            </w:tcBorders>
            <w:tcMar>
              <w:top w:w="28" w:type="dxa"/>
              <w:left w:w="28" w:type="dxa"/>
              <w:bottom w:w="28" w:type="dxa"/>
              <w:right w:w="28" w:type="dxa"/>
            </w:tcMar>
            <w:vAlign w:val="center"/>
            <w:hideMark/>
          </w:tcPr>
          <w:p w14:paraId="6A62A203" w14:textId="77777777" w:rsidR="00EF278B" w:rsidRDefault="00AB02DE">
            <w:pPr>
              <w:wordWrap/>
              <w:spacing w:after="0" w:line="276" w:lineRule="auto"/>
              <w:textAlignment w:val="baseline"/>
              <w:rPr>
                <w:rFonts w:eastAsiaTheme="minorHAnsi" w:cs="굴림"/>
                <w:b/>
                <w:color w:val="000000"/>
                <w:kern w:val="0"/>
                <w:szCs w:val="20"/>
              </w:rPr>
            </w:pPr>
            <w:r>
              <w:rPr>
                <w:rFonts w:eastAsiaTheme="minorHAnsi" w:cs="굴림"/>
                <w:b/>
                <w:color w:val="000000"/>
                <w:kern w:val="0"/>
                <w:szCs w:val="20"/>
              </w:rPr>
              <w:t>Course Code</w:t>
            </w:r>
          </w:p>
        </w:tc>
        <w:tc>
          <w:tcPr>
            <w:tcW w:w="1643" w:type="dxa"/>
            <w:gridSpan w:val="2"/>
            <w:tcBorders>
              <w:top w:val="single" w:sz="1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hideMark/>
          </w:tcPr>
          <w:p w14:paraId="64EE3B28" w14:textId="77777777" w:rsidR="00EF278B" w:rsidRDefault="00EF278B">
            <w:pPr>
              <w:wordWrap/>
              <w:spacing w:after="0" w:line="276" w:lineRule="auto"/>
              <w:jc w:val="center"/>
              <w:textAlignment w:val="baseline"/>
              <w:rPr>
                <w:rFonts w:eastAsiaTheme="minorHAnsi" w:cs="굴림"/>
                <w:b/>
                <w:color w:val="000000"/>
                <w:kern w:val="0"/>
                <w:szCs w:val="20"/>
              </w:rPr>
            </w:pPr>
          </w:p>
        </w:tc>
        <w:tc>
          <w:tcPr>
            <w:tcW w:w="963" w:type="dxa"/>
            <w:tcBorders>
              <w:top w:val="single" w:sz="12" w:space="0" w:color="000000"/>
              <w:left w:val="single" w:sz="12" w:space="0" w:color="000000"/>
              <w:bottom w:val="single" w:sz="2" w:space="0" w:color="000000"/>
              <w:right w:val="single" w:sz="2" w:space="0" w:color="000000"/>
            </w:tcBorders>
            <w:tcMar>
              <w:top w:w="28" w:type="dxa"/>
              <w:left w:w="28" w:type="dxa"/>
              <w:bottom w:w="28" w:type="dxa"/>
              <w:right w:w="28" w:type="dxa"/>
            </w:tcMar>
            <w:vAlign w:val="center"/>
            <w:hideMark/>
          </w:tcPr>
          <w:p w14:paraId="22606738" w14:textId="77777777" w:rsidR="00EF278B" w:rsidRDefault="00AB02DE">
            <w:pPr>
              <w:wordWrap/>
              <w:spacing w:after="0" w:line="276" w:lineRule="auto"/>
              <w:jc w:val="center"/>
              <w:textAlignment w:val="baseline"/>
              <w:rPr>
                <w:rFonts w:eastAsiaTheme="minorHAnsi" w:cs="굴림"/>
                <w:b/>
                <w:color w:val="000000"/>
                <w:kern w:val="0"/>
                <w:szCs w:val="20"/>
              </w:rPr>
            </w:pPr>
            <w:r>
              <w:rPr>
                <w:rFonts w:eastAsiaTheme="minorHAnsi" w:cs="굴림"/>
                <w:b/>
                <w:color w:val="000000"/>
                <w:kern w:val="0"/>
                <w:szCs w:val="20"/>
              </w:rPr>
              <w:t>Credit</w:t>
            </w:r>
          </w:p>
        </w:tc>
        <w:tc>
          <w:tcPr>
            <w:tcW w:w="793" w:type="dxa"/>
            <w:tcBorders>
              <w:top w:val="single" w:sz="1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hideMark/>
          </w:tcPr>
          <w:p w14:paraId="67648238" w14:textId="255F889B" w:rsidR="00EF278B" w:rsidRDefault="00A85DC9">
            <w:pPr>
              <w:wordWrap/>
              <w:spacing w:after="0" w:line="276" w:lineRule="auto"/>
              <w:jc w:val="center"/>
              <w:textAlignment w:val="baseline"/>
              <w:rPr>
                <w:rFonts w:eastAsiaTheme="minorHAnsi" w:cs="굴림"/>
                <w:b/>
                <w:bCs/>
                <w:color w:val="FF0000"/>
                <w:kern w:val="0"/>
                <w:szCs w:val="20"/>
              </w:rPr>
            </w:pPr>
            <w:r>
              <w:rPr>
                <w:rFonts w:eastAsiaTheme="minorHAnsi" w:cs="굴림" w:hint="eastAsia"/>
                <w:b/>
                <w:bCs/>
                <w:color w:val="FF0000"/>
                <w:kern w:val="0"/>
                <w:szCs w:val="20"/>
              </w:rPr>
              <w:t>4</w:t>
            </w:r>
          </w:p>
        </w:tc>
        <w:tc>
          <w:tcPr>
            <w:tcW w:w="1044" w:type="dxa"/>
            <w:vMerge w:val="restart"/>
            <w:tcBorders>
              <w:top w:val="single" w:sz="12" w:space="0" w:color="000000"/>
              <w:left w:val="single" w:sz="12" w:space="0" w:color="000000"/>
              <w:bottom w:val="single" w:sz="12" w:space="0" w:color="000000"/>
              <w:right w:val="single" w:sz="2" w:space="0" w:color="000000"/>
            </w:tcBorders>
            <w:tcMar>
              <w:top w:w="28" w:type="dxa"/>
              <w:left w:w="28" w:type="dxa"/>
              <w:bottom w:w="28" w:type="dxa"/>
              <w:right w:w="28" w:type="dxa"/>
            </w:tcMar>
            <w:vAlign w:val="center"/>
            <w:hideMark/>
          </w:tcPr>
          <w:p w14:paraId="15E48500" w14:textId="77777777" w:rsidR="00EF278B" w:rsidRDefault="00AB02DE">
            <w:pPr>
              <w:wordWrap/>
              <w:spacing w:after="0" w:line="276" w:lineRule="auto"/>
              <w:jc w:val="center"/>
              <w:textAlignment w:val="baseline"/>
              <w:rPr>
                <w:rFonts w:eastAsiaTheme="minorHAnsi" w:cs="굴림"/>
                <w:b/>
                <w:color w:val="000000"/>
                <w:kern w:val="0"/>
                <w:szCs w:val="20"/>
              </w:rPr>
            </w:pPr>
            <w:r>
              <w:rPr>
                <w:rFonts w:eastAsiaTheme="minorHAnsi" w:cs="함초롬돋움"/>
                <w:b/>
                <w:bCs/>
                <w:color w:val="000000"/>
                <w:kern w:val="0"/>
                <w:szCs w:val="20"/>
              </w:rPr>
              <w:t>Classroom</w:t>
            </w:r>
          </w:p>
        </w:tc>
        <w:tc>
          <w:tcPr>
            <w:tcW w:w="1839" w:type="dxa"/>
            <w:vMerge w:val="restart"/>
            <w:tcBorders>
              <w:top w:val="single" w:sz="12" w:space="0" w:color="000000"/>
              <w:left w:val="single" w:sz="2" w:space="0" w:color="000000"/>
              <w:bottom w:val="single" w:sz="12" w:space="0" w:color="000000"/>
              <w:right w:val="single" w:sz="12" w:space="0" w:color="000000"/>
            </w:tcBorders>
            <w:tcMar>
              <w:top w:w="28" w:type="dxa"/>
              <w:left w:w="28" w:type="dxa"/>
              <w:bottom w:w="28" w:type="dxa"/>
              <w:right w:w="28" w:type="dxa"/>
            </w:tcMar>
            <w:vAlign w:val="center"/>
            <w:hideMark/>
          </w:tcPr>
          <w:p w14:paraId="7ACEFEA1" w14:textId="17731499" w:rsidR="00EF278B" w:rsidRDefault="00176BD8">
            <w:pPr>
              <w:wordWrap/>
              <w:spacing w:after="0" w:line="276" w:lineRule="auto"/>
              <w:jc w:val="center"/>
              <w:textAlignment w:val="baseline"/>
              <w:rPr>
                <w:rFonts w:eastAsiaTheme="minorHAnsi" w:cs="굴림"/>
                <w:b/>
                <w:color w:val="000000"/>
                <w:kern w:val="0"/>
                <w:szCs w:val="20"/>
              </w:rPr>
            </w:pPr>
            <w:r>
              <w:rPr>
                <w:rFonts w:eastAsiaTheme="minorHAnsi" w:cs="굴림" w:hint="eastAsia"/>
                <w:b/>
                <w:color w:val="000000"/>
                <w:kern w:val="0"/>
                <w:szCs w:val="20"/>
              </w:rPr>
              <w:t>S</w:t>
            </w:r>
            <w:r>
              <w:rPr>
                <w:rFonts w:eastAsiaTheme="minorHAnsi" w:cs="굴림"/>
                <w:b/>
                <w:color w:val="000000"/>
                <w:kern w:val="0"/>
                <w:szCs w:val="20"/>
              </w:rPr>
              <w:t>eminar G</w:t>
            </w:r>
          </w:p>
        </w:tc>
      </w:tr>
      <w:tr w:rsidR="00EF278B" w14:paraId="62ECE735" w14:textId="77777777">
        <w:trPr>
          <w:trHeight w:val="379"/>
        </w:trPr>
        <w:tc>
          <w:tcPr>
            <w:tcW w:w="0" w:type="auto"/>
            <w:vMerge/>
            <w:tcBorders>
              <w:top w:val="single" w:sz="12" w:space="0" w:color="000000"/>
              <w:left w:val="single" w:sz="12" w:space="0" w:color="000000"/>
              <w:bottom w:val="single" w:sz="12" w:space="0" w:color="000000"/>
              <w:right w:val="single" w:sz="2" w:space="0" w:color="000000"/>
            </w:tcBorders>
            <w:vAlign w:val="center"/>
            <w:hideMark/>
          </w:tcPr>
          <w:p w14:paraId="383EDF31" w14:textId="77777777" w:rsidR="00EF278B" w:rsidRDefault="00EF278B">
            <w:pPr>
              <w:widowControl/>
              <w:wordWrap/>
              <w:autoSpaceDE/>
              <w:autoSpaceDN/>
              <w:spacing w:after="0" w:line="276" w:lineRule="auto"/>
              <w:jc w:val="left"/>
              <w:rPr>
                <w:rFonts w:eastAsiaTheme="minorHAnsi" w:cs="굴림"/>
                <w:b/>
                <w:color w:val="000000"/>
                <w:kern w:val="0"/>
                <w:szCs w:val="20"/>
              </w:rPr>
            </w:pPr>
          </w:p>
        </w:tc>
        <w:tc>
          <w:tcPr>
            <w:tcW w:w="0" w:type="auto"/>
            <w:gridSpan w:val="2"/>
            <w:vMerge/>
            <w:tcBorders>
              <w:top w:val="single" w:sz="12" w:space="0" w:color="000000"/>
              <w:left w:val="single" w:sz="2" w:space="0" w:color="000000"/>
              <w:bottom w:val="single" w:sz="12" w:space="0" w:color="000000"/>
              <w:right w:val="single" w:sz="12" w:space="0" w:color="000000"/>
            </w:tcBorders>
            <w:vAlign w:val="center"/>
            <w:hideMark/>
          </w:tcPr>
          <w:p w14:paraId="5F05323E" w14:textId="77777777" w:rsidR="00EF278B" w:rsidRDefault="00EF278B">
            <w:pPr>
              <w:widowControl/>
              <w:wordWrap/>
              <w:autoSpaceDE/>
              <w:autoSpaceDN/>
              <w:spacing w:after="0" w:line="276" w:lineRule="auto"/>
              <w:jc w:val="left"/>
              <w:rPr>
                <w:rFonts w:eastAsiaTheme="minorHAnsi" w:cs="굴림"/>
                <w:b/>
                <w:color w:val="000000"/>
                <w:kern w:val="0"/>
                <w:szCs w:val="20"/>
              </w:rPr>
            </w:pPr>
          </w:p>
        </w:tc>
        <w:tc>
          <w:tcPr>
            <w:tcW w:w="1303" w:type="dxa"/>
            <w:gridSpan w:val="2"/>
            <w:tcBorders>
              <w:top w:val="single" w:sz="2" w:space="0" w:color="000000"/>
              <w:left w:val="single" w:sz="12" w:space="0" w:color="000000"/>
              <w:bottom w:val="single" w:sz="12" w:space="0" w:color="000000"/>
              <w:right w:val="single" w:sz="2" w:space="0" w:color="000000"/>
            </w:tcBorders>
            <w:tcMar>
              <w:top w:w="28" w:type="dxa"/>
              <w:left w:w="28" w:type="dxa"/>
              <w:bottom w:w="28" w:type="dxa"/>
              <w:right w:w="28" w:type="dxa"/>
            </w:tcMar>
            <w:vAlign w:val="center"/>
            <w:hideMark/>
          </w:tcPr>
          <w:p w14:paraId="65654D63" w14:textId="77777777" w:rsidR="00EF278B" w:rsidRDefault="00AB02DE">
            <w:pPr>
              <w:wordWrap/>
              <w:spacing w:after="0" w:line="276" w:lineRule="auto"/>
              <w:jc w:val="center"/>
              <w:textAlignment w:val="baseline"/>
              <w:rPr>
                <w:rFonts w:eastAsiaTheme="minorHAnsi" w:cs="굴림"/>
                <w:b/>
                <w:color w:val="000000"/>
                <w:kern w:val="0"/>
                <w:szCs w:val="20"/>
              </w:rPr>
            </w:pPr>
            <w:r>
              <w:rPr>
                <w:rFonts w:eastAsiaTheme="minorHAnsi" w:cs="굴림"/>
                <w:b/>
                <w:color w:val="000000"/>
                <w:kern w:val="0"/>
                <w:szCs w:val="20"/>
              </w:rPr>
              <w:t>Type</w:t>
            </w:r>
          </w:p>
        </w:tc>
        <w:tc>
          <w:tcPr>
            <w:tcW w:w="1643" w:type="dxa"/>
            <w:gridSpan w:val="2"/>
            <w:tcBorders>
              <w:top w:val="single" w:sz="2" w:space="0" w:color="000000"/>
              <w:left w:val="single" w:sz="2" w:space="0" w:color="000000"/>
              <w:bottom w:val="single" w:sz="12" w:space="0" w:color="000000"/>
              <w:right w:val="single" w:sz="12" w:space="0" w:color="000000"/>
            </w:tcBorders>
            <w:tcMar>
              <w:top w:w="28" w:type="dxa"/>
              <w:left w:w="28" w:type="dxa"/>
              <w:bottom w:w="28" w:type="dxa"/>
              <w:right w:w="28" w:type="dxa"/>
            </w:tcMar>
            <w:vAlign w:val="center"/>
            <w:hideMark/>
          </w:tcPr>
          <w:p w14:paraId="7A56B923" w14:textId="77777777" w:rsidR="00EF278B" w:rsidRDefault="00EF278B">
            <w:pPr>
              <w:wordWrap/>
              <w:spacing w:after="0" w:line="276" w:lineRule="auto"/>
              <w:jc w:val="center"/>
              <w:textAlignment w:val="baseline"/>
              <w:rPr>
                <w:rFonts w:eastAsiaTheme="minorHAnsi" w:cs="굴림"/>
                <w:b/>
                <w:color w:val="000000"/>
                <w:kern w:val="0"/>
                <w:szCs w:val="20"/>
              </w:rPr>
            </w:pPr>
          </w:p>
        </w:tc>
        <w:tc>
          <w:tcPr>
            <w:tcW w:w="963" w:type="dxa"/>
            <w:tcBorders>
              <w:top w:val="single" w:sz="2" w:space="0" w:color="000000"/>
              <w:left w:val="single" w:sz="12" w:space="0" w:color="000000"/>
              <w:bottom w:val="single" w:sz="12" w:space="0" w:color="000000"/>
              <w:right w:val="single" w:sz="2" w:space="0" w:color="000000"/>
            </w:tcBorders>
            <w:tcMar>
              <w:top w:w="28" w:type="dxa"/>
              <w:left w:w="28" w:type="dxa"/>
              <w:bottom w:w="28" w:type="dxa"/>
              <w:right w:w="28" w:type="dxa"/>
            </w:tcMar>
            <w:vAlign w:val="center"/>
            <w:hideMark/>
          </w:tcPr>
          <w:p w14:paraId="6C095C50" w14:textId="77777777" w:rsidR="00EF278B" w:rsidRDefault="00AB02DE">
            <w:pPr>
              <w:wordWrap/>
              <w:spacing w:after="0" w:line="276" w:lineRule="auto"/>
              <w:jc w:val="center"/>
              <w:textAlignment w:val="baseline"/>
              <w:rPr>
                <w:rFonts w:eastAsiaTheme="minorHAnsi" w:cs="굴림"/>
                <w:b/>
                <w:color w:val="000000"/>
                <w:kern w:val="0"/>
                <w:szCs w:val="20"/>
              </w:rPr>
            </w:pPr>
            <w:r>
              <w:rPr>
                <w:rFonts w:eastAsiaTheme="minorHAnsi" w:cs="함초롬돋움"/>
                <w:b/>
                <w:bCs/>
                <w:color w:val="000000"/>
                <w:kern w:val="0"/>
                <w:szCs w:val="20"/>
              </w:rPr>
              <w:t>Hours</w:t>
            </w:r>
          </w:p>
        </w:tc>
        <w:tc>
          <w:tcPr>
            <w:tcW w:w="793" w:type="dxa"/>
            <w:tcBorders>
              <w:top w:val="single" w:sz="2" w:space="0" w:color="000000"/>
              <w:left w:val="single" w:sz="2" w:space="0" w:color="000000"/>
              <w:bottom w:val="single" w:sz="12" w:space="0" w:color="000000"/>
              <w:right w:val="single" w:sz="12" w:space="0" w:color="000000"/>
            </w:tcBorders>
            <w:tcMar>
              <w:top w:w="28" w:type="dxa"/>
              <w:left w:w="28" w:type="dxa"/>
              <w:bottom w:w="28" w:type="dxa"/>
              <w:right w:w="28" w:type="dxa"/>
            </w:tcMar>
            <w:vAlign w:val="center"/>
            <w:hideMark/>
          </w:tcPr>
          <w:p w14:paraId="3E2758C8" w14:textId="5D085961" w:rsidR="00EF278B" w:rsidRDefault="00A85DC9">
            <w:pPr>
              <w:wordWrap/>
              <w:spacing w:after="0" w:line="276" w:lineRule="auto"/>
              <w:jc w:val="center"/>
              <w:textAlignment w:val="baseline"/>
              <w:rPr>
                <w:rFonts w:eastAsiaTheme="minorHAnsi" w:cs="굴림"/>
                <w:b/>
                <w:color w:val="000000"/>
                <w:kern w:val="0"/>
                <w:szCs w:val="20"/>
              </w:rPr>
            </w:pPr>
            <w:r>
              <w:rPr>
                <w:rFonts w:eastAsiaTheme="minorHAnsi" w:cs="굴림" w:hint="eastAsia"/>
                <w:b/>
                <w:color w:val="000000"/>
                <w:kern w:val="0"/>
                <w:szCs w:val="20"/>
              </w:rPr>
              <w:t>4</w:t>
            </w:r>
          </w:p>
        </w:tc>
        <w:tc>
          <w:tcPr>
            <w:tcW w:w="0" w:type="auto"/>
            <w:vMerge/>
            <w:tcBorders>
              <w:top w:val="single" w:sz="12" w:space="0" w:color="000000"/>
              <w:left w:val="single" w:sz="12" w:space="0" w:color="000000"/>
              <w:bottom w:val="single" w:sz="12" w:space="0" w:color="000000"/>
              <w:right w:val="single" w:sz="2" w:space="0" w:color="000000"/>
            </w:tcBorders>
            <w:vAlign w:val="center"/>
            <w:hideMark/>
          </w:tcPr>
          <w:p w14:paraId="0685C3E8" w14:textId="77777777" w:rsidR="00EF278B" w:rsidRDefault="00EF278B">
            <w:pPr>
              <w:widowControl/>
              <w:wordWrap/>
              <w:autoSpaceDE/>
              <w:autoSpaceDN/>
              <w:spacing w:after="0" w:line="276" w:lineRule="auto"/>
              <w:jc w:val="left"/>
              <w:rPr>
                <w:rFonts w:eastAsiaTheme="minorHAnsi" w:cs="굴림"/>
                <w:b/>
                <w:color w:val="000000"/>
                <w:kern w:val="0"/>
                <w:szCs w:val="20"/>
              </w:rPr>
            </w:pPr>
          </w:p>
        </w:tc>
        <w:tc>
          <w:tcPr>
            <w:tcW w:w="1839" w:type="dxa"/>
            <w:vMerge/>
            <w:tcBorders>
              <w:top w:val="single" w:sz="12" w:space="0" w:color="000000"/>
              <w:left w:val="single" w:sz="2" w:space="0" w:color="000000"/>
              <w:bottom w:val="single" w:sz="12" w:space="0" w:color="000000"/>
              <w:right w:val="single" w:sz="12" w:space="0" w:color="000000"/>
            </w:tcBorders>
            <w:vAlign w:val="center"/>
            <w:hideMark/>
          </w:tcPr>
          <w:p w14:paraId="54B94730" w14:textId="77777777" w:rsidR="00EF278B" w:rsidRDefault="00EF278B">
            <w:pPr>
              <w:widowControl/>
              <w:wordWrap/>
              <w:autoSpaceDE/>
              <w:autoSpaceDN/>
              <w:spacing w:after="0" w:line="276" w:lineRule="auto"/>
              <w:jc w:val="left"/>
              <w:rPr>
                <w:rFonts w:eastAsiaTheme="minorHAnsi" w:cs="굴림"/>
                <w:b/>
                <w:color w:val="000000"/>
                <w:kern w:val="0"/>
                <w:szCs w:val="20"/>
              </w:rPr>
            </w:pPr>
          </w:p>
        </w:tc>
      </w:tr>
      <w:tr w:rsidR="00EF278B" w14:paraId="20BFDBFF" w14:textId="77777777">
        <w:trPr>
          <w:trHeight w:val="426"/>
        </w:trPr>
        <w:tc>
          <w:tcPr>
            <w:tcW w:w="1042" w:type="dxa"/>
            <w:vMerge w:val="restart"/>
            <w:tcBorders>
              <w:top w:val="single" w:sz="12" w:space="0" w:color="000000"/>
              <w:left w:val="single" w:sz="12" w:space="0" w:color="000000"/>
              <w:bottom w:val="single" w:sz="12" w:space="0" w:color="000000"/>
              <w:right w:val="single" w:sz="2" w:space="0" w:color="000000"/>
            </w:tcBorders>
            <w:tcMar>
              <w:top w:w="28" w:type="dxa"/>
              <w:left w:w="28" w:type="dxa"/>
              <w:bottom w:w="28" w:type="dxa"/>
              <w:right w:w="28" w:type="dxa"/>
            </w:tcMar>
            <w:vAlign w:val="center"/>
            <w:hideMark/>
          </w:tcPr>
          <w:p w14:paraId="356ED63D" w14:textId="77777777" w:rsidR="00EF278B" w:rsidRDefault="00AB02DE">
            <w:pPr>
              <w:wordWrap/>
              <w:spacing w:after="0" w:line="276" w:lineRule="auto"/>
              <w:jc w:val="center"/>
              <w:textAlignment w:val="baseline"/>
              <w:rPr>
                <w:rFonts w:eastAsiaTheme="minorHAnsi" w:cs="굴림"/>
                <w:b/>
                <w:color w:val="000000"/>
                <w:kern w:val="0"/>
                <w:szCs w:val="20"/>
              </w:rPr>
            </w:pPr>
            <w:r>
              <w:rPr>
                <w:rFonts w:eastAsiaTheme="minorHAnsi" w:cs="굴림"/>
                <w:b/>
                <w:color w:val="000000"/>
                <w:kern w:val="0"/>
                <w:szCs w:val="20"/>
              </w:rPr>
              <w:t>Teacher</w:t>
            </w:r>
          </w:p>
        </w:tc>
        <w:tc>
          <w:tcPr>
            <w:tcW w:w="1495" w:type="dxa"/>
            <w:tcBorders>
              <w:top w:val="single" w:sz="1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14:paraId="781DB0E8" w14:textId="77777777" w:rsidR="00EF278B" w:rsidRDefault="00AB02DE">
            <w:pPr>
              <w:wordWrap/>
              <w:spacing w:after="0" w:line="276" w:lineRule="auto"/>
              <w:jc w:val="center"/>
              <w:textAlignment w:val="baseline"/>
              <w:rPr>
                <w:rFonts w:eastAsiaTheme="minorHAnsi" w:cs="굴림"/>
                <w:b/>
                <w:color w:val="000000"/>
                <w:kern w:val="0"/>
                <w:szCs w:val="20"/>
              </w:rPr>
            </w:pPr>
            <w:r>
              <w:rPr>
                <w:rFonts w:eastAsiaTheme="minorHAnsi" w:cs="굴림"/>
                <w:b/>
                <w:color w:val="000000"/>
                <w:kern w:val="0"/>
                <w:szCs w:val="20"/>
              </w:rPr>
              <w:t>Name</w:t>
            </w:r>
          </w:p>
        </w:tc>
        <w:tc>
          <w:tcPr>
            <w:tcW w:w="992" w:type="dxa"/>
            <w:gridSpan w:val="2"/>
            <w:tcBorders>
              <w:top w:val="single" w:sz="1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14:paraId="2618B0D0" w14:textId="77777777" w:rsidR="00EF278B" w:rsidRDefault="00AB02DE">
            <w:pPr>
              <w:wordWrap/>
              <w:spacing w:after="0" w:line="276" w:lineRule="auto"/>
              <w:jc w:val="center"/>
              <w:textAlignment w:val="baseline"/>
              <w:rPr>
                <w:rFonts w:eastAsiaTheme="minorHAnsi" w:cs="굴림"/>
                <w:b/>
                <w:color w:val="000000"/>
                <w:kern w:val="0"/>
                <w:szCs w:val="20"/>
              </w:rPr>
            </w:pPr>
            <w:r>
              <w:rPr>
                <w:rFonts w:eastAsiaTheme="minorHAnsi" w:cs="굴림"/>
                <w:b/>
                <w:color w:val="000000"/>
                <w:kern w:val="0"/>
                <w:szCs w:val="20"/>
              </w:rPr>
              <w:t>Class no.</w:t>
            </w:r>
          </w:p>
        </w:tc>
        <w:tc>
          <w:tcPr>
            <w:tcW w:w="992" w:type="dxa"/>
            <w:gridSpan w:val="2"/>
            <w:tcBorders>
              <w:top w:val="single" w:sz="1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14:paraId="1C43F135" w14:textId="77777777" w:rsidR="00EF278B" w:rsidRDefault="00AB02DE">
            <w:pPr>
              <w:wordWrap/>
              <w:spacing w:after="0" w:line="276" w:lineRule="auto"/>
              <w:jc w:val="center"/>
              <w:textAlignment w:val="baseline"/>
              <w:rPr>
                <w:rFonts w:eastAsiaTheme="minorHAnsi" w:cs="굴림"/>
                <w:b/>
                <w:color w:val="000000"/>
                <w:kern w:val="0"/>
                <w:szCs w:val="20"/>
              </w:rPr>
            </w:pPr>
            <w:r>
              <w:rPr>
                <w:rFonts w:eastAsiaTheme="minorHAnsi" w:cs="함초롬돋움"/>
                <w:b/>
                <w:bCs/>
                <w:color w:val="000000"/>
                <w:kern w:val="0"/>
                <w:szCs w:val="20"/>
              </w:rPr>
              <w:t>Office</w:t>
            </w:r>
          </w:p>
        </w:tc>
        <w:tc>
          <w:tcPr>
            <w:tcW w:w="1315" w:type="dxa"/>
            <w:tcBorders>
              <w:top w:val="single" w:sz="1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14:paraId="75894954" w14:textId="6B571E21" w:rsidR="00EF278B" w:rsidRDefault="00AB02DE">
            <w:pPr>
              <w:wordWrap/>
              <w:spacing w:after="0" w:line="276" w:lineRule="auto"/>
              <w:jc w:val="center"/>
              <w:textAlignment w:val="baseline"/>
              <w:rPr>
                <w:rFonts w:eastAsiaTheme="minorHAnsi" w:cs="굴림"/>
                <w:b/>
                <w:color w:val="000000"/>
                <w:kern w:val="0"/>
                <w:szCs w:val="20"/>
              </w:rPr>
            </w:pPr>
            <w:r>
              <w:rPr>
                <w:rFonts w:eastAsiaTheme="minorHAnsi" w:cs="함초롬돋움"/>
                <w:b/>
                <w:bCs/>
                <w:color w:val="000000"/>
                <w:kern w:val="0"/>
                <w:szCs w:val="20"/>
              </w:rPr>
              <w:t xml:space="preserve">Office </w:t>
            </w:r>
            <w:r w:rsidR="0083076C">
              <w:rPr>
                <w:rFonts w:eastAsiaTheme="minorHAnsi" w:cs="함초롬돋움"/>
                <w:b/>
                <w:bCs/>
                <w:color w:val="000000"/>
                <w:kern w:val="0"/>
                <w:szCs w:val="20"/>
              </w:rPr>
              <w:t>H</w:t>
            </w:r>
            <w:r>
              <w:rPr>
                <w:rFonts w:eastAsiaTheme="minorHAnsi" w:cs="함초롬돋움"/>
                <w:b/>
                <w:bCs/>
                <w:color w:val="000000"/>
                <w:kern w:val="0"/>
                <w:szCs w:val="20"/>
              </w:rPr>
              <w:t>our</w:t>
            </w:r>
            <w:r w:rsidR="00D56BC1">
              <w:rPr>
                <w:rFonts w:eastAsiaTheme="minorHAnsi" w:cs="함초롬돋움"/>
                <w:b/>
                <w:bCs/>
                <w:color w:val="000000"/>
                <w:kern w:val="0"/>
                <w:szCs w:val="20"/>
              </w:rPr>
              <w:t>*</w:t>
            </w:r>
          </w:p>
        </w:tc>
        <w:tc>
          <w:tcPr>
            <w:tcW w:w="1756" w:type="dxa"/>
            <w:gridSpan w:val="2"/>
            <w:tcBorders>
              <w:top w:val="single" w:sz="1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14:paraId="2ECF1BDF" w14:textId="77777777" w:rsidR="00EF278B" w:rsidRDefault="00AB02DE">
            <w:pPr>
              <w:wordWrap/>
              <w:spacing w:after="0" w:line="276" w:lineRule="auto"/>
              <w:jc w:val="center"/>
              <w:textAlignment w:val="baseline"/>
              <w:rPr>
                <w:rFonts w:eastAsiaTheme="minorHAnsi" w:cs="굴림"/>
                <w:b/>
                <w:color w:val="000000"/>
                <w:kern w:val="0"/>
                <w:szCs w:val="20"/>
              </w:rPr>
            </w:pPr>
            <w:r>
              <w:rPr>
                <w:rFonts w:eastAsiaTheme="minorHAnsi" w:cs="굴림"/>
                <w:b/>
                <w:color w:val="000000"/>
                <w:kern w:val="0"/>
                <w:szCs w:val="20"/>
              </w:rPr>
              <w:t>Contact</w:t>
            </w:r>
          </w:p>
        </w:tc>
        <w:tc>
          <w:tcPr>
            <w:tcW w:w="2883" w:type="dxa"/>
            <w:gridSpan w:val="2"/>
            <w:tcBorders>
              <w:top w:val="single" w:sz="12" w:space="0" w:color="000000"/>
              <w:left w:val="single" w:sz="2" w:space="0" w:color="000000"/>
              <w:bottom w:val="single" w:sz="12" w:space="0" w:color="000000"/>
              <w:right w:val="single" w:sz="12" w:space="0" w:color="000000"/>
            </w:tcBorders>
            <w:tcMar>
              <w:top w:w="28" w:type="dxa"/>
              <w:left w:w="28" w:type="dxa"/>
              <w:bottom w:w="28" w:type="dxa"/>
              <w:right w:w="28" w:type="dxa"/>
            </w:tcMar>
            <w:vAlign w:val="center"/>
            <w:hideMark/>
          </w:tcPr>
          <w:p w14:paraId="5A6CF355" w14:textId="77777777" w:rsidR="00EF278B" w:rsidRDefault="00AB02DE">
            <w:pPr>
              <w:wordWrap/>
              <w:spacing w:after="0" w:line="276" w:lineRule="auto"/>
              <w:jc w:val="center"/>
              <w:textAlignment w:val="baseline"/>
              <w:rPr>
                <w:rFonts w:eastAsiaTheme="minorHAnsi" w:cs="굴림"/>
                <w:b/>
                <w:color w:val="000000"/>
                <w:kern w:val="0"/>
                <w:szCs w:val="20"/>
              </w:rPr>
            </w:pPr>
            <w:r>
              <w:rPr>
                <w:rFonts w:eastAsiaTheme="minorHAnsi" w:cs="함초롬돋움"/>
                <w:b/>
                <w:bCs/>
                <w:color w:val="000000"/>
                <w:kern w:val="0"/>
                <w:szCs w:val="20"/>
              </w:rPr>
              <w:t>E-mail</w:t>
            </w:r>
          </w:p>
        </w:tc>
      </w:tr>
      <w:tr w:rsidR="00EF278B" w14:paraId="2DCCF603" w14:textId="77777777">
        <w:trPr>
          <w:trHeight w:val="426"/>
        </w:trPr>
        <w:tc>
          <w:tcPr>
            <w:tcW w:w="0" w:type="auto"/>
            <w:vMerge/>
            <w:tcBorders>
              <w:top w:val="single" w:sz="12" w:space="0" w:color="000000"/>
              <w:left w:val="single" w:sz="12" w:space="0" w:color="000000"/>
              <w:bottom w:val="single" w:sz="12" w:space="0" w:color="000000"/>
              <w:right w:val="single" w:sz="2" w:space="0" w:color="000000"/>
            </w:tcBorders>
            <w:vAlign w:val="center"/>
            <w:hideMark/>
          </w:tcPr>
          <w:p w14:paraId="7B67907D" w14:textId="77777777" w:rsidR="00EF278B" w:rsidRDefault="00EF278B">
            <w:pPr>
              <w:widowControl/>
              <w:wordWrap/>
              <w:autoSpaceDE/>
              <w:autoSpaceDN/>
              <w:spacing w:after="0" w:line="276" w:lineRule="auto"/>
              <w:jc w:val="left"/>
              <w:rPr>
                <w:rFonts w:eastAsiaTheme="minorHAnsi" w:cs="굴림"/>
                <w:b/>
                <w:color w:val="000000"/>
                <w:kern w:val="0"/>
                <w:szCs w:val="20"/>
              </w:rPr>
            </w:pPr>
          </w:p>
        </w:tc>
        <w:tc>
          <w:tcPr>
            <w:tcW w:w="1495" w:type="dxa"/>
            <w:tcBorders>
              <w:top w:val="single" w:sz="12" w:space="0" w:color="000000"/>
              <w:left w:val="single" w:sz="2" w:space="0" w:color="000000"/>
              <w:bottom w:val="single" w:sz="4" w:space="0" w:color="000000"/>
              <w:right w:val="single" w:sz="2" w:space="0" w:color="000000"/>
            </w:tcBorders>
            <w:tcMar>
              <w:top w:w="28" w:type="dxa"/>
              <w:left w:w="28" w:type="dxa"/>
              <w:bottom w:w="28" w:type="dxa"/>
              <w:right w:w="28" w:type="dxa"/>
            </w:tcMar>
            <w:vAlign w:val="center"/>
            <w:hideMark/>
          </w:tcPr>
          <w:p w14:paraId="4F1EF6DB" w14:textId="5262F62E" w:rsidR="00EF278B" w:rsidRDefault="00A85DC9">
            <w:pPr>
              <w:wordWrap/>
              <w:spacing w:after="0" w:line="276" w:lineRule="auto"/>
              <w:jc w:val="center"/>
              <w:textAlignment w:val="baseline"/>
              <w:rPr>
                <w:rFonts w:eastAsiaTheme="minorHAnsi" w:cs="굴림"/>
                <w:b/>
                <w:color w:val="000000"/>
                <w:kern w:val="0"/>
                <w:szCs w:val="20"/>
              </w:rPr>
            </w:pPr>
            <w:r>
              <w:rPr>
                <w:rFonts w:eastAsiaTheme="minorHAnsi" w:cs="굴림" w:hint="eastAsia"/>
                <w:b/>
                <w:color w:val="000000"/>
                <w:kern w:val="0"/>
                <w:szCs w:val="20"/>
              </w:rPr>
              <w:t>H</w:t>
            </w:r>
            <w:r>
              <w:rPr>
                <w:rFonts w:eastAsiaTheme="minorHAnsi" w:cs="굴림"/>
                <w:b/>
                <w:color w:val="000000"/>
                <w:kern w:val="0"/>
                <w:szCs w:val="20"/>
              </w:rPr>
              <w:t xml:space="preserve">ahn, </w:t>
            </w:r>
            <w:proofErr w:type="spellStart"/>
            <w:r>
              <w:rPr>
                <w:rFonts w:eastAsiaTheme="minorHAnsi" w:cs="굴림"/>
                <w:b/>
                <w:color w:val="000000"/>
                <w:kern w:val="0"/>
                <w:szCs w:val="20"/>
              </w:rPr>
              <w:t>Sangjoon</w:t>
            </w:r>
            <w:proofErr w:type="spellEnd"/>
          </w:p>
        </w:tc>
        <w:tc>
          <w:tcPr>
            <w:tcW w:w="992" w:type="dxa"/>
            <w:gridSpan w:val="2"/>
            <w:tcBorders>
              <w:top w:val="single" w:sz="12" w:space="0" w:color="000000"/>
              <w:left w:val="single" w:sz="2" w:space="0" w:color="000000"/>
              <w:bottom w:val="single" w:sz="4" w:space="0" w:color="000000"/>
              <w:right w:val="single" w:sz="2" w:space="0" w:color="000000"/>
            </w:tcBorders>
            <w:tcMar>
              <w:top w:w="28" w:type="dxa"/>
              <w:left w:w="28" w:type="dxa"/>
              <w:bottom w:w="28" w:type="dxa"/>
              <w:right w:w="28" w:type="dxa"/>
            </w:tcMar>
            <w:vAlign w:val="center"/>
            <w:hideMark/>
          </w:tcPr>
          <w:p w14:paraId="71F11BAD" w14:textId="7B3F5602" w:rsidR="00EF278B" w:rsidRDefault="00513F75">
            <w:pPr>
              <w:wordWrap/>
              <w:spacing w:after="0" w:line="276" w:lineRule="auto"/>
              <w:jc w:val="center"/>
              <w:textAlignment w:val="baseline"/>
              <w:rPr>
                <w:rFonts w:eastAsiaTheme="minorHAnsi" w:cs="굴림"/>
                <w:b/>
                <w:color w:val="000000"/>
                <w:kern w:val="0"/>
                <w:szCs w:val="20"/>
              </w:rPr>
            </w:pPr>
            <w:r>
              <w:rPr>
                <w:rFonts w:eastAsiaTheme="minorHAnsi" w:cs="굴림" w:hint="eastAsia"/>
                <w:b/>
                <w:color w:val="000000"/>
                <w:kern w:val="0"/>
                <w:szCs w:val="20"/>
              </w:rPr>
              <w:t>4</w:t>
            </w:r>
          </w:p>
        </w:tc>
        <w:tc>
          <w:tcPr>
            <w:tcW w:w="992" w:type="dxa"/>
            <w:gridSpan w:val="2"/>
            <w:tcBorders>
              <w:top w:val="single" w:sz="12" w:space="0" w:color="000000"/>
              <w:left w:val="single" w:sz="2" w:space="0" w:color="000000"/>
              <w:bottom w:val="single" w:sz="4" w:space="0" w:color="000000"/>
              <w:right w:val="single" w:sz="2" w:space="0" w:color="000000"/>
            </w:tcBorders>
            <w:tcMar>
              <w:top w:w="28" w:type="dxa"/>
              <w:left w:w="28" w:type="dxa"/>
              <w:bottom w:w="28" w:type="dxa"/>
              <w:right w:w="28" w:type="dxa"/>
            </w:tcMar>
            <w:vAlign w:val="center"/>
            <w:hideMark/>
          </w:tcPr>
          <w:p w14:paraId="49BFC02C" w14:textId="2CFAA91F" w:rsidR="00EF278B" w:rsidRDefault="00176BD8">
            <w:pPr>
              <w:wordWrap/>
              <w:spacing w:after="0" w:line="276" w:lineRule="auto"/>
              <w:jc w:val="center"/>
              <w:textAlignment w:val="baseline"/>
              <w:rPr>
                <w:rFonts w:eastAsiaTheme="minorHAnsi" w:cs="굴림"/>
                <w:b/>
                <w:color w:val="000000"/>
                <w:kern w:val="0"/>
                <w:szCs w:val="20"/>
              </w:rPr>
            </w:pPr>
            <w:proofErr w:type="spellStart"/>
            <w:r>
              <w:rPr>
                <w:rFonts w:eastAsiaTheme="minorHAnsi" w:cs="굴림" w:hint="eastAsia"/>
                <w:b/>
                <w:color w:val="000000"/>
                <w:kern w:val="0"/>
                <w:szCs w:val="20"/>
              </w:rPr>
              <w:t>T</w:t>
            </w:r>
            <w:r>
              <w:rPr>
                <w:rFonts w:eastAsiaTheme="minorHAnsi" w:cs="굴림"/>
                <w:b/>
                <w:color w:val="000000"/>
                <w:kern w:val="0"/>
                <w:szCs w:val="20"/>
              </w:rPr>
              <w:t>amgu</w:t>
            </w:r>
            <w:proofErr w:type="spellEnd"/>
            <w:r>
              <w:rPr>
                <w:rFonts w:eastAsiaTheme="minorHAnsi" w:cs="굴림"/>
                <w:b/>
                <w:color w:val="000000"/>
                <w:kern w:val="0"/>
                <w:szCs w:val="20"/>
              </w:rPr>
              <w:t xml:space="preserve"> 2203</w:t>
            </w:r>
          </w:p>
        </w:tc>
        <w:tc>
          <w:tcPr>
            <w:tcW w:w="1315" w:type="dxa"/>
            <w:tcBorders>
              <w:top w:val="single" w:sz="12" w:space="0" w:color="000000"/>
              <w:left w:val="single" w:sz="2" w:space="0" w:color="000000"/>
              <w:bottom w:val="single" w:sz="4" w:space="0" w:color="000000"/>
              <w:right w:val="single" w:sz="2" w:space="0" w:color="000000"/>
            </w:tcBorders>
            <w:tcMar>
              <w:top w:w="28" w:type="dxa"/>
              <w:left w:w="28" w:type="dxa"/>
              <w:bottom w:w="28" w:type="dxa"/>
              <w:right w:w="28" w:type="dxa"/>
            </w:tcMar>
            <w:vAlign w:val="center"/>
            <w:hideMark/>
          </w:tcPr>
          <w:p w14:paraId="7561A1FF" w14:textId="51D0C0D7" w:rsidR="00513F75" w:rsidRDefault="00513F75" w:rsidP="00513F75">
            <w:pPr>
              <w:wordWrap/>
              <w:spacing w:after="0" w:line="240" w:lineRule="auto"/>
              <w:jc w:val="center"/>
              <w:textAlignment w:val="baseline"/>
              <w:rPr>
                <w:rFonts w:eastAsiaTheme="minorHAnsi" w:cs="굴림"/>
                <w:bCs/>
                <w:color w:val="000000"/>
                <w:kern w:val="0"/>
                <w:szCs w:val="20"/>
              </w:rPr>
            </w:pPr>
            <w:r>
              <w:rPr>
                <w:rFonts w:eastAsiaTheme="minorHAnsi" w:cs="굴림"/>
                <w:bCs/>
                <w:color w:val="000000"/>
                <w:kern w:val="0"/>
                <w:szCs w:val="20"/>
              </w:rPr>
              <w:t>Mon. 6, 7</w:t>
            </w:r>
          </w:p>
          <w:p w14:paraId="5C3C296E" w14:textId="2D6FE790" w:rsidR="00EF278B" w:rsidRDefault="00513F75" w:rsidP="00513F75">
            <w:pPr>
              <w:wordWrap/>
              <w:spacing w:after="0" w:line="276" w:lineRule="auto"/>
              <w:jc w:val="center"/>
              <w:textAlignment w:val="baseline"/>
              <w:rPr>
                <w:rFonts w:eastAsiaTheme="minorHAnsi" w:cs="굴림"/>
                <w:b/>
                <w:color w:val="000000"/>
                <w:kern w:val="0"/>
                <w:szCs w:val="20"/>
              </w:rPr>
            </w:pPr>
            <w:r>
              <w:rPr>
                <w:rFonts w:eastAsiaTheme="minorHAnsi" w:cs="굴림" w:hint="eastAsia"/>
                <w:bCs/>
                <w:color w:val="000000"/>
                <w:kern w:val="0"/>
                <w:szCs w:val="20"/>
              </w:rPr>
              <w:t>T</w:t>
            </w:r>
            <w:r>
              <w:rPr>
                <w:rFonts w:eastAsiaTheme="minorHAnsi" w:cs="굴림"/>
                <w:bCs/>
                <w:color w:val="000000"/>
                <w:kern w:val="0"/>
                <w:szCs w:val="20"/>
              </w:rPr>
              <w:t>ue. 5</w:t>
            </w:r>
          </w:p>
        </w:tc>
        <w:tc>
          <w:tcPr>
            <w:tcW w:w="1756" w:type="dxa"/>
            <w:gridSpan w:val="2"/>
            <w:tcBorders>
              <w:top w:val="single" w:sz="12" w:space="0" w:color="000000"/>
              <w:left w:val="single" w:sz="2" w:space="0" w:color="000000"/>
              <w:bottom w:val="single" w:sz="4" w:space="0" w:color="000000"/>
              <w:right w:val="single" w:sz="2" w:space="0" w:color="000000"/>
            </w:tcBorders>
            <w:tcMar>
              <w:top w:w="28" w:type="dxa"/>
              <w:left w:w="28" w:type="dxa"/>
              <w:bottom w:w="28" w:type="dxa"/>
              <w:right w:w="28" w:type="dxa"/>
            </w:tcMar>
            <w:vAlign w:val="center"/>
            <w:hideMark/>
          </w:tcPr>
          <w:p w14:paraId="0B0E4BD0" w14:textId="26D95930" w:rsidR="00EF278B" w:rsidRDefault="00513F75">
            <w:pPr>
              <w:wordWrap/>
              <w:spacing w:after="0" w:line="276" w:lineRule="auto"/>
              <w:jc w:val="center"/>
              <w:textAlignment w:val="baseline"/>
              <w:rPr>
                <w:rFonts w:eastAsiaTheme="minorHAnsi" w:cs="굴림"/>
                <w:b/>
                <w:color w:val="000000"/>
                <w:kern w:val="0"/>
                <w:szCs w:val="20"/>
              </w:rPr>
            </w:pPr>
            <w:r>
              <w:rPr>
                <w:rFonts w:eastAsiaTheme="minorHAnsi" w:cs="굴림"/>
                <w:bCs/>
                <w:color w:val="000000"/>
                <w:kern w:val="0"/>
                <w:szCs w:val="20"/>
              </w:rPr>
              <w:t>+82-51-606-2210</w:t>
            </w:r>
          </w:p>
        </w:tc>
        <w:tc>
          <w:tcPr>
            <w:tcW w:w="2883" w:type="dxa"/>
            <w:gridSpan w:val="2"/>
            <w:tcBorders>
              <w:top w:val="single" w:sz="12" w:space="0" w:color="000000"/>
              <w:left w:val="single" w:sz="2" w:space="0" w:color="000000"/>
              <w:bottom w:val="single" w:sz="4" w:space="0" w:color="000000"/>
              <w:right w:val="single" w:sz="12" w:space="0" w:color="000000"/>
            </w:tcBorders>
            <w:tcMar>
              <w:top w:w="28" w:type="dxa"/>
              <w:left w:w="28" w:type="dxa"/>
              <w:bottom w:w="28" w:type="dxa"/>
              <w:right w:w="28" w:type="dxa"/>
            </w:tcMar>
            <w:vAlign w:val="center"/>
            <w:hideMark/>
          </w:tcPr>
          <w:p w14:paraId="3E7F1ECA" w14:textId="789F3C51" w:rsidR="00EF278B" w:rsidRDefault="00875D55">
            <w:pPr>
              <w:wordWrap/>
              <w:spacing w:after="0" w:line="276" w:lineRule="auto"/>
              <w:jc w:val="center"/>
              <w:textAlignment w:val="baseline"/>
              <w:rPr>
                <w:rFonts w:eastAsiaTheme="minorHAnsi" w:cs="굴림"/>
                <w:b/>
                <w:color w:val="000000"/>
                <w:kern w:val="0"/>
                <w:szCs w:val="20"/>
              </w:rPr>
            </w:pPr>
            <w:r>
              <w:rPr>
                <w:rFonts w:eastAsiaTheme="minorHAnsi" w:cs="굴림"/>
                <w:b/>
                <w:color w:val="000000"/>
                <w:kern w:val="0"/>
                <w:szCs w:val="20"/>
              </w:rPr>
              <w:t>eipiplus1@ksa.kaist.ac.kr</w:t>
            </w:r>
          </w:p>
        </w:tc>
      </w:tr>
      <w:tr w:rsidR="00EF278B" w14:paraId="1E8FAC0E" w14:textId="77777777">
        <w:trPr>
          <w:trHeight w:val="426"/>
        </w:trPr>
        <w:tc>
          <w:tcPr>
            <w:tcW w:w="0" w:type="auto"/>
            <w:vMerge/>
            <w:tcBorders>
              <w:top w:val="single" w:sz="12" w:space="0" w:color="000000"/>
              <w:left w:val="single" w:sz="12" w:space="0" w:color="000000"/>
              <w:bottom w:val="single" w:sz="12" w:space="0" w:color="000000"/>
              <w:right w:val="single" w:sz="2" w:space="0" w:color="000000"/>
            </w:tcBorders>
            <w:vAlign w:val="center"/>
            <w:hideMark/>
          </w:tcPr>
          <w:p w14:paraId="2B06A7A2" w14:textId="77777777" w:rsidR="00EF278B" w:rsidRDefault="00EF278B">
            <w:pPr>
              <w:widowControl/>
              <w:wordWrap/>
              <w:autoSpaceDE/>
              <w:autoSpaceDN/>
              <w:spacing w:after="0" w:line="276" w:lineRule="auto"/>
              <w:jc w:val="left"/>
              <w:rPr>
                <w:rFonts w:eastAsiaTheme="minorHAnsi" w:cs="굴림"/>
                <w:b/>
                <w:color w:val="000000"/>
                <w:kern w:val="0"/>
                <w:szCs w:val="20"/>
              </w:rPr>
            </w:pPr>
          </w:p>
        </w:tc>
        <w:tc>
          <w:tcPr>
            <w:tcW w:w="1495" w:type="dxa"/>
            <w:tcBorders>
              <w:top w:val="single" w:sz="2" w:space="0" w:color="000000"/>
              <w:left w:val="single" w:sz="2" w:space="0" w:color="000000"/>
              <w:bottom w:val="single" w:sz="4" w:space="0" w:color="000000"/>
              <w:right w:val="single" w:sz="2" w:space="0" w:color="000000"/>
            </w:tcBorders>
            <w:tcMar>
              <w:top w:w="28" w:type="dxa"/>
              <w:left w:w="28" w:type="dxa"/>
              <w:bottom w:w="28" w:type="dxa"/>
              <w:right w:w="28" w:type="dxa"/>
            </w:tcMar>
            <w:vAlign w:val="center"/>
            <w:hideMark/>
          </w:tcPr>
          <w:p w14:paraId="3959C3D3" w14:textId="77777777" w:rsidR="00EF278B" w:rsidRDefault="00EF278B">
            <w:pPr>
              <w:wordWrap/>
              <w:spacing w:after="0" w:line="276" w:lineRule="auto"/>
              <w:jc w:val="center"/>
              <w:textAlignment w:val="baseline"/>
              <w:rPr>
                <w:rFonts w:eastAsiaTheme="minorHAnsi" w:cs="굴림"/>
                <w:b/>
                <w:color w:val="000000"/>
                <w:kern w:val="0"/>
                <w:szCs w:val="20"/>
              </w:rPr>
            </w:pPr>
          </w:p>
        </w:tc>
        <w:tc>
          <w:tcPr>
            <w:tcW w:w="992" w:type="dxa"/>
            <w:gridSpan w:val="2"/>
            <w:tcBorders>
              <w:top w:val="single" w:sz="2" w:space="0" w:color="000000"/>
              <w:left w:val="single" w:sz="2" w:space="0" w:color="000000"/>
              <w:bottom w:val="single" w:sz="4" w:space="0" w:color="000000"/>
              <w:right w:val="single" w:sz="2" w:space="0" w:color="000000"/>
            </w:tcBorders>
            <w:tcMar>
              <w:top w:w="28" w:type="dxa"/>
              <w:left w:w="28" w:type="dxa"/>
              <w:bottom w:w="28" w:type="dxa"/>
              <w:right w:w="28" w:type="dxa"/>
            </w:tcMar>
            <w:vAlign w:val="center"/>
            <w:hideMark/>
          </w:tcPr>
          <w:p w14:paraId="43BA448D" w14:textId="77777777" w:rsidR="00EF278B" w:rsidRDefault="00EF278B">
            <w:pPr>
              <w:wordWrap/>
              <w:spacing w:after="0" w:line="276" w:lineRule="auto"/>
              <w:jc w:val="center"/>
              <w:textAlignment w:val="baseline"/>
              <w:rPr>
                <w:rFonts w:eastAsiaTheme="minorHAnsi" w:cs="굴림"/>
                <w:b/>
                <w:color w:val="000000"/>
                <w:kern w:val="0"/>
                <w:szCs w:val="20"/>
              </w:rPr>
            </w:pPr>
          </w:p>
        </w:tc>
        <w:tc>
          <w:tcPr>
            <w:tcW w:w="992" w:type="dxa"/>
            <w:gridSpan w:val="2"/>
            <w:tcBorders>
              <w:top w:val="single" w:sz="2" w:space="0" w:color="000000"/>
              <w:left w:val="single" w:sz="2" w:space="0" w:color="000000"/>
              <w:bottom w:val="single" w:sz="4" w:space="0" w:color="000000"/>
              <w:right w:val="single" w:sz="2" w:space="0" w:color="000000"/>
            </w:tcBorders>
            <w:tcMar>
              <w:top w:w="28" w:type="dxa"/>
              <w:left w:w="28" w:type="dxa"/>
              <w:bottom w:w="28" w:type="dxa"/>
              <w:right w:w="28" w:type="dxa"/>
            </w:tcMar>
            <w:vAlign w:val="center"/>
            <w:hideMark/>
          </w:tcPr>
          <w:p w14:paraId="5BE4B953" w14:textId="77777777" w:rsidR="00EF278B" w:rsidRDefault="00EF278B">
            <w:pPr>
              <w:wordWrap/>
              <w:spacing w:after="0" w:line="276" w:lineRule="auto"/>
              <w:jc w:val="center"/>
              <w:textAlignment w:val="baseline"/>
              <w:rPr>
                <w:rFonts w:eastAsiaTheme="minorHAnsi" w:cs="굴림"/>
                <w:b/>
                <w:color w:val="000000"/>
                <w:kern w:val="0"/>
                <w:szCs w:val="20"/>
              </w:rPr>
            </w:pPr>
          </w:p>
        </w:tc>
        <w:tc>
          <w:tcPr>
            <w:tcW w:w="1315" w:type="dxa"/>
            <w:tcBorders>
              <w:top w:val="single" w:sz="2" w:space="0" w:color="000000"/>
              <w:left w:val="single" w:sz="2" w:space="0" w:color="000000"/>
              <w:bottom w:val="single" w:sz="4" w:space="0" w:color="000000"/>
              <w:right w:val="single" w:sz="2" w:space="0" w:color="000000"/>
            </w:tcBorders>
            <w:tcMar>
              <w:top w:w="28" w:type="dxa"/>
              <w:left w:w="28" w:type="dxa"/>
              <w:bottom w:w="28" w:type="dxa"/>
              <w:right w:w="28" w:type="dxa"/>
            </w:tcMar>
            <w:vAlign w:val="center"/>
            <w:hideMark/>
          </w:tcPr>
          <w:p w14:paraId="70A698C4" w14:textId="77777777" w:rsidR="00EF278B" w:rsidRDefault="00EF278B">
            <w:pPr>
              <w:wordWrap/>
              <w:spacing w:after="0" w:line="276" w:lineRule="auto"/>
              <w:jc w:val="center"/>
              <w:textAlignment w:val="baseline"/>
              <w:rPr>
                <w:rFonts w:eastAsiaTheme="minorHAnsi" w:cs="굴림"/>
                <w:b/>
                <w:color w:val="000000"/>
                <w:kern w:val="0"/>
                <w:szCs w:val="20"/>
              </w:rPr>
            </w:pPr>
          </w:p>
        </w:tc>
        <w:tc>
          <w:tcPr>
            <w:tcW w:w="1756" w:type="dxa"/>
            <w:gridSpan w:val="2"/>
            <w:tcBorders>
              <w:top w:val="single" w:sz="2" w:space="0" w:color="000000"/>
              <w:left w:val="single" w:sz="2" w:space="0" w:color="000000"/>
              <w:bottom w:val="single" w:sz="4" w:space="0" w:color="000000"/>
              <w:right w:val="single" w:sz="2" w:space="0" w:color="000000"/>
            </w:tcBorders>
            <w:tcMar>
              <w:top w:w="28" w:type="dxa"/>
              <w:left w:w="28" w:type="dxa"/>
              <w:bottom w:w="28" w:type="dxa"/>
              <w:right w:w="28" w:type="dxa"/>
            </w:tcMar>
            <w:vAlign w:val="center"/>
            <w:hideMark/>
          </w:tcPr>
          <w:p w14:paraId="423F7B75" w14:textId="77777777" w:rsidR="00EF278B" w:rsidRDefault="00EF278B">
            <w:pPr>
              <w:wordWrap/>
              <w:spacing w:after="0" w:line="276" w:lineRule="auto"/>
              <w:jc w:val="center"/>
              <w:textAlignment w:val="baseline"/>
              <w:rPr>
                <w:rFonts w:eastAsiaTheme="minorHAnsi" w:cs="굴림"/>
                <w:b/>
                <w:color w:val="000000"/>
                <w:kern w:val="0"/>
                <w:szCs w:val="20"/>
              </w:rPr>
            </w:pPr>
          </w:p>
        </w:tc>
        <w:tc>
          <w:tcPr>
            <w:tcW w:w="2883" w:type="dxa"/>
            <w:gridSpan w:val="2"/>
            <w:tcBorders>
              <w:top w:val="single" w:sz="2" w:space="0" w:color="000000"/>
              <w:left w:val="single" w:sz="2" w:space="0" w:color="000000"/>
              <w:bottom w:val="single" w:sz="4" w:space="0" w:color="000000"/>
              <w:right w:val="single" w:sz="12" w:space="0" w:color="000000"/>
            </w:tcBorders>
            <w:tcMar>
              <w:top w:w="28" w:type="dxa"/>
              <w:left w:w="28" w:type="dxa"/>
              <w:bottom w:w="28" w:type="dxa"/>
              <w:right w:w="28" w:type="dxa"/>
            </w:tcMar>
            <w:vAlign w:val="center"/>
            <w:hideMark/>
          </w:tcPr>
          <w:p w14:paraId="187012D8" w14:textId="77777777" w:rsidR="00EF278B" w:rsidRDefault="00EF278B">
            <w:pPr>
              <w:wordWrap/>
              <w:spacing w:after="0" w:line="276" w:lineRule="auto"/>
              <w:jc w:val="center"/>
              <w:textAlignment w:val="baseline"/>
              <w:rPr>
                <w:rFonts w:eastAsiaTheme="minorHAnsi" w:cs="굴림"/>
                <w:b/>
                <w:color w:val="000000"/>
                <w:spacing w:val="-6"/>
                <w:kern w:val="0"/>
                <w:szCs w:val="20"/>
              </w:rPr>
            </w:pPr>
          </w:p>
        </w:tc>
      </w:tr>
      <w:tr w:rsidR="00EF278B" w14:paraId="4D170627" w14:textId="77777777">
        <w:trPr>
          <w:trHeight w:val="426"/>
        </w:trPr>
        <w:tc>
          <w:tcPr>
            <w:tcW w:w="0" w:type="auto"/>
            <w:vMerge/>
            <w:tcBorders>
              <w:top w:val="single" w:sz="12" w:space="0" w:color="000000"/>
              <w:left w:val="single" w:sz="12" w:space="0" w:color="000000"/>
              <w:bottom w:val="single" w:sz="12" w:space="0" w:color="000000"/>
              <w:right w:val="single" w:sz="2" w:space="0" w:color="000000"/>
            </w:tcBorders>
            <w:vAlign w:val="center"/>
            <w:hideMark/>
          </w:tcPr>
          <w:p w14:paraId="08C868C9" w14:textId="77777777" w:rsidR="00EF278B" w:rsidRDefault="00EF278B">
            <w:pPr>
              <w:widowControl/>
              <w:wordWrap/>
              <w:autoSpaceDE/>
              <w:autoSpaceDN/>
              <w:spacing w:after="0" w:line="276" w:lineRule="auto"/>
              <w:jc w:val="left"/>
              <w:rPr>
                <w:rFonts w:eastAsiaTheme="minorHAnsi" w:cs="굴림"/>
                <w:b/>
                <w:color w:val="000000"/>
                <w:kern w:val="0"/>
                <w:szCs w:val="20"/>
              </w:rPr>
            </w:pPr>
          </w:p>
        </w:tc>
        <w:tc>
          <w:tcPr>
            <w:tcW w:w="1495" w:type="dxa"/>
            <w:tcBorders>
              <w:top w:val="single" w:sz="2" w:space="0" w:color="000000"/>
              <w:left w:val="single" w:sz="2" w:space="0" w:color="000000"/>
              <w:bottom w:val="single" w:sz="4" w:space="0" w:color="000000"/>
              <w:right w:val="single" w:sz="2" w:space="0" w:color="000000"/>
            </w:tcBorders>
            <w:tcMar>
              <w:top w:w="28" w:type="dxa"/>
              <w:left w:w="28" w:type="dxa"/>
              <w:bottom w:w="28" w:type="dxa"/>
              <w:right w:w="28" w:type="dxa"/>
            </w:tcMar>
            <w:vAlign w:val="center"/>
            <w:hideMark/>
          </w:tcPr>
          <w:p w14:paraId="0B689661" w14:textId="77777777" w:rsidR="00EF278B" w:rsidRDefault="00EF278B">
            <w:pPr>
              <w:wordWrap/>
              <w:spacing w:after="0" w:line="276" w:lineRule="auto"/>
              <w:jc w:val="center"/>
              <w:textAlignment w:val="baseline"/>
              <w:rPr>
                <w:rFonts w:eastAsiaTheme="minorHAnsi" w:cs="굴림"/>
                <w:b/>
                <w:color w:val="000000"/>
                <w:kern w:val="0"/>
                <w:szCs w:val="20"/>
              </w:rPr>
            </w:pPr>
          </w:p>
        </w:tc>
        <w:tc>
          <w:tcPr>
            <w:tcW w:w="992" w:type="dxa"/>
            <w:gridSpan w:val="2"/>
            <w:tcBorders>
              <w:top w:val="single" w:sz="2" w:space="0" w:color="000000"/>
              <w:left w:val="single" w:sz="2" w:space="0" w:color="000000"/>
              <w:bottom w:val="single" w:sz="4" w:space="0" w:color="000000"/>
              <w:right w:val="single" w:sz="2" w:space="0" w:color="000000"/>
            </w:tcBorders>
            <w:tcMar>
              <w:top w:w="28" w:type="dxa"/>
              <w:left w:w="28" w:type="dxa"/>
              <w:bottom w:w="28" w:type="dxa"/>
              <w:right w:w="28" w:type="dxa"/>
            </w:tcMar>
            <w:vAlign w:val="center"/>
            <w:hideMark/>
          </w:tcPr>
          <w:p w14:paraId="465DB2EC" w14:textId="77777777" w:rsidR="00EF278B" w:rsidRDefault="00EF278B">
            <w:pPr>
              <w:wordWrap/>
              <w:spacing w:after="0" w:line="276" w:lineRule="auto"/>
              <w:jc w:val="center"/>
              <w:textAlignment w:val="baseline"/>
              <w:rPr>
                <w:rFonts w:eastAsiaTheme="minorHAnsi" w:cs="굴림"/>
                <w:b/>
                <w:color w:val="000000"/>
                <w:kern w:val="0"/>
                <w:szCs w:val="20"/>
              </w:rPr>
            </w:pPr>
          </w:p>
        </w:tc>
        <w:tc>
          <w:tcPr>
            <w:tcW w:w="992" w:type="dxa"/>
            <w:gridSpan w:val="2"/>
            <w:tcBorders>
              <w:top w:val="single" w:sz="2" w:space="0" w:color="000000"/>
              <w:left w:val="single" w:sz="2" w:space="0" w:color="000000"/>
              <w:bottom w:val="single" w:sz="4" w:space="0" w:color="000000"/>
              <w:right w:val="single" w:sz="2" w:space="0" w:color="000000"/>
            </w:tcBorders>
            <w:tcMar>
              <w:top w:w="28" w:type="dxa"/>
              <w:left w:w="28" w:type="dxa"/>
              <w:bottom w:w="28" w:type="dxa"/>
              <w:right w:w="28" w:type="dxa"/>
            </w:tcMar>
            <w:vAlign w:val="center"/>
            <w:hideMark/>
          </w:tcPr>
          <w:p w14:paraId="13A5DD9B" w14:textId="77777777" w:rsidR="00EF278B" w:rsidRDefault="00EF278B">
            <w:pPr>
              <w:wordWrap/>
              <w:spacing w:after="0" w:line="276" w:lineRule="auto"/>
              <w:jc w:val="center"/>
              <w:textAlignment w:val="baseline"/>
              <w:rPr>
                <w:rFonts w:eastAsiaTheme="minorHAnsi" w:cs="굴림"/>
                <w:b/>
                <w:color w:val="000000"/>
                <w:kern w:val="0"/>
                <w:szCs w:val="20"/>
              </w:rPr>
            </w:pPr>
          </w:p>
        </w:tc>
        <w:tc>
          <w:tcPr>
            <w:tcW w:w="1315" w:type="dxa"/>
            <w:tcBorders>
              <w:top w:val="single" w:sz="2" w:space="0" w:color="000000"/>
              <w:left w:val="single" w:sz="2" w:space="0" w:color="000000"/>
              <w:bottom w:val="single" w:sz="4" w:space="0" w:color="000000"/>
              <w:right w:val="single" w:sz="2" w:space="0" w:color="000000"/>
            </w:tcBorders>
            <w:tcMar>
              <w:top w:w="28" w:type="dxa"/>
              <w:left w:w="28" w:type="dxa"/>
              <w:bottom w:w="28" w:type="dxa"/>
              <w:right w:w="28" w:type="dxa"/>
            </w:tcMar>
            <w:vAlign w:val="center"/>
            <w:hideMark/>
          </w:tcPr>
          <w:p w14:paraId="5D333CED" w14:textId="77777777" w:rsidR="00EF278B" w:rsidRDefault="00EF278B">
            <w:pPr>
              <w:wordWrap/>
              <w:spacing w:after="0" w:line="276" w:lineRule="auto"/>
              <w:jc w:val="center"/>
              <w:textAlignment w:val="baseline"/>
              <w:rPr>
                <w:rFonts w:eastAsiaTheme="minorHAnsi" w:cs="굴림"/>
                <w:b/>
                <w:color w:val="000000"/>
                <w:kern w:val="0"/>
                <w:szCs w:val="20"/>
              </w:rPr>
            </w:pPr>
          </w:p>
        </w:tc>
        <w:tc>
          <w:tcPr>
            <w:tcW w:w="1756" w:type="dxa"/>
            <w:gridSpan w:val="2"/>
            <w:tcBorders>
              <w:top w:val="single" w:sz="2" w:space="0" w:color="000000"/>
              <w:left w:val="single" w:sz="2" w:space="0" w:color="000000"/>
              <w:bottom w:val="single" w:sz="4" w:space="0" w:color="000000"/>
              <w:right w:val="single" w:sz="2" w:space="0" w:color="000000"/>
            </w:tcBorders>
            <w:tcMar>
              <w:top w:w="28" w:type="dxa"/>
              <w:left w:w="28" w:type="dxa"/>
              <w:bottom w:w="28" w:type="dxa"/>
              <w:right w:w="28" w:type="dxa"/>
            </w:tcMar>
            <w:vAlign w:val="center"/>
            <w:hideMark/>
          </w:tcPr>
          <w:p w14:paraId="11B54417" w14:textId="77777777" w:rsidR="00EF278B" w:rsidRDefault="00EF278B">
            <w:pPr>
              <w:wordWrap/>
              <w:spacing w:after="0" w:line="276" w:lineRule="auto"/>
              <w:jc w:val="center"/>
              <w:textAlignment w:val="baseline"/>
              <w:rPr>
                <w:rFonts w:eastAsiaTheme="minorHAnsi" w:cs="굴림"/>
                <w:b/>
                <w:color w:val="000000"/>
                <w:kern w:val="0"/>
                <w:szCs w:val="20"/>
              </w:rPr>
            </w:pPr>
          </w:p>
        </w:tc>
        <w:tc>
          <w:tcPr>
            <w:tcW w:w="2883" w:type="dxa"/>
            <w:gridSpan w:val="2"/>
            <w:tcBorders>
              <w:top w:val="single" w:sz="2" w:space="0" w:color="000000"/>
              <w:left w:val="single" w:sz="2" w:space="0" w:color="000000"/>
              <w:bottom w:val="single" w:sz="4" w:space="0" w:color="000000"/>
              <w:right w:val="single" w:sz="12" w:space="0" w:color="000000"/>
            </w:tcBorders>
            <w:tcMar>
              <w:top w:w="28" w:type="dxa"/>
              <w:left w:w="28" w:type="dxa"/>
              <w:bottom w:w="28" w:type="dxa"/>
              <w:right w:w="28" w:type="dxa"/>
            </w:tcMar>
            <w:vAlign w:val="center"/>
            <w:hideMark/>
          </w:tcPr>
          <w:p w14:paraId="7201E0B9" w14:textId="77777777" w:rsidR="00EF278B" w:rsidRDefault="00EF278B">
            <w:pPr>
              <w:wordWrap/>
              <w:spacing w:after="0" w:line="276" w:lineRule="auto"/>
              <w:jc w:val="center"/>
              <w:textAlignment w:val="baseline"/>
              <w:rPr>
                <w:rFonts w:eastAsiaTheme="minorHAnsi" w:cs="굴림"/>
                <w:b/>
                <w:color w:val="000000"/>
                <w:spacing w:val="-6"/>
                <w:kern w:val="0"/>
                <w:szCs w:val="20"/>
              </w:rPr>
            </w:pPr>
          </w:p>
        </w:tc>
      </w:tr>
      <w:tr w:rsidR="00EF278B" w14:paraId="02A94907" w14:textId="77777777">
        <w:trPr>
          <w:trHeight w:val="426"/>
        </w:trPr>
        <w:tc>
          <w:tcPr>
            <w:tcW w:w="0" w:type="auto"/>
            <w:vMerge/>
            <w:tcBorders>
              <w:top w:val="single" w:sz="12" w:space="0" w:color="000000"/>
              <w:left w:val="single" w:sz="12" w:space="0" w:color="000000"/>
              <w:bottom w:val="single" w:sz="12" w:space="0" w:color="000000"/>
              <w:right w:val="single" w:sz="2" w:space="0" w:color="000000"/>
            </w:tcBorders>
            <w:vAlign w:val="center"/>
            <w:hideMark/>
          </w:tcPr>
          <w:p w14:paraId="0753E435" w14:textId="77777777" w:rsidR="00EF278B" w:rsidRDefault="00EF278B">
            <w:pPr>
              <w:widowControl/>
              <w:wordWrap/>
              <w:autoSpaceDE/>
              <w:autoSpaceDN/>
              <w:spacing w:after="0" w:line="276" w:lineRule="auto"/>
              <w:jc w:val="left"/>
              <w:rPr>
                <w:rFonts w:eastAsiaTheme="minorHAnsi" w:cs="굴림"/>
                <w:color w:val="000000"/>
                <w:kern w:val="0"/>
                <w:szCs w:val="20"/>
              </w:rPr>
            </w:pPr>
          </w:p>
        </w:tc>
        <w:tc>
          <w:tcPr>
            <w:tcW w:w="1495" w:type="dxa"/>
            <w:tcBorders>
              <w:top w:val="single" w:sz="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14:paraId="38667728" w14:textId="77777777" w:rsidR="00EF278B" w:rsidRDefault="00EF278B">
            <w:pPr>
              <w:wordWrap/>
              <w:spacing w:after="0" w:line="276" w:lineRule="auto"/>
              <w:jc w:val="center"/>
              <w:textAlignment w:val="baseline"/>
              <w:rPr>
                <w:rFonts w:eastAsiaTheme="minorHAnsi" w:cs="굴림"/>
                <w:color w:val="000000"/>
                <w:kern w:val="0"/>
                <w:szCs w:val="20"/>
              </w:rPr>
            </w:pPr>
          </w:p>
        </w:tc>
        <w:tc>
          <w:tcPr>
            <w:tcW w:w="992" w:type="dxa"/>
            <w:gridSpan w:val="2"/>
            <w:tcBorders>
              <w:top w:val="single" w:sz="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14:paraId="4DF61252" w14:textId="77777777" w:rsidR="00EF278B" w:rsidRDefault="00EF278B">
            <w:pPr>
              <w:wordWrap/>
              <w:spacing w:after="0" w:line="276" w:lineRule="auto"/>
              <w:jc w:val="center"/>
              <w:textAlignment w:val="baseline"/>
              <w:rPr>
                <w:rFonts w:eastAsiaTheme="minorHAnsi" w:cs="굴림"/>
                <w:b/>
                <w:bCs/>
                <w:color w:val="000000"/>
                <w:kern w:val="0"/>
                <w:szCs w:val="20"/>
              </w:rPr>
            </w:pPr>
          </w:p>
        </w:tc>
        <w:tc>
          <w:tcPr>
            <w:tcW w:w="992" w:type="dxa"/>
            <w:gridSpan w:val="2"/>
            <w:tcBorders>
              <w:top w:val="single" w:sz="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14:paraId="7429B6FE" w14:textId="77777777" w:rsidR="00EF278B" w:rsidRDefault="00EF278B">
            <w:pPr>
              <w:wordWrap/>
              <w:spacing w:after="0" w:line="276" w:lineRule="auto"/>
              <w:jc w:val="center"/>
              <w:textAlignment w:val="baseline"/>
              <w:rPr>
                <w:rFonts w:eastAsiaTheme="minorHAnsi" w:cs="굴림"/>
                <w:color w:val="000000"/>
                <w:kern w:val="0"/>
                <w:szCs w:val="20"/>
              </w:rPr>
            </w:pPr>
          </w:p>
        </w:tc>
        <w:tc>
          <w:tcPr>
            <w:tcW w:w="1315" w:type="dxa"/>
            <w:tcBorders>
              <w:top w:val="single" w:sz="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14:paraId="7F5E1AFE" w14:textId="77777777" w:rsidR="00EF278B" w:rsidRDefault="00EF278B">
            <w:pPr>
              <w:wordWrap/>
              <w:spacing w:after="0" w:line="276" w:lineRule="auto"/>
              <w:jc w:val="center"/>
              <w:textAlignment w:val="baseline"/>
              <w:rPr>
                <w:rFonts w:eastAsiaTheme="minorHAnsi" w:cs="굴림"/>
                <w:b/>
                <w:bCs/>
                <w:color w:val="000000"/>
                <w:kern w:val="0"/>
                <w:szCs w:val="20"/>
              </w:rPr>
            </w:pPr>
          </w:p>
        </w:tc>
        <w:tc>
          <w:tcPr>
            <w:tcW w:w="1756" w:type="dxa"/>
            <w:gridSpan w:val="2"/>
            <w:tcBorders>
              <w:top w:val="single" w:sz="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14:paraId="583E71B1" w14:textId="77777777" w:rsidR="00EF278B" w:rsidRDefault="00EF278B">
            <w:pPr>
              <w:wordWrap/>
              <w:spacing w:after="0" w:line="276" w:lineRule="auto"/>
              <w:jc w:val="center"/>
              <w:textAlignment w:val="baseline"/>
              <w:rPr>
                <w:rFonts w:eastAsiaTheme="minorHAnsi" w:cs="굴림"/>
                <w:b/>
                <w:bCs/>
                <w:color w:val="000000"/>
                <w:kern w:val="0"/>
                <w:szCs w:val="20"/>
              </w:rPr>
            </w:pPr>
          </w:p>
        </w:tc>
        <w:tc>
          <w:tcPr>
            <w:tcW w:w="2883" w:type="dxa"/>
            <w:gridSpan w:val="2"/>
            <w:tcBorders>
              <w:top w:val="single" w:sz="2" w:space="0" w:color="000000"/>
              <w:left w:val="single" w:sz="2" w:space="0" w:color="000000"/>
              <w:bottom w:val="single" w:sz="12" w:space="0" w:color="000000"/>
              <w:right w:val="single" w:sz="12" w:space="0" w:color="000000"/>
            </w:tcBorders>
            <w:tcMar>
              <w:top w:w="28" w:type="dxa"/>
              <w:left w:w="28" w:type="dxa"/>
              <w:bottom w:w="28" w:type="dxa"/>
              <w:right w:w="28" w:type="dxa"/>
            </w:tcMar>
            <w:vAlign w:val="center"/>
            <w:hideMark/>
          </w:tcPr>
          <w:p w14:paraId="6E9C7109" w14:textId="77777777" w:rsidR="00EF278B" w:rsidRDefault="00EF278B">
            <w:pPr>
              <w:wordWrap/>
              <w:spacing w:after="0" w:line="276" w:lineRule="auto"/>
              <w:jc w:val="center"/>
              <w:textAlignment w:val="baseline"/>
              <w:rPr>
                <w:rFonts w:eastAsiaTheme="minorHAnsi" w:cs="굴림"/>
                <w:color w:val="000000"/>
                <w:kern w:val="0"/>
                <w:szCs w:val="20"/>
              </w:rPr>
            </w:pPr>
          </w:p>
        </w:tc>
      </w:tr>
    </w:tbl>
    <w:p w14:paraId="3363549B" w14:textId="5B400101" w:rsidR="00EF278B" w:rsidRDefault="0083076C">
      <w:pPr>
        <w:spacing w:after="0" w:line="276" w:lineRule="auto"/>
        <w:textAlignment w:val="baseline"/>
        <w:rPr>
          <w:rFonts w:eastAsiaTheme="minorHAnsi" w:cs="굴림"/>
          <w:b/>
          <w:bCs/>
          <w:color w:val="000000"/>
          <w:kern w:val="0"/>
          <w:sz w:val="10"/>
          <w:szCs w:val="10"/>
        </w:rPr>
      </w:pPr>
      <w:r>
        <w:rPr>
          <w:rFonts w:eastAsiaTheme="minorHAnsi" w:cs="굴림"/>
          <w:b/>
          <w:bCs/>
          <w:color w:val="000000"/>
          <w:kern w:val="0"/>
          <w:sz w:val="18"/>
          <w:szCs w:val="18"/>
        </w:rPr>
        <w:t>*</w:t>
      </w:r>
      <w:r w:rsidRPr="0083076C">
        <w:rPr>
          <w:rFonts w:eastAsiaTheme="minorHAnsi" w:cs="굴림"/>
          <w:b/>
          <w:bCs/>
          <w:color w:val="000000"/>
          <w:kern w:val="0"/>
          <w:sz w:val="18"/>
          <w:szCs w:val="18"/>
        </w:rPr>
        <w:t>Office Hour: Time for students to ask questions and discuss lecture or lab topics with teachers for deeper understanding.</w:t>
      </w:r>
    </w:p>
    <w:p w14:paraId="04B18798" w14:textId="77777777" w:rsidR="00EF278B" w:rsidRDefault="00AB02DE">
      <w:pPr>
        <w:spacing w:after="0" w:line="276" w:lineRule="auto"/>
        <w:textAlignment w:val="baseline"/>
        <w:rPr>
          <w:rFonts w:eastAsiaTheme="minorHAnsi" w:cs="굴림"/>
          <w:color w:val="000000"/>
          <w:kern w:val="0"/>
          <w:szCs w:val="20"/>
        </w:rPr>
      </w:pPr>
      <w:r>
        <w:rPr>
          <w:rFonts w:eastAsiaTheme="minorHAnsi" w:cs="굴림"/>
          <w:b/>
          <w:bCs/>
          <w:color w:val="000000"/>
          <w:kern w:val="0"/>
          <w:sz w:val="22"/>
        </w:rPr>
        <w:t xml:space="preserve">1. </w:t>
      </w:r>
      <w:r>
        <w:rPr>
          <w:rFonts w:eastAsiaTheme="minorHAnsi" w:cs="함초롬바탕"/>
          <w:b/>
          <w:bCs/>
          <w:color w:val="000000"/>
          <w:kern w:val="0"/>
          <w:sz w:val="22"/>
        </w:rPr>
        <w:t>Course Description</w:t>
      </w:r>
      <w:del w:id="2" w:author="만든 이" w:date="2023-04-26T15:39:00Z">
        <w:r>
          <w:rPr>
            <w:rFonts w:eastAsiaTheme="minorHAnsi" w:cs="함초롬바탕"/>
            <w:b/>
            <w:bCs/>
            <w:color w:val="000000"/>
            <w:kern w:val="0"/>
            <w:sz w:val="22"/>
          </w:rPr>
          <w:delText>s</w:delText>
        </w:r>
      </w:del>
    </w:p>
    <w:tbl>
      <w:tblPr>
        <w:tblOverlap w:val="never"/>
        <w:tblW w:w="10487" w:type="dxa"/>
        <w:tblCellMar>
          <w:top w:w="15" w:type="dxa"/>
          <w:left w:w="15" w:type="dxa"/>
          <w:bottom w:w="15" w:type="dxa"/>
          <w:right w:w="15" w:type="dxa"/>
        </w:tblCellMar>
        <w:tblLook w:val="04A0" w:firstRow="1" w:lastRow="0" w:firstColumn="1" w:lastColumn="0" w:noHBand="0" w:noVBand="1"/>
      </w:tblPr>
      <w:tblGrid>
        <w:gridCol w:w="10487"/>
      </w:tblGrid>
      <w:tr w:rsidR="00EF278B" w14:paraId="359C1F2C" w14:textId="77777777">
        <w:trPr>
          <w:trHeight w:val="1400"/>
        </w:trPr>
        <w:tc>
          <w:tcPr>
            <w:tcW w:w="104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9AB8F10" w14:textId="44D8D25E" w:rsidR="00EF278B" w:rsidRDefault="00AC59C5">
            <w:pPr>
              <w:spacing w:after="0" w:line="276" w:lineRule="auto"/>
              <w:ind w:left="300"/>
              <w:textAlignment w:val="baseline"/>
              <w:rPr>
                <w:rFonts w:eastAsiaTheme="minorHAnsi" w:cs="굴림"/>
                <w:color w:val="000000"/>
                <w:spacing w:val="-20"/>
                <w:kern w:val="0"/>
                <w:szCs w:val="20"/>
              </w:rPr>
            </w:pPr>
            <w:r w:rsidRPr="00AC59C5">
              <w:rPr>
                <w:rFonts w:eastAsiaTheme="minorHAnsi" w:cs="굴림"/>
                <w:color w:val="000000"/>
                <w:spacing w:val="-20"/>
                <w:kern w:val="0"/>
                <w:szCs w:val="20"/>
              </w:rPr>
              <w:t>Chemistry is a discipline that studies matter, including its structure, changes, and properties, and is one of the most important fields of pure natural science alongside physics and biology. In General Chemistry 1, students begin with the fundamentals of chemistry and go on to study areas such as chemical bonding, quantum mechanics, organic chemistry, inorganic chemistry, and spectroscopy.</w:t>
            </w:r>
          </w:p>
        </w:tc>
      </w:tr>
    </w:tbl>
    <w:p w14:paraId="4164A3F7" w14:textId="77777777" w:rsidR="00EF278B" w:rsidRDefault="00EF278B">
      <w:pPr>
        <w:spacing w:after="0" w:line="276" w:lineRule="auto"/>
        <w:textAlignment w:val="baseline"/>
        <w:rPr>
          <w:rFonts w:eastAsiaTheme="minorHAnsi" w:cs="굴림"/>
          <w:color w:val="FF0000"/>
          <w:kern w:val="0"/>
          <w:sz w:val="10"/>
          <w:szCs w:val="10"/>
        </w:rPr>
      </w:pPr>
    </w:p>
    <w:p w14:paraId="4CF3116C" w14:textId="77777777" w:rsidR="00EF278B" w:rsidRDefault="00AB02DE">
      <w:pPr>
        <w:spacing w:after="0" w:line="276" w:lineRule="auto"/>
        <w:textAlignment w:val="baseline"/>
        <w:rPr>
          <w:rFonts w:eastAsiaTheme="minorHAnsi" w:cs="굴림"/>
          <w:color w:val="000000"/>
          <w:kern w:val="0"/>
          <w:szCs w:val="20"/>
        </w:rPr>
      </w:pPr>
      <w:r>
        <w:rPr>
          <w:rFonts w:eastAsiaTheme="minorHAnsi" w:cs="굴림"/>
          <w:b/>
          <w:bCs/>
          <w:color w:val="000000"/>
          <w:kern w:val="0"/>
          <w:sz w:val="22"/>
        </w:rPr>
        <w:t>2. Core Target Competencies</w:t>
      </w:r>
    </w:p>
    <w:tbl>
      <w:tblPr>
        <w:tblOverlap w:val="never"/>
        <w:tblW w:w="10487" w:type="dxa"/>
        <w:tblCellMar>
          <w:top w:w="15" w:type="dxa"/>
          <w:left w:w="15" w:type="dxa"/>
          <w:bottom w:w="15" w:type="dxa"/>
          <w:right w:w="15" w:type="dxa"/>
        </w:tblCellMar>
        <w:tblLook w:val="04A0" w:firstRow="1" w:lastRow="0" w:firstColumn="1" w:lastColumn="0" w:noHBand="0" w:noVBand="1"/>
      </w:tblPr>
      <w:tblGrid>
        <w:gridCol w:w="1361"/>
        <w:gridCol w:w="1613"/>
        <w:gridCol w:w="1559"/>
        <w:gridCol w:w="1560"/>
        <w:gridCol w:w="1559"/>
        <w:gridCol w:w="1417"/>
        <w:gridCol w:w="1418"/>
      </w:tblGrid>
      <w:tr w:rsidR="00EF278B" w14:paraId="52401E19" w14:textId="77777777">
        <w:trPr>
          <w:trHeight w:val="370"/>
        </w:trPr>
        <w:tc>
          <w:tcPr>
            <w:tcW w:w="10487" w:type="dxa"/>
            <w:gridSpan w:val="7"/>
            <w:tcBorders>
              <w:top w:val="single" w:sz="2" w:space="0" w:color="000000"/>
              <w:left w:val="single" w:sz="2" w:space="0" w:color="000000"/>
              <w:bottom w:val="single" w:sz="2" w:space="0" w:color="000000"/>
              <w:right w:val="single" w:sz="2" w:space="0" w:color="000000"/>
            </w:tcBorders>
            <w:shd w:val="clear" w:color="auto" w:fill="CCCCCC"/>
            <w:tcMar>
              <w:top w:w="28" w:type="dxa"/>
              <w:left w:w="102" w:type="dxa"/>
              <w:bottom w:w="28" w:type="dxa"/>
              <w:right w:w="102" w:type="dxa"/>
            </w:tcMar>
            <w:vAlign w:val="center"/>
            <w:hideMark/>
          </w:tcPr>
          <w:p w14:paraId="23F03C25" w14:textId="77777777" w:rsidR="00EF278B" w:rsidRDefault="00AB02DE">
            <w:pPr>
              <w:wordWrap/>
              <w:spacing w:after="0" w:line="276" w:lineRule="auto"/>
              <w:jc w:val="center"/>
              <w:textAlignment w:val="baseline"/>
              <w:rPr>
                <w:rFonts w:eastAsiaTheme="minorHAnsi" w:cs="굴림"/>
                <w:color w:val="000000"/>
                <w:kern w:val="0"/>
                <w:szCs w:val="20"/>
              </w:rPr>
            </w:pPr>
            <w:r>
              <w:rPr>
                <w:rFonts w:eastAsiaTheme="minorHAnsi" w:cs="함초롬돋움"/>
                <w:b/>
                <w:bCs/>
                <w:color w:val="000000"/>
                <w:kern w:val="0"/>
                <w:sz w:val="22"/>
              </w:rPr>
              <w:t>Subject Core Competencies</w:t>
            </w:r>
          </w:p>
        </w:tc>
      </w:tr>
      <w:tr w:rsidR="00EF278B" w14:paraId="0A3801B5" w14:textId="77777777">
        <w:trPr>
          <w:trHeight w:val="526"/>
        </w:trPr>
        <w:tc>
          <w:tcPr>
            <w:tcW w:w="136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0CF89F1" w14:textId="547FB622" w:rsidR="00EF278B" w:rsidRDefault="00AC59C5">
            <w:pPr>
              <w:wordWrap/>
              <w:spacing w:after="0" w:line="276" w:lineRule="auto"/>
              <w:jc w:val="center"/>
              <w:textAlignment w:val="baseline"/>
              <w:rPr>
                <w:rFonts w:eastAsiaTheme="minorHAnsi" w:cs="굴림"/>
                <w:color w:val="0000FF"/>
                <w:kern w:val="0"/>
                <w:szCs w:val="20"/>
              </w:rPr>
            </w:pPr>
            <w:r w:rsidRPr="00AC59C5">
              <w:rPr>
                <w:rFonts w:eastAsiaTheme="minorHAnsi" w:cs="굴림"/>
                <w:color w:val="0000FF"/>
                <w:kern w:val="0"/>
                <w:szCs w:val="20"/>
              </w:rPr>
              <w:t>Analytical and Creative Thinking</w:t>
            </w:r>
          </w:p>
        </w:tc>
        <w:tc>
          <w:tcPr>
            <w:tcW w:w="161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4EB8265" w14:textId="77777777" w:rsidR="00EF278B" w:rsidRDefault="00EF278B">
            <w:pPr>
              <w:wordWrap/>
              <w:spacing w:after="0" w:line="276" w:lineRule="auto"/>
              <w:ind w:left="18" w:hanging="10"/>
              <w:jc w:val="center"/>
              <w:textAlignment w:val="baseline"/>
              <w:rPr>
                <w:rFonts w:eastAsiaTheme="minorHAnsi" w:cs="굴림"/>
                <w:color w:val="0000FF"/>
                <w:kern w:val="0"/>
                <w:szCs w:val="20"/>
              </w:rPr>
            </w:pPr>
          </w:p>
        </w:tc>
        <w:tc>
          <w:tcPr>
            <w:tcW w:w="155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9F63E19" w14:textId="77777777" w:rsidR="00EF278B" w:rsidRDefault="00EF278B">
            <w:pPr>
              <w:wordWrap/>
              <w:spacing w:after="0" w:line="276" w:lineRule="auto"/>
              <w:jc w:val="center"/>
              <w:textAlignment w:val="baseline"/>
              <w:rPr>
                <w:rFonts w:eastAsiaTheme="minorHAnsi" w:cs="굴림"/>
                <w:color w:val="0000FF"/>
                <w:kern w:val="0"/>
                <w:szCs w:val="20"/>
              </w:rPr>
            </w:pPr>
          </w:p>
        </w:tc>
        <w:tc>
          <w:tcPr>
            <w:tcW w:w="15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6B92F86" w14:textId="77777777" w:rsidR="00EF278B" w:rsidRDefault="00EF278B">
            <w:pPr>
              <w:wordWrap/>
              <w:spacing w:after="0" w:line="276" w:lineRule="auto"/>
              <w:jc w:val="center"/>
              <w:textAlignment w:val="baseline"/>
              <w:rPr>
                <w:rFonts w:eastAsiaTheme="minorHAnsi" w:cs="굴림"/>
                <w:color w:val="0000FF"/>
                <w:kern w:val="0"/>
                <w:szCs w:val="20"/>
              </w:rPr>
            </w:pPr>
          </w:p>
        </w:tc>
        <w:tc>
          <w:tcPr>
            <w:tcW w:w="155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960C8CD" w14:textId="77777777" w:rsidR="00EF278B" w:rsidRDefault="00EF278B">
            <w:pPr>
              <w:wordWrap/>
              <w:spacing w:after="0" w:line="276" w:lineRule="auto"/>
              <w:jc w:val="center"/>
              <w:textAlignment w:val="baseline"/>
              <w:rPr>
                <w:rFonts w:eastAsiaTheme="minorHAnsi" w:cs="굴림"/>
                <w:color w:val="0000FF"/>
                <w:kern w:val="0"/>
                <w:szCs w:val="20"/>
              </w:rPr>
            </w:pPr>
          </w:p>
        </w:tc>
        <w:tc>
          <w:tcPr>
            <w:tcW w:w="14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1041EE3" w14:textId="77777777" w:rsidR="00EF278B" w:rsidRDefault="00EF278B">
            <w:pPr>
              <w:wordWrap/>
              <w:spacing w:after="0" w:line="276" w:lineRule="auto"/>
              <w:jc w:val="center"/>
              <w:textAlignment w:val="baseline"/>
              <w:rPr>
                <w:rFonts w:eastAsiaTheme="minorHAnsi" w:cs="굴림"/>
                <w:color w:val="0000FF"/>
                <w:kern w:val="0"/>
                <w:szCs w:val="20"/>
              </w:rPr>
            </w:pPr>
          </w:p>
        </w:tc>
        <w:tc>
          <w:tcPr>
            <w:tcW w:w="14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621D011" w14:textId="77777777" w:rsidR="00EF278B" w:rsidRDefault="00EF278B">
            <w:pPr>
              <w:wordWrap/>
              <w:spacing w:after="0" w:line="276" w:lineRule="auto"/>
              <w:jc w:val="center"/>
              <w:textAlignment w:val="baseline"/>
              <w:rPr>
                <w:rFonts w:eastAsiaTheme="minorHAnsi" w:cs="굴림"/>
                <w:color w:val="0000FF"/>
                <w:kern w:val="0"/>
                <w:szCs w:val="20"/>
              </w:rPr>
            </w:pPr>
          </w:p>
        </w:tc>
      </w:tr>
      <w:tr w:rsidR="00EF278B" w14:paraId="278B7334" w14:textId="77777777">
        <w:trPr>
          <w:trHeight w:val="596"/>
        </w:trPr>
        <w:tc>
          <w:tcPr>
            <w:tcW w:w="10487" w:type="dxa"/>
            <w:gridSpan w:val="7"/>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04D10D5" w14:textId="78644FA0" w:rsidR="00EF278B" w:rsidRDefault="00AC59C5">
            <w:pPr>
              <w:wordWrap/>
              <w:spacing w:after="0" w:line="240" w:lineRule="auto"/>
              <w:jc w:val="left"/>
              <w:textAlignment w:val="baseline"/>
              <w:rPr>
                <w:rFonts w:eastAsiaTheme="minorHAnsi" w:cs="굴림"/>
                <w:color w:val="000000"/>
                <w:kern w:val="0"/>
                <w:sz w:val="12"/>
                <w:szCs w:val="12"/>
              </w:rPr>
            </w:pPr>
            <w:r>
              <w:t>The ability to analyze and create ideas or knowledge.</w:t>
            </w:r>
          </w:p>
        </w:tc>
      </w:tr>
    </w:tbl>
    <w:p w14:paraId="2BCF51BC" w14:textId="77777777" w:rsidR="00EF278B" w:rsidRDefault="00EF278B">
      <w:pPr>
        <w:spacing w:after="0" w:line="276" w:lineRule="auto"/>
        <w:textAlignment w:val="baseline"/>
        <w:rPr>
          <w:rFonts w:eastAsiaTheme="minorHAnsi" w:cs="굴림"/>
          <w:color w:val="FF0000"/>
          <w:kern w:val="0"/>
          <w:szCs w:val="20"/>
        </w:rPr>
      </w:pPr>
    </w:p>
    <w:p w14:paraId="4B7F51DE" w14:textId="77777777" w:rsidR="00EF278B" w:rsidRDefault="00AB02DE">
      <w:pPr>
        <w:spacing w:after="0" w:line="240" w:lineRule="auto"/>
        <w:textAlignment w:val="baseline"/>
        <w:rPr>
          <w:rFonts w:eastAsiaTheme="minorHAnsi" w:cs="굴림"/>
          <w:color w:val="000000"/>
          <w:kern w:val="0"/>
          <w:szCs w:val="20"/>
        </w:rPr>
      </w:pPr>
      <w:r>
        <w:rPr>
          <w:rFonts w:eastAsiaTheme="minorHAnsi" w:cs="굴림"/>
          <w:b/>
          <w:bCs/>
          <w:color w:val="000000"/>
          <w:kern w:val="0"/>
          <w:sz w:val="22"/>
        </w:rPr>
        <w:t>3. Textbooks and References</w:t>
      </w:r>
    </w:p>
    <w:p w14:paraId="6E7490CE" w14:textId="7D6986AF" w:rsidR="00EF278B" w:rsidRDefault="00AB02DE">
      <w:pPr>
        <w:spacing w:after="0" w:line="240" w:lineRule="auto"/>
        <w:ind w:left="300"/>
        <w:textAlignment w:val="baseline"/>
        <w:rPr>
          <w:rFonts w:eastAsiaTheme="minorHAnsi" w:cs="굴림"/>
          <w:color w:val="000000"/>
          <w:kern w:val="0"/>
          <w:szCs w:val="20"/>
        </w:rPr>
      </w:pPr>
      <w:r>
        <w:rPr>
          <w:rFonts w:eastAsiaTheme="minorHAnsi" w:cs="굴림"/>
          <w:color w:val="000000"/>
          <w:kern w:val="0"/>
          <w:szCs w:val="20"/>
        </w:rPr>
        <w:t xml:space="preserve">A. Textbook: </w:t>
      </w:r>
      <w:r w:rsidR="00A85DC9">
        <w:rPr>
          <w:rFonts w:eastAsiaTheme="minorHAnsi" w:cs="굴림"/>
          <w:color w:val="000000"/>
          <w:kern w:val="0"/>
          <w:szCs w:val="20"/>
        </w:rPr>
        <w:t>P</w:t>
      </w:r>
      <w:r w:rsidR="00A85DC9" w:rsidRPr="00A85DC9">
        <w:rPr>
          <w:rFonts w:eastAsiaTheme="minorHAnsi" w:cs="굴림"/>
          <w:color w:val="000000"/>
          <w:kern w:val="0"/>
          <w:szCs w:val="20"/>
        </w:rPr>
        <w:t>rinciples</w:t>
      </w:r>
      <w:r w:rsidR="00A85DC9">
        <w:rPr>
          <w:rFonts w:eastAsiaTheme="minorHAnsi" w:cs="굴림"/>
          <w:color w:val="000000"/>
          <w:kern w:val="0"/>
          <w:szCs w:val="20"/>
        </w:rPr>
        <w:t xml:space="preserve"> </w:t>
      </w:r>
      <w:r w:rsidR="00A85DC9" w:rsidRPr="00A85DC9">
        <w:rPr>
          <w:rFonts w:eastAsiaTheme="minorHAnsi" w:cs="굴림"/>
          <w:color w:val="000000"/>
          <w:kern w:val="0"/>
          <w:szCs w:val="20"/>
        </w:rPr>
        <w:t>of</w:t>
      </w:r>
      <w:r w:rsidR="00A85DC9">
        <w:rPr>
          <w:rFonts w:eastAsiaTheme="minorHAnsi" w:cs="굴림"/>
          <w:color w:val="000000"/>
          <w:kern w:val="0"/>
          <w:szCs w:val="20"/>
        </w:rPr>
        <w:t xml:space="preserve"> </w:t>
      </w:r>
      <w:r w:rsidR="00A85DC9" w:rsidRPr="00A85DC9">
        <w:rPr>
          <w:rFonts w:eastAsiaTheme="minorHAnsi" w:cs="굴림"/>
          <w:color w:val="000000"/>
          <w:kern w:val="0"/>
          <w:szCs w:val="20"/>
        </w:rPr>
        <w:t>modern</w:t>
      </w:r>
      <w:r w:rsidR="00A85DC9">
        <w:rPr>
          <w:rFonts w:eastAsiaTheme="minorHAnsi" w:cs="굴림"/>
          <w:color w:val="000000"/>
          <w:kern w:val="0"/>
          <w:szCs w:val="20"/>
        </w:rPr>
        <w:t xml:space="preserve"> </w:t>
      </w:r>
      <w:r w:rsidR="00A85DC9" w:rsidRPr="00A85DC9">
        <w:rPr>
          <w:rFonts w:eastAsiaTheme="minorHAnsi" w:cs="굴림"/>
          <w:color w:val="000000"/>
          <w:kern w:val="0"/>
          <w:szCs w:val="20"/>
        </w:rPr>
        <w:t>chemistry</w:t>
      </w:r>
      <w:r w:rsidR="00A85DC9">
        <w:rPr>
          <w:rFonts w:eastAsiaTheme="minorHAnsi" w:cs="굴림"/>
          <w:color w:val="000000"/>
          <w:kern w:val="0"/>
          <w:szCs w:val="20"/>
        </w:rPr>
        <w:t xml:space="preserve">, </w:t>
      </w:r>
      <w:r w:rsidR="00A85DC9" w:rsidRPr="00A85DC9">
        <w:rPr>
          <w:rFonts w:eastAsiaTheme="minorHAnsi" w:cs="굴림"/>
          <w:color w:val="000000"/>
          <w:kern w:val="0"/>
          <w:szCs w:val="20"/>
        </w:rPr>
        <w:t>8</w:t>
      </w:r>
      <w:r w:rsidR="00A85DC9">
        <w:rPr>
          <w:rFonts w:eastAsiaTheme="minorHAnsi" w:cs="굴림" w:hint="eastAsia"/>
          <w:color w:val="000000"/>
          <w:kern w:val="0"/>
          <w:szCs w:val="20"/>
        </w:rPr>
        <w:t>t</w:t>
      </w:r>
      <w:r w:rsidR="00A85DC9">
        <w:rPr>
          <w:rFonts w:eastAsiaTheme="minorHAnsi" w:cs="굴림"/>
          <w:color w:val="000000"/>
          <w:kern w:val="0"/>
          <w:szCs w:val="20"/>
        </w:rPr>
        <w:t xml:space="preserve">h ed. </w:t>
      </w:r>
      <w:r w:rsidR="00A85DC9" w:rsidRPr="00A85DC9">
        <w:rPr>
          <w:rFonts w:eastAsiaTheme="minorHAnsi" w:cs="굴림"/>
          <w:color w:val="000000"/>
          <w:kern w:val="0"/>
          <w:szCs w:val="20"/>
        </w:rPr>
        <w:t>Oxtoby</w:t>
      </w:r>
    </w:p>
    <w:p w14:paraId="331BB955" w14:textId="77777777" w:rsidR="00EF278B" w:rsidRDefault="00AB02DE">
      <w:pPr>
        <w:spacing w:after="0" w:line="240" w:lineRule="auto"/>
        <w:ind w:left="1032" w:hanging="466"/>
        <w:textAlignment w:val="baseline"/>
        <w:rPr>
          <w:rFonts w:eastAsiaTheme="minorHAnsi" w:cs="굴림"/>
          <w:color w:val="000000"/>
          <w:kern w:val="0"/>
          <w:szCs w:val="20"/>
        </w:rPr>
      </w:pPr>
      <w:r>
        <w:rPr>
          <w:rFonts w:eastAsiaTheme="minorHAnsi" w:cs="굴림"/>
          <w:color w:val="000000"/>
          <w:kern w:val="0"/>
          <w:szCs w:val="20"/>
        </w:rPr>
        <w:t xml:space="preserve">- </w:t>
      </w:r>
    </w:p>
    <w:p w14:paraId="49A1BB4F" w14:textId="77777777" w:rsidR="00EF278B" w:rsidRDefault="00EF278B">
      <w:pPr>
        <w:spacing w:after="0" w:line="240" w:lineRule="auto"/>
        <w:ind w:left="300"/>
        <w:textAlignment w:val="baseline"/>
        <w:rPr>
          <w:rFonts w:eastAsiaTheme="minorHAnsi" w:cs="굴림"/>
          <w:color w:val="000000"/>
          <w:kern w:val="0"/>
          <w:sz w:val="10"/>
          <w:szCs w:val="10"/>
        </w:rPr>
      </w:pPr>
    </w:p>
    <w:p w14:paraId="5C9B9FD6" w14:textId="77777777" w:rsidR="00EF278B" w:rsidRDefault="00AB02DE">
      <w:pPr>
        <w:spacing w:after="0" w:line="240" w:lineRule="auto"/>
        <w:ind w:firstLine="100"/>
        <w:textAlignment w:val="baseline"/>
        <w:rPr>
          <w:rFonts w:eastAsiaTheme="minorHAnsi" w:cs="굴림"/>
          <w:color w:val="000000"/>
          <w:kern w:val="0"/>
          <w:szCs w:val="20"/>
        </w:rPr>
      </w:pPr>
      <w:r>
        <w:rPr>
          <w:rFonts w:eastAsiaTheme="minorHAnsi" w:cs="굴림"/>
          <w:b/>
          <w:bCs/>
          <w:color w:val="000000"/>
          <w:kern w:val="0"/>
          <w:sz w:val="22"/>
        </w:rPr>
        <w:t xml:space="preserve">4. </w:t>
      </w:r>
      <w:r>
        <w:rPr>
          <w:rFonts w:eastAsiaTheme="minorHAnsi" w:cs="함초롬바탕"/>
          <w:b/>
          <w:bCs/>
          <w:color w:val="000000"/>
          <w:kern w:val="0"/>
          <w:sz w:val="22"/>
        </w:rPr>
        <w:t>Class Method</w:t>
      </w:r>
      <w:r>
        <w:rPr>
          <w:rFonts w:eastAsiaTheme="minorHAnsi" w:cs="굴림"/>
          <w:b/>
          <w:bCs/>
          <w:color w:val="000000"/>
          <w:kern w:val="0"/>
          <w:sz w:val="22"/>
        </w:rPr>
        <w:t xml:space="preserve"> </w:t>
      </w:r>
    </w:p>
    <w:p w14:paraId="594FC249" w14:textId="3769A7AD" w:rsidR="00EF278B" w:rsidRDefault="00AB02D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40" w:lineRule="auto"/>
        <w:ind w:left="284"/>
        <w:textAlignment w:val="baseline"/>
        <w:rPr>
          <w:rFonts w:eastAsiaTheme="minorHAnsi" w:cs="굴림"/>
          <w:color w:val="000000"/>
          <w:kern w:val="0"/>
          <w:sz w:val="18"/>
          <w:szCs w:val="20"/>
        </w:rPr>
      </w:pPr>
      <w:r>
        <w:rPr>
          <w:rFonts w:eastAsiaTheme="minorHAnsi" w:cs="함초롬바탕"/>
          <w:color w:val="000000"/>
          <w:kern w:val="0"/>
        </w:rPr>
        <w:t xml:space="preserve">A. </w:t>
      </w:r>
      <w:r w:rsidR="00E50102">
        <w:rPr>
          <w:rFonts w:eastAsiaTheme="minorHAnsi" w:cs="함초롬바탕"/>
          <w:color w:val="000000"/>
          <w:kern w:val="0"/>
        </w:rPr>
        <w:t>Lecture</w:t>
      </w:r>
    </w:p>
    <w:p w14:paraId="7DFD0B62" w14:textId="77777777" w:rsidR="00EF278B" w:rsidRDefault="00EF278B">
      <w:pPr>
        <w:spacing w:after="0" w:line="276" w:lineRule="auto"/>
        <w:textAlignment w:val="baseline"/>
        <w:rPr>
          <w:rFonts w:eastAsiaTheme="minorHAnsi" w:cs="굴림"/>
          <w:b/>
          <w:bCs/>
          <w:color w:val="000000"/>
          <w:kern w:val="0"/>
          <w:sz w:val="10"/>
          <w:szCs w:val="10"/>
        </w:rPr>
      </w:pPr>
    </w:p>
    <w:p w14:paraId="6FAABD56" w14:textId="77777777" w:rsidR="00EF278B" w:rsidRDefault="00AB02DE">
      <w:pPr>
        <w:spacing w:after="0" w:line="276" w:lineRule="auto"/>
        <w:textAlignment w:val="baseline"/>
        <w:rPr>
          <w:rFonts w:eastAsiaTheme="minorHAnsi" w:cs="굴림"/>
          <w:color w:val="000000"/>
          <w:kern w:val="0"/>
          <w:szCs w:val="20"/>
        </w:rPr>
      </w:pPr>
      <w:r>
        <w:rPr>
          <w:rFonts w:eastAsiaTheme="minorHAnsi" w:cs="굴림"/>
          <w:b/>
          <w:bCs/>
          <w:color w:val="000000"/>
          <w:kern w:val="0"/>
          <w:sz w:val="22"/>
        </w:rPr>
        <w:t>5. Evaluation</w:t>
      </w:r>
    </w:p>
    <w:p w14:paraId="042E8D7F" w14:textId="77777777" w:rsidR="00EF278B" w:rsidRDefault="00AB02DE">
      <w:pPr>
        <w:spacing w:after="0" w:line="276" w:lineRule="auto"/>
        <w:ind w:firstLineChars="150" w:firstLine="300"/>
        <w:textAlignment w:val="baseline"/>
        <w:rPr>
          <w:rFonts w:eastAsiaTheme="minorHAnsi" w:cs="굴림"/>
          <w:color w:val="000000"/>
          <w:kern w:val="0"/>
          <w:szCs w:val="20"/>
        </w:rPr>
      </w:pPr>
      <w:r>
        <w:rPr>
          <w:rFonts w:eastAsiaTheme="minorHAnsi" w:cs="함초롬바탕"/>
          <w:color w:val="000000"/>
          <w:kern w:val="0"/>
          <w:szCs w:val="20"/>
        </w:rPr>
        <w:t>A</w:t>
      </w:r>
      <w:r>
        <w:rPr>
          <w:rFonts w:eastAsiaTheme="minorHAnsi" w:cs="굴림"/>
          <w:color w:val="000000"/>
          <w:kern w:val="0"/>
          <w:szCs w:val="20"/>
        </w:rPr>
        <w:t xml:space="preserve">. </w:t>
      </w:r>
      <w:r>
        <w:rPr>
          <w:rFonts w:eastAsiaTheme="minorHAnsi" w:cs="함초롬바탕"/>
          <w:color w:val="000000"/>
          <w:kern w:val="0"/>
          <w:szCs w:val="20"/>
        </w:rPr>
        <w:t>Evaluation Criteria</w:t>
      </w:r>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1435"/>
        <w:gridCol w:w="1436"/>
        <w:gridCol w:w="1436"/>
        <w:gridCol w:w="1435"/>
        <w:gridCol w:w="1436"/>
        <w:gridCol w:w="1436"/>
        <w:gridCol w:w="1436"/>
      </w:tblGrid>
      <w:tr w:rsidR="00EF278B" w14:paraId="1E30269F" w14:textId="77777777">
        <w:trPr>
          <w:trHeight w:val="619"/>
          <w:jc w:val="center"/>
        </w:trPr>
        <w:tc>
          <w:tcPr>
            <w:tcW w:w="1435" w:type="dxa"/>
            <w:tcBorders>
              <w:top w:val="single" w:sz="12" w:space="0" w:color="000000"/>
              <w:left w:val="single" w:sz="12" w:space="0" w:color="000000"/>
              <w:bottom w:val="single" w:sz="2" w:space="0" w:color="000000"/>
              <w:right w:val="single" w:sz="2" w:space="0" w:color="000000"/>
            </w:tcBorders>
            <w:tcMar>
              <w:top w:w="28" w:type="dxa"/>
              <w:left w:w="28" w:type="dxa"/>
              <w:bottom w:w="28" w:type="dxa"/>
              <w:right w:w="28" w:type="dxa"/>
            </w:tcMar>
            <w:vAlign w:val="center"/>
            <w:hideMark/>
          </w:tcPr>
          <w:p w14:paraId="08F7015B" w14:textId="77777777" w:rsidR="00EF278B" w:rsidRDefault="00AB02DE">
            <w:pPr>
              <w:wordWrap/>
              <w:spacing w:after="0" w:line="240" w:lineRule="auto"/>
              <w:jc w:val="center"/>
              <w:textAlignment w:val="baseline"/>
              <w:rPr>
                <w:rFonts w:eastAsiaTheme="minorHAnsi" w:cs="굴림"/>
                <w:color w:val="000000"/>
                <w:kern w:val="0"/>
                <w:szCs w:val="20"/>
              </w:rPr>
            </w:pPr>
            <w:r>
              <w:rPr>
                <w:rFonts w:eastAsiaTheme="minorHAnsi" w:cs="함초롬돋움"/>
                <w:b/>
                <w:bCs/>
                <w:color w:val="000000"/>
                <w:kern w:val="0"/>
              </w:rPr>
              <w:t>OO activity</w:t>
            </w:r>
          </w:p>
        </w:tc>
        <w:tc>
          <w:tcPr>
            <w:tcW w:w="1436" w:type="dxa"/>
            <w:tcBorders>
              <w:top w:val="single" w:sz="1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06FBA6BA" w14:textId="77777777" w:rsidR="00EF278B" w:rsidRDefault="00AB02DE">
            <w:pPr>
              <w:wordWrap/>
              <w:spacing w:after="0" w:line="240" w:lineRule="auto"/>
              <w:jc w:val="center"/>
              <w:textAlignment w:val="baseline"/>
              <w:rPr>
                <w:rFonts w:eastAsiaTheme="minorHAnsi" w:cs="굴림"/>
                <w:color w:val="000000"/>
                <w:kern w:val="0"/>
                <w:szCs w:val="20"/>
              </w:rPr>
            </w:pPr>
            <w:r>
              <w:rPr>
                <w:rFonts w:eastAsiaTheme="minorHAnsi" w:cs="함초롬돋움"/>
                <w:b/>
                <w:bCs/>
                <w:color w:val="000000"/>
                <w:spacing w:val="-8"/>
                <w:kern w:val="0"/>
              </w:rPr>
              <w:t>OO project</w:t>
            </w:r>
          </w:p>
        </w:tc>
        <w:tc>
          <w:tcPr>
            <w:tcW w:w="1436" w:type="dxa"/>
            <w:tcBorders>
              <w:top w:val="single" w:sz="1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7F37D68D" w14:textId="4DE28861" w:rsidR="00EF278B" w:rsidRDefault="00B82D99">
            <w:pPr>
              <w:wordWrap/>
              <w:spacing w:after="0" w:line="240" w:lineRule="auto"/>
              <w:jc w:val="center"/>
              <w:textAlignment w:val="baseline"/>
              <w:rPr>
                <w:rFonts w:eastAsiaTheme="minorHAnsi" w:cs="굴림"/>
                <w:color w:val="000000"/>
                <w:kern w:val="0"/>
                <w:szCs w:val="20"/>
              </w:rPr>
            </w:pPr>
            <w:r>
              <w:rPr>
                <w:rFonts w:eastAsiaTheme="minorHAnsi" w:cs="굴림"/>
                <w:b/>
                <w:color w:val="000000"/>
                <w:kern w:val="0"/>
                <w:szCs w:val="20"/>
              </w:rPr>
              <w:t>Attitude</w:t>
            </w:r>
          </w:p>
        </w:tc>
        <w:tc>
          <w:tcPr>
            <w:tcW w:w="1435" w:type="dxa"/>
            <w:tcBorders>
              <w:top w:val="single" w:sz="1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1C2EED24" w14:textId="45928A45" w:rsidR="00EF278B" w:rsidRDefault="00EC7337">
            <w:pPr>
              <w:wordWrap/>
              <w:spacing w:after="0" w:line="240" w:lineRule="auto"/>
              <w:jc w:val="center"/>
              <w:textAlignment w:val="baseline"/>
              <w:rPr>
                <w:rFonts w:eastAsiaTheme="minorHAnsi" w:cs="굴림"/>
                <w:color w:val="000000"/>
                <w:kern w:val="0"/>
                <w:szCs w:val="20"/>
              </w:rPr>
            </w:pPr>
            <w:r>
              <w:rPr>
                <w:rFonts w:eastAsiaTheme="minorHAnsi" w:cs="함초롬돋움"/>
                <w:b/>
                <w:bCs/>
                <w:color w:val="000000"/>
                <w:kern w:val="0"/>
              </w:rPr>
              <w:t>Midterm</w:t>
            </w:r>
            <w:r w:rsidR="00AB02DE">
              <w:rPr>
                <w:rFonts w:eastAsiaTheme="minorHAnsi" w:cs="함초롬돋움"/>
                <w:b/>
                <w:bCs/>
                <w:color w:val="000000"/>
                <w:kern w:val="0"/>
              </w:rPr>
              <w:t xml:space="preserve"> exam</w:t>
            </w:r>
          </w:p>
        </w:tc>
        <w:tc>
          <w:tcPr>
            <w:tcW w:w="1436" w:type="dxa"/>
            <w:tcBorders>
              <w:top w:val="single" w:sz="1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4F4C32C1" w14:textId="5B6BF83A" w:rsidR="00EF278B" w:rsidRDefault="00EC7337">
            <w:pPr>
              <w:wordWrap/>
              <w:spacing w:after="0" w:line="240" w:lineRule="auto"/>
              <w:jc w:val="center"/>
              <w:textAlignment w:val="baseline"/>
              <w:rPr>
                <w:rFonts w:eastAsiaTheme="minorHAnsi" w:cs="굴림"/>
                <w:color w:val="000000"/>
                <w:kern w:val="0"/>
                <w:szCs w:val="20"/>
              </w:rPr>
            </w:pPr>
            <w:r>
              <w:rPr>
                <w:rFonts w:eastAsiaTheme="minorHAnsi" w:cs="함초롬돋움"/>
                <w:b/>
                <w:bCs/>
                <w:color w:val="000000"/>
                <w:kern w:val="0"/>
              </w:rPr>
              <w:t>Final</w:t>
            </w:r>
            <w:r w:rsidR="00AB02DE">
              <w:rPr>
                <w:rFonts w:eastAsiaTheme="minorHAnsi" w:cs="함초롬돋움"/>
                <w:b/>
                <w:bCs/>
                <w:color w:val="000000"/>
                <w:kern w:val="0"/>
              </w:rPr>
              <w:t xml:space="preserve"> exam</w:t>
            </w:r>
          </w:p>
        </w:tc>
        <w:tc>
          <w:tcPr>
            <w:tcW w:w="1436" w:type="dxa"/>
            <w:tcBorders>
              <w:top w:val="single" w:sz="1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3943E430" w14:textId="41AB30CE" w:rsidR="00EF278B" w:rsidRDefault="00AB02DE">
            <w:pPr>
              <w:wordWrap/>
              <w:spacing w:after="0" w:line="240" w:lineRule="auto"/>
              <w:jc w:val="center"/>
              <w:textAlignment w:val="baseline"/>
              <w:rPr>
                <w:rFonts w:eastAsiaTheme="minorHAnsi" w:cs="굴림"/>
                <w:b/>
                <w:color w:val="000000"/>
                <w:kern w:val="0"/>
                <w:szCs w:val="20"/>
              </w:rPr>
            </w:pPr>
            <w:r>
              <w:rPr>
                <w:rFonts w:eastAsiaTheme="minorHAnsi" w:cs="굴림"/>
                <w:b/>
                <w:color w:val="000000"/>
                <w:kern w:val="0"/>
                <w:szCs w:val="20"/>
              </w:rPr>
              <w:t xml:space="preserve">Attendance </w:t>
            </w:r>
          </w:p>
        </w:tc>
        <w:tc>
          <w:tcPr>
            <w:tcW w:w="1436" w:type="dxa"/>
            <w:tcBorders>
              <w:top w:val="single" w:sz="1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hideMark/>
          </w:tcPr>
          <w:p w14:paraId="7C95E99D" w14:textId="77777777" w:rsidR="00EF278B" w:rsidRDefault="00AB02DE">
            <w:pPr>
              <w:wordWrap/>
              <w:spacing w:after="0" w:line="240" w:lineRule="auto"/>
              <w:jc w:val="center"/>
              <w:textAlignment w:val="baseline"/>
              <w:rPr>
                <w:rFonts w:eastAsiaTheme="minorHAnsi" w:cs="굴림"/>
                <w:color w:val="000000"/>
                <w:kern w:val="0"/>
                <w:szCs w:val="20"/>
              </w:rPr>
            </w:pPr>
            <w:r>
              <w:rPr>
                <w:rFonts w:eastAsiaTheme="minorHAnsi" w:cs="함초롬돋움"/>
                <w:b/>
                <w:bCs/>
                <w:color w:val="000000"/>
                <w:kern w:val="0"/>
              </w:rPr>
              <w:t>Sum</w:t>
            </w:r>
          </w:p>
        </w:tc>
      </w:tr>
      <w:tr w:rsidR="00EF278B" w14:paraId="37489352" w14:textId="77777777">
        <w:trPr>
          <w:trHeight w:val="459"/>
          <w:jc w:val="center"/>
        </w:trPr>
        <w:tc>
          <w:tcPr>
            <w:tcW w:w="1435" w:type="dxa"/>
            <w:tcBorders>
              <w:top w:val="single" w:sz="2" w:space="0" w:color="000000"/>
              <w:left w:val="single" w:sz="12" w:space="0" w:color="000000"/>
              <w:bottom w:val="single" w:sz="12" w:space="0" w:color="000000"/>
              <w:right w:val="single" w:sz="2" w:space="0" w:color="000000"/>
            </w:tcBorders>
            <w:tcMar>
              <w:top w:w="28" w:type="dxa"/>
              <w:left w:w="28" w:type="dxa"/>
              <w:bottom w:w="28" w:type="dxa"/>
              <w:right w:w="28" w:type="dxa"/>
            </w:tcMar>
            <w:vAlign w:val="center"/>
            <w:hideMark/>
          </w:tcPr>
          <w:p w14:paraId="38465B88" w14:textId="77777777" w:rsidR="00EF278B" w:rsidRDefault="00EF278B">
            <w:pPr>
              <w:wordWrap/>
              <w:spacing w:after="0" w:line="276" w:lineRule="auto"/>
              <w:jc w:val="center"/>
              <w:textAlignment w:val="baseline"/>
              <w:rPr>
                <w:rFonts w:eastAsiaTheme="minorHAnsi" w:cs="굴림"/>
                <w:color w:val="000000"/>
                <w:kern w:val="0"/>
                <w:szCs w:val="24"/>
              </w:rPr>
            </w:pPr>
          </w:p>
        </w:tc>
        <w:tc>
          <w:tcPr>
            <w:tcW w:w="1436" w:type="dxa"/>
            <w:tcBorders>
              <w:top w:val="single" w:sz="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14:paraId="7E324BF7" w14:textId="77777777" w:rsidR="00EF278B" w:rsidRDefault="00EF278B">
            <w:pPr>
              <w:wordWrap/>
              <w:spacing w:after="0" w:line="276" w:lineRule="auto"/>
              <w:jc w:val="center"/>
              <w:textAlignment w:val="baseline"/>
              <w:rPr>
                <w:rFonts w:eastAsiaTheme="minorHAnsi" w:cs="굴림"/>
                <w:color w:val="000000"/>
                <w:kern w:val="0"/>
                <w:szCs w:val="24"/>
              </w:rPr>
            </w:pPr>
          </w:p>
        </w:tc>
        <w:tc>
          <w:tcPr>
            <w:tcW w:w="1436" w:type="dxa"/>
            <w:tcBorders>
              <w:top w:val="single" w:sz="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14:paraId="6A994195" w14:textId="1542CEEF" w:rsidR="00EF278B" w:rsidRDefault="00B82D99">
            <w:pPr>
              <w:wordWrap/>
              <w:spacing w:after="0" w:line="276" w:lineRule="auto"/>
              <w:jc w:val="center"/>
              <w:textAlignment w:val="baseline"/>
              <w:rPr>
                <w:rFonts w:eastAsiaTheme="minorHAnsi" w:cs="굴림"/>
                <w:color w:val="000000"/>
                <w:kern w:val="0"/>
                <w:szCs w:val="24"/>
              </w:rPr>
            </w:pPr>
            <w:r>
              <w:rPr>
                <w:rFonts w:eastAsiaTheme="minorHAnsi" w:cs="굴림"/>
                <w:color w:val="000000"/>
                <w:kern w:val="0"/>
                <w:szCs w:val="24"/>
              </w:rPr>
              <w:t>20%</w:t>
            </w:r>
          </w:p>
        </w:tc>
        <w:tc>
          <w:tcPr>
            <w:tcW w:w="1435" w:type="dxa"/>
            <w:tcBorders>
              <w:top w:val="single" w:sz="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14:paraId="1475DEE7" w14:textId="2D812DD8" w:rsidR="00EF278B" w:rsidRDefault="00EC7337">
            <w:pPr>
              <w:wordWrap/>
              <w:spacing w:after="0" w:line="276" w:lineRule="auto"/>
              <w:jc w:val="center"/>
              <w:textAlignment w:val="baseline"/>
              <w:rPr>
                <w:rFonts w:eastAsiaTheme="minorHAnsi" w:cs="굴림"/>
                <w:color w:val="000000"/>
                <w:kern w:val="0"/>
                <w:szCs w:val="24"/>
              </w:rPr>
            </w:pPr>
            <w:r>
              <w:rPr>
                <w:rFonts w:eastAsiaTheme="minorHAnsi" w:cs="굴림" w:hint="eastAsia"/>
                <w:color w:val="000000"/>
                <w:kern w:val="0"/>
                <w:szCs w:val="24"/>
              </w:rPr>
              <w:t>3</w:t>
            </w:r>
            <w:r>
              <w:rPr>
                <w:rFonts w:eastAsiaTheme="minorHAnsi" w:cs="굴림"/>
                <w:color w:val="000000"/>
                <w:kern w:val="0"/>
                <w:szCs w:val="24"/>
              </w:rPr>
              <w:t>5%</w:t>
            </w:r>
          </w:p>
        </w:tc>
        <w:tc>
          <w:tcPr>
            <w:tcW w:w="1436" w:type="dxa"/>
            <w:tcBorders>
              <w:top w:val="single" w:sz="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14:paraId="08F4FB5E" w14:textId="47A58862" w:rsidR="00EF278B" w:rsidRDefault="00EC7337">
            <w:pPr>
              <w:wordWrap/>
              <w:spacing w:after="0" w:line="276" w:lineRule="auto"/>
              <w:jc w:val="center"/>
              <w:textAlignment w:val="baseline"/>
              <w:rPr>
                <w:rFonts w:eastAsiaTheme="minorHAnsi" w:cs="굴림"/>
                <w:color w:val="000000"/>
                <w:kern w:val="0"/>
                <w:szCs w:val="24"/>
              </w:rPr>
            </w:pPr>
            <w:r>
              <w:rPr>
                <w:rFonts w:eastAsiaTheme="minorHAnsi" w:cs="굴림" w:hint="eastAsia"/>
                <w:color w:val="000000"/>
                <w:kern w:val="0"/>
                <w:szCs w:val="24"/>
              </w:rPr>
              <w:t>3</w:t>
            </w:r>
            <w:r>
              <w:rPr>
                <w:rFonts w:eastAsiaTheme="minorHAnsi" w:cs="굴림"/>
                <w:color w:val="000000"/>
                <w:kern w:val="0"/>
                <w:szCs w:val="24"/>
              </w:rPr>
              <w:t>5%</w:t>
            </w:r>
          </w:p>
        </w:tc>
        <w:tc>
          <w:tcPr>
            <w:tcW w:w="1436" w:type="dxa"/>
            <w:tcBorders>
              <w:top w:val="single" w:sz="2" w:space="0" w:color="000000"/>
              <w:left w:val="single" w:sz="2" w:space="0" w:color="000000"/>
              <w:bottom w:val="single" w:sz="12" w:space="0" w:color="000000"/>
              <w:right w:val="single" w:sz="2" w:space="0" w:color="000000"/>
            </w:tcBorders>
            <w:tcMar>
              <w:top w:w="28" w:type="dxa"/>
              <w:left w:w="28" w:type="dxa"/>
              <w:bottom w:w="28" w:type="dxa"/>
              <w:right w:w="28" w:type="dxa"/>
            </w:tcMar>
            <w:vAlign w:val="center"/>
            <w:hideMark/>
          </w:tcPr>
          <w:p w14:paraId="395C0882" w14:textId="5F9293F4" w:rsidR="00EF278B" w:rsidRDefault="00EC7337">
            <w:pPr>
              <w:wordWrap/>
              <w:spacing w:after="0" w:line="276" w:lineRule="auto"/>
              <w:jc w:val="center"/>
              <w:textAlignment w:val="baseline"/>
              <w:rPr>
                <w:rFonts w:eastAsiaTheme="minorHAnsi" w:cs="굴림"/>
                <w:color w:val="000000"/>
                <w:kern w:val="0"/>
                <w:szCs w:val="24"/>
              </w:rPr>
            </w:pPr>
            <w:r>
              <w:rPr>
                <w:rFonts w:eastAsiaTheme="minorHAnsi" w:cs="굴림" w:hint="eastAsia"/>
                <w:color w:val="000000"/>
                <w:kern w:val="0"/>
                <w:szCs w:val="24"/>
              </w:rPr>
              <w:t>1</w:t>
            </w:r>
            <w:r>
              <w:rPr>
                <w:rFonts w:eastAsiaTheme="minorHAnsi" w:cs="굴림"/>
                <w:color w:val="000000"/>
                <w:kern w:val="0"/>
                <w:szCs w:val="24"/>
              </w:rPr>
              <w:t>0%</w:t>
            </w:r>
          </w:p>
        </w:tc>
        <w:tc>
          <w:tcPr>
            <w:tcW w:w="1436" w:type="dxa"/>
            <w:tcBorders>
              <w:top w:val="single" w:sz="2" w:space="0" w:color="000000"/>
              <w:left w:val="single" w:sz="2" w:space="0" w:color="000000"/>
              <w:bottom w:val="single" w:sz="12" w:space="0" w:color="000000"/>
              <w:right w:val="single" w:sz="12" w:space="0" w:color="000000"/>
            </w:tcBorders>
            <w:tcMar>
              <w:top w:w="28" w:type="dxa"/>
              <w:left w:w="28" w:type="dxa"/>
              <w:bottom w:w="28" w:type="dxa"/>
              <w:right w:w="28" w:type="dxa"/>
            </w:tcMar>
            <w:vAlign w:val="center"/>
            <w:hideMark/>
          </w:tcPr>
          <w:p w14:paraId="1ABF4862" w14:textId="4EF4D830" w:rsidR="00EF278B" w:rsidRDefault="00EC7337">
            <w:pPr>
              <w:wordWrap/>
              <w:spacing w:after="0" w:line="276" w:lineRule="auto"/>
              <w:jc w:val="center"/>
              <w:textAlignment w:val="baseline"/>
              <w:rPr>
                <w:rFonts w:eastAsiaTheme="minorHAnsi" w:cs="굴림"/>
                <w:color w:val="000000"/>
                <w:kern w:val="0"/>
              </w:rPr>
            </w:pPr>
            <w:r>
              <w:rPr>
                <w:rFonts w:eastAsiaTheme="minorHAnsi" w:cs="굴림" w:hint="eastAsia"/>
                <w:color w:val="000000"/>
                <w:kern w:val="0"/>
              </w:rPr>
              <w:t>1</w:t>
            </w:r>
            <w:r>
              <w:rPr>
                <w:rFonts w:eastAsiaTheme="minorHAnsi" w:cs="굴림"/>
                <w:color w:val="000000"/>
                <w:kern w:val="0"/>
              </w:rPr>
              <w:t>00</w:t>
            </w:r>
          </w:p>
        </w:tc>
      </w:tr>
    </w:tbl>
    <w:p w14:paraId="764881B5" w14:textId="77777777" w:rsidR="00EF278B" w:rsidRDefault="00EF27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334"/>
        <w:textAlignment w:val="baseline"/>
        <w:rPr>
          <w:rFonts w:eastAsiaTheme="minorHAnsi" w:cs="함초롬바탕"/>
          <w:color w:val="000000"/>
          <w:kern w:val="0"/>
          <w:sz w:val="10"/>
          <w:szCs w:val="10"/>
        </w:rPr>
      </w:pPr>
    </w:p>
    <w:p w14:paraId="56A5038D" w14:textId="77777777" w:rsidR="00EF278B" w:rsidRDefault="00AB02D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334"/>
        <w:textAlignment w:val="baseline"/>
        <w:rPr>
          <w:rFonts w:eastAsiaTheme="minorHAnsi" w:cs="굴림"/>
          <w:color w:val="000000"/>
          <w:kern w:val="0"/>
          <w:sz w:val="18"/>
          <w:szCs w:val="20"/>
        </w:rPr>
      </w:pPr>
      <w:r>
        <w:rPr>
          <w:rFonts w:eastAsiaTheme="minorHAnsi" w:cs="함초롬바탕"/>
          <w:color w:val="000000"/>
          <w:kern w:val="0"/>
        </w:rPr>
        <w:t>B. Evaluation Method</w:t>
      </w:r>
    </w:p>
    <w:p w14:paraId="1A83BE65" w14:textId="1C02A2E3" w:rsidR="00EF278B" w:rsidRDefault="00AB02DE" w:rsidP="00865477">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200" w:firstLineChars="50" w:firstLine="100"/>
        <w:textAlignment w:val="baseline"/>
        <w:rPr>
          <w:rFonts w:eastAsiaTheme="minorHAnsi" w:cs="굴림"/>
          <w:color w:val="000000"/>
          <w:kern w:val="0"/>
          <w:sz w:val="18"/>
          <w:szCs w:val="20"/>
        </w:rPr>
      </w:pPr>
      <w:r>
        <w:rPr>
          <w:rFonts w:eastAsiaTheme="minorHAnsi" w:cs="함초롬바탕"/>
          <w:color w:val="000000"/>
          <w:kern w:val="0"/>
        </w:rPr>
        <w:lastRenderedPageBreak/>
        <w:t xml:space="preserve">(1) </w:t>
      </w:r>
      <w:r w:rsidR="0013390D" w:rsidRPr="0013390D">
        <w:rPr>
          <w:rFonts w:eastAsiaTheme="minorHAnsi" w:cs="함초롬바탕"/>
          <w:color w:val="000000"/>
          <w:kern w:val="0"/>
        </w:rPr>
        <w:t xml:space="preserve">Final grades are based on written exams, attendance, </w:t>
      </w:r>
      <w:r w:rsidR="00D22C3C">
        <w:rPr>
          <w:rFonts w:eastAsiaTheme="minorHAnsi" w:cs="함초롬바탕"/>
          <w:color w:val="000000"/>
          <w:kern w:val="0"/>
        </w:rPr>
        <w:t xml:space="preserve">and </w:t>
      </w:r>
      <w:r w:rsidR="00865477">
        <w:rPr>
          <w:rFonts w:eastAsiaTheme="minorHAnsi" w:cs="함초롬바탕"/>
          <w:color w:val="000000"/>
          <w:kern w:val="0"/>
        </w:rPr>
        <w:t>attitude</w:t>
      </w:r>
      <w:r w:rsidR="0013390D" w:rsidRPr="0013390D">
        <w:rPr>
          <w:rFonts w:eastAsiaTheme="minorHAnsi" w:cs="함초롬바탕"/>
          <w:color w:val="000000"/>
          <w:kern w:val="0"/>
        </w:rPr>
        <w:t>.</w:t>
      </w:r>
    </w:p>
    <w:p w14:paraId="6E481CAB" w14:textId="25819DDD" w:rsidR="00EF278B" w:rsidRDefault="00AB02DE" w:rsidP="00D22C3C">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200" w:firstLineChars="50" w:firstLine="100"/>
        <w:textAlignment w:val="baseline"/>
        <w:rPr>
          <w:rFonts w:eastAsiaTheme="minorHAnsi" w:cs="굴림"/>
          <w:color w:val="000000"/>
          <w:kern w:val="0"/>
          <w:sz w:val="18"/>
          <w:szCs w:val="20"/>
        </w:rPr>
      </w:pPr>
      <w:r>
        <w:rPr>
          <w:rFonts w:eastAsiaTheme="minorHAnsi" w:cs="함초롬바탕"/>
          <w:color w:val="000000"/>
          <w:kern w:val="0"/>
        </w:rPr>
        <w:t xml:space="preserve">(2) - </w:t>
      </w:r>
      <w:r w:rsidR="00865477" w:rsidRPr="00865477">
        <w:rPr>
          <w:rFonts w:eastAsiaTheme="minorHAnsi" w:cs="함초롬바탕"/>
          <w:color w:val="000000"/>
          <w:kern w:val="0"/>
        </w:rPr>
        <w:t>2 points deducted for unauthorized absence</w:t>
      </w:r>
      <w:r w:rsidR="00865477">
        <w:rPr>
          <w:rFonts w:eastAsiaTheme="minorHAnsi" w:cs="함초롬바탕"/>
          <w:color w:val="000000"/>
          <w:kern w:val="0"/>
        </w:rPr>
        <w:t xml:space="preserve"> from attendance</w:t>
      </w:r>
      <w:r w:rsidR="00865477" w:rsidRPr="00865477">
        <w:rPr>
          <w:rFonts w:eastAsiaTheme="minorHAnsi" w:cs="함초롬바탕"/>
          <w:color w:val="000000"/>
          <w:kern w:val="0"/>
        </w:rPr>
        <w:t>.</w:t>
      </w:r>
    </w:p>
    <w:p w14:paraId="5F80B9E4" w14:textId="36F4BF09" w:rsidR="00EF278B" w:rsidRDefault="00AB02D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460" w:firstLineChars="50" w:firstLine="100"/>
        <w:textAlignment w:val="baseline"/>
        <w:rPr>
          <w:rFonts w:eastAsiaTheme="minorHAnsi" w:cs="굴림"/>
          <w:color w:val="000000"/>
          <w:kern w:val="0"/>
          <w:sz w:val="18"/>
          <w:szCs w:val="20"/>
        </w:rPr>
      </w:pPr>
      <w:r>
        <w:rPr>
          <w:rFonts w:eastAsiaTheme="minorHAnsi" w:cs="함초롬바탕"/>
          <w:color w:val="000000"/>
          <w:kern w:val="0"/>
        </w:rPr>
        <w:t xml:space="preserve">- </w:t>
      </w:r>
      <w:r w:rsidR="00865477" w:rsidRPr="00865477">
        <w:rPr>
          <w:rFonts w:eastAsiaTheme="minorHAnsi" w:cs="함초롬바탕"/>
          <w:color w:val="000000"/>
          <w:kern w:val="0"/>
        </w:rPr>
        <w:t>5 or more unexcused absences will result in a failing grade (F).</w:t>
      </w:r>
    </w:p>
    <w:p w14:paraId="6032D025" w14:textId="02229613" w:rsidR="00EF278B" w:rsidRDefault="00AB02DE" w:rsidP="0013390D">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460" w:firstLineChars="50" w:firstLine="100"/>
        <w:textAlignment w:val="baseline"/>
        <w:rPr>
          <w:rFonts w:eastAsiaTheme="minorHAnsi" w:cs="굴림"/>
          <w:color w:val="000000"/>
          <w:kern w:val="0"/>
          <w:sz w:val="18"/>
          <w:szCs w:val="20"/>
        </w:rPr>
      </w:pPr>
      <w:r>
        <w:rPr>
          <w:rFonts w:eastAsiaTheme="minorHAnsi" w:cs="함초롬바탕"/>
          <w:color w:val="000000"/>
          <w:kern w:val="0"/>
        </w:rPr>
        <w:t xml:space="preserve">- </w:t>
      </w:r>
      <w:r w:rsidR="00865477" w:rsidRPr="00865477">
        <w:rPr>
          <w:rFonts w:eastAsiaTheme="minorHAnsi" w:cs="함초롬바탕"/>
          <w:color w:val="000000"/>
          <w:kern w:val="0"/>
        </w:rPr>
        <w:t>Unauthorized use of computers or smartphones during class will result in a 5-point deduction</w:t>
      </w:r>
      <w:r w:rsidR="00865477">
        <w:rPr>
          <w:rFonts w:eastAsiaTheme="minorHAnsi" w:cs="함초롬바탕"/>
          <w:color w:val="000000"/>
          <w:kern w:val="0"/>
        </w:rPr>
        <w:t xml:space="preserve"> from attitude</w:t>
      </w:r>
      <w:r w:rsidR="00865477" w:rsidRPr="00865477">
        <w:rPr>
          <w:rFonts w:eastAsiaTheme="minorHAnsi" w:cs="함초롬바탕"/>
          <w:color w:val="000000"/>
          <w:kern w:val="0"/>
        </w:rPr>
        <w:t>.</w:t>
      </w:r>
    </w:p>
    <w:p w14:paraId="186816C7" w14:textId="77777777" w:rsidR="00EF278B" w:rsidRDefault="00EF278B">
      <w:pPr>
        <w:spacing w:after="0" w:line="276" w:lineRule="auto"/>
        <w:ind w:firstLine="100"/>
        <w:textAlignment w:val="baseline"/>
        <w:rPr>
          <w:rFonts w:eastAsiaTheme="minorHAnsi" w:cs="굴림"/>
          <w:color w:val="000000"/>
          <w:kern w:val="0"/>
          <w:sz w:val="10"/>
          <w:szCs w:val="10"/>
        </w:rPr>
      </w:pPr>
    </w:p>
    <w:p w14:paraId="6C3E8304" w14:textId="77777777" w:rsidR="00EF278B" w:rsidRDefault="00AB02DE">
      <w:pPr>
        <w:spacing w:after="0" w:line="276" w:lineRule="auto"/>
        <w:textAlignment w:val="baseline"/>
        <w:rPr>
          <w:rFonts w:eastAsiaTheme="minorHAnsi" w:cs="굴림"/>
          <w:color w:val="000000"/>
          <w:kern w:val="0"/>
          <w:szCs w:val="20"/>
        </w:rPr>
      </w:pPr>
      <w:r>
        <w:rPr>
          <w:rFonts w:eastAsiaTheme="minorHAnsi" w:cs="굴림"/>
          <w:b/>
          <w:bCs/>
          <w:color w:val="000000"/>
          <w:kern w:val="0"/>
          <w:sz w:val="22"/>
        </w:rPr>
        <w:t xml:space="preserve">6. Criteria for Awarding Credits </w:t>
      </w:r>
    </w:p>
    <w:p w14:paraId="35352F88" w14:textId="358E0BD5" w:rsidR="00EF278B" w:rsidRDefault="00AB02DE">
      <w:pPr>
        <w:spacing w:after="0" w:line="276" w:lineRule="auto"/>
        <w:ind w:left="330" w:hangingChars="150" w:hanging="330"/>
        <w:mirrorIndents/>
        <w:textAlignment w:val="baseline"/>
        <w:rPr>
          <w:rFonts w:eastAsiaTheme="minorHAnsi" w:cs="굴림"/>
          <w:color w:val="000000"/>
          <w:kern w:val="0"/>
          <w:sz w:val="22"/>
        </w:rPr>
      </w:pPr>
      <w:r>
        <w:rPr>
          <w:rFonts w:eastAsiaTheme="minorHAnsi" w:cs="함초롬바탕"/>
          <w:color w:val="000000"/>
          <w:kern w:val="0"/>
          <w:sz w:val="22"/>
        </w:rPr>
        <w:t xml:space="preserve">☞ </w:t>
      </w:r>
      <w:proofErr w:type="gramStart"/>
      <w:r w:rsidR="004224C2" w:rsidRPr="004224C2">
        <w:rPr>
          <w:rFonts w:eastAsiaTheme="minorHAnsi" w:cs="굴림"/>
          <w:color w:val="C00000"/>
          <w:kern w:val="0"/>
          <w:sz w:val="22"/>
        </w:rPr>
        <w:t xml:space="preserve">F </w:t>
      </w:r>
      <w:r w:rsidRPr="004224C2">
        <w:rPr>
          <w:rFonts w:eastAsiaTheme="minorHAnsi" w:cs="굴림"/>
          <w:color w:val="C00000"/>
          <w:kern w:val="0"/>
          <w:sz w:val="22"/>
        </w:rPr>
        <w:t>:</w:t>
      </w:r>
      <w:proofErr w:type="gramEnd"/>
      <w:r w:rsidRPr="004224C2">
        <w:rPr>
          <w:rFonts w:eastAsiaTheme="minorHAnsi" w:cs="굴림"/>
          <w:color w:val="C00000"/>
          <w:kern w:val="0"/>
          <w:sz w:val="22"/>
        </w:rPr>
        <w:t xml:space="preserve"> In the case of receiving </w:t>
      </w:r>
      <w:r w:rsidRPr="004224C2">
        <w:rPr>
          <w:rFonts w:eastAsiaTheme="minorHAnsi" w:cs="굴림"/>
          <w:b/>
          <w:color w:val="C00000"/>
          <w:kern w:val="0"/>
          <w:sz w:val="22"/>
        </w:rPr>
        <w:t xml:space="preserve">a score of </w:t>
      </w:r>
      <w:r w:rsidR="004224C2" w:rsidRPr="004224C2">
        <w:rPr>
          <w:rFonts w:eastAsiaTheme="minorHAnsi" w:cs="굴림"/>
          <w:b/>
          <w:color w:val="C00000"/>
          <w:kern w:val="0"/>
          <w:sz w:val="22"/>
        </w:rPr>
        <w:t>5</w:t>
      </w:r>
      <w:r w:rsidRPr="004224C2">
        <w:rPr>
          <w:rFonts w:eastAsiaTheme="minorHAnsi" w:cs="굴림"/>
          <w:b/>
          <w:color w:val="C00000"/>
          <w:kern w:val="0"/>
          <w:sz w:val="22"/>
        </w:rPr>
        <w:t xml:space="preserve">0 or </w:t>
      </w:r>
      <w:r w:rsidR="004224C2" w:rsidRPr="004224C2">
        <w:rPr>
          <w:rFonts w:eastAsiaTheme="minorHAnsi" w:cs="굴림"/>
          <w:b/>
          <w:color w:val="C00000"/>
          <w:kern w:val="0"/>
          <w:sz w:val="22"/>
        </w:rPr>
        <w:t>less</w:t>
      </w:r>
      <w:r w:rsidRPr="004224C2">
        <w:rPr>
          <w:rFonts w:eastAsiaTheme="minorHAnsi" w:cs="굴림"/>
          <w:color w:val="C00000"/>
          <w:kern w:val="0"/>
          <w:sz w:val="22"/>
        </w:rPr>
        <w:t xml:space="preserve"> out of 100 according to the criteria of the evaluation method</w:t>
      </w:r>
      <w:ins w:id="3" w:author="만든 이" w:date="2023-04-26T15:40:00Z">
        <w:r>
          <w:rPr>
            <w:rFonts w:eastAsiaTheme="minorHAnsi" w:cs="굴림"/>
            <w:color w:val="000000"/>
            <w:kern w:val="0"/>
            <w:sz w:val="22"/>
          </w:rPr>
          <w:t>.</w:t>
        </w:r>
      </w:ins>
    </w:p>
    <w:p w14:paraId="2568BFCD" w14:textId="77777777" w:rsidR="00ED0E3C" w:rsidRDefault="00ED0E3C">
      <w:pPr>
        <w:spacing w:after="0" w:line="276" w:lineRule="auto"/>
        <w:ind w:left="330" w:hangingChars="150" w:hanging="330"/>
        <w:mirrorIndents/>
        <w:textAlignment w:val="baseline"/>
        <w:rPr>
          <w:rFonts w:eastAsiaTheme="minorHAnsi" w:cs="굴림"/>
          <w:color w:val="000000"/>
          <w:kern w:val="0"/>
          <w:sz w:val="22"/>
        </w:rPr>
      </w:pPr>
    </w:p>
    <w:p w14:paraId="7447E18A" w14:textId="77777777" w:rsidR="0013390D" w:rsidRPr="0013390D" w:rsidRDefault="0013390D" w:rsidP="0013390D">
      <w:pPr>
        <w:spacing w:after="0" w:line="276" w:lineRule="auto"/>
        <w:ind w:left="466" w:hanging="466"/>
        <w:textAlignment w:val="baseline"/>
        <w:rPr>
          <w:rFonts w:eastAsiaTheme="minorHAnsi" w:cs="굴림"/>
          <w:color w:val="000000"/>
          <w:kern w:val="0"/>
          <w:szCs w:val="20"/>
        </w:rPr>
      </w:pPr>
      <w:r>
        <w:rPr>
          <w:rFonts w:eastAsiaTheme="minorHAnsi" w:cs="함초롬바탕"/>
          <w:b/>
          <w:bCs/>
          <w:color w:val="000000"/>
          <w:kern w:val="0"/>
          <w:sz w:val="22"/>
        </w:rPr>
        <w:t>☞</w:t>
      </w:r>
      <w:del w:id="4" w:author="만든 이" w:date="2023-04-26T15:41:00Z">
        <w:r>
          <w:rPr>
            <w:rFonts w:eastAsiaTheme="minorHAnsi" w:cs="함초롬바탕"/>
            <w:b/>
            <w:bCs/>
            <w:color w:val="000000"/>
            <w:kern w:val="0"/>
            <w:sz w:val="22"/>
          </w:rPr>
          <w:delText xml:space="preserve"> </w:delText>
        </w:r>
      </w:del>
      <w:r>
        <w:rPr>
          <w:rFonts w:eastAsiaTheme="minorHAnsi" w:cs="함초롬바탕"/>
          <w:b/>
          <w:bCs/>
          <w:color w:val="000000"/>
          <w:kern w:val="0"/>
          <w:sz w:val="22"/>
        </w:rPr>
        <w:t xml:space="preserve">  </w:t>
      </w:r>
      <w:r w:rsidRPr="0013390D">
        <w:rPr>
          <w:rFonts w:eastAsiaTheme="minorHAnsi" w:cs="굴림"/>
          <w:b/>
          <w:bCs/>
          <w:color w:val="000000"/>
          <w:kern w:val="0"/>
          <w:szCs w:val="20"/>
        </w:rPr>
        <w:t>Scoring for Missed Examinations (Authorized/Medical Absence):</w:t>
      </w:r>
    </w:p>
    <w:p w14:paraId="04A46A5D" w14:textId="433531CE" w:rsidR="0013390D" w:rsidRDefault="0013390D" w:rsidP="0013390D">
      <w:pPr>
        <w:spacing w:after="0" w:line="276" w:lineRule="auto"/>
        <w:ind w:leftChars="200" w:left="600" w:hangingChars="100" w:hanging="200"/>
        <w:textAlignment w:val="baseline"/>
        <w:rPr>
          <w:rFonts w:eastAsiaTheme="minorHAnsi" w:cs="굴림"/>
          <w:color w:val="000000"/>
          <w:kern w:val="0"/>
          <w:szCs w:val="20"/>
        </w:rPr>
      </w:pPr>
      <w:r w:rsidRPr="0013390D">
        <w:rPr>
          <w:rFonts w:eastAsiaTheme="minorHAnsi" w:cs="굴림"/>
          <w:color w:val="000000"/>
          <w:kern w:val="0"/>
          <w:szCs w:val="20"/>
        </w:rPr>
        <w:t>:</w:t>
      </w:r>
      <w:r w:rsidRPr="0013390D">
        <w:t xml:space="preserve"> </w:t>
      </w:r>
      <w:r w:rsidRPr="0013390D">
        <w:rPr>
          <w:rFonts w:eastAsiaTheme="minorHAnsi" w:cs="굴림"/>
          <w:color w:val="000000"/>
          <w:kern w:val="0"/>
          <w:szCs w:val="20"/>
        </w:rPr>
        <w:t>The acknowledged score for an exam missed due to an authorized or medical absence shall be calculated as follows: (The score at the same percentile as the student’s overall percentile rank from other exams taken in the same subject) × (Authorized Absence: 100%, Medical Absence: 80%)</w:t>
      </w:r>
    </w:p>
    <w:p w14:paraId="2C131CE2" w14:textId="77777777" w:rsidR="0013390D" w:rsidRPr="0013390D" w:rsidRDefault="0013390D">
      <w:pPr>
        <w:spacing w:after="0" w:line="276" w:lineRule="auto"/>
        <w:ind w:left="300" w:hangingChars="150" w:hanging="300"/>
        <w:mirrorIndents/>
        <w:textAlignment w:val="baseline"/>
        <w:rPr>
          <w:rFonts w:eastAsiaTheme="minorHAnsi" w:cs="굴림"/>
          <w:color w:val="000000"/>
          <w:kern w:val="0"/>
          <w:szCs w:val="20"/>
        </w:rPr>
      </w:pPr>
    </w:p>
    <w:p w14:paraId="546D50A4" w14:textId="26D0CE55" w:rsidR="00EF278B" w:rsidRDefault="00AB02DE">
      <w:pPr>
        <w:spacing w:after="0" w:line="276" w:lineRule="auto"/>
        <w:ind w:left="466" w:hanging="466"/>
        <w:textAlignment w:val="baseline"/>
        <w:rPr>
          <w:rFonts w:eastAsiaTheme="minorHAnsi" w:cs="함초롬바탕"/>
          <w:b/>
          <w:bCs/>
          <w:color w:val="000000"/>
          <w:kern w:val="0"/>
          <w:sz w:val="22"/>
        </w:rPr>
      </w:pPr>
      <w:r>
        <w:rPr>
          <w:rFonts w:eastAsiaTheme="minorHAnsi" w:cs="함초롬바탕"/>
          <w:b/>
          <w:bCs/>
          <w:color w:val="000000"/>
          <w:kern w:val="0"/>
          <w:sz w:val="22"/>
        </w:rPr>
        <w:t>☞</w:t>
      </w:r>
      <w:del w:id="5" w:author="만든 이" w:date="2023-04-26T15:41:00Z">
        <w:r>
          <w:rPr>
            <w:rFonts w:eastAsiaTheme="minorHAnsi" w:cs="함초롬바탕"/>
            <w:b/>
            <w:bCs/>
            <w:color w:val="000000"/>
            <w:kern w:val="0"/>
            <w:sz w:val="22"/>
          </w:rPr>
          <w:delText xml:space="preserve"> </w:delText>
        </w:r>
      </w:del>
      <w:r>
        <w:rPr>
          <w:rFonts w:eastAsiaTheme="minorHAnsi" w:cs="함초롬바탕"/>
          <w:b/>
          <w:bCs/>
          <w:color w:val="000000"/>
          <w:kern w:val="0"/>
          <w:sz w:val="22"/>
        </w:rPr>
        <w:t xml:space="preserve">  Students with excellent academic achievement are recommended for the Academic Excellence</w:t>
      </w:r>
      <w:ins w:id="6" w:author="만든 이" w:date="2023-04-26T15:41:00Z">
        <w:r>
          <w:rPr>
            <w:rFonts w:eastAsiaTheme="minorHAnsi" w:cs="함초롬바탕"/>
            <w:b/>
            <w:bCs/>
            <w:color w:val="000000"/>
            <w:kern w:val="0"/>
            <w:sz w:val="22"/>
          </w:rPr>
          <w:t xml:space="preserve"> </w:t>
        </w:r>
      </w:ins>
      <w:del w:id="7" w:author="만든 이" w:date="2023-04-26T15:41:00Z">
        <w:r>
          <w:rPr>
            <w:rFonts w:eastAsiaTheme="minorHAnsi" w:cs="함초롬바탕"/>
            <w:b/>
            <w:bCs/>
            <w:color w:val="000000"/>
            <w:kern w:val="0"/>
            <w:sz w:val="22"/>
          </w:rPr>
          <w:delText xml:space="preserve"> </w:delText>
        </w:r>
      </w:del>
      <w:r>
        <w:rPr>
          <w:rFonts w:eastAsiaTheme="minorHAnsi" w:cs="함초롬바탕"/>
          <w:b/>
          <w:bCs/>
          <w:color w:val="000000"/>
          <w:kern w:val="0"/>
          <w:sz w:val="22"/>
        </w:rPr>
        <w:t xml:space="preserve">Award and </w:t>
      </w:r>
      <w:ins w:id="8" w:author="만든 이" w:date="2023-04-26T15:49:00Z">
        <w:r>
          <w:rPr>
            <w:rFonts w:eastAsiaTheme="minorHAnsi" w:cs="함초롬바탕"/>
            <w:b/>
            <w:bCs/>
            <w:color w:val="000000"/>
            <w:kern w:val="0"/>
            <w:sz w:val="22"/>
            <w:u w:val="single"/>
          </w:rPr>
          <w:t>t</w:t>
        </w:r>
      </w:ins>
      <w:ins w:id="9" w:author="만든 이" w:date="2023-04-26T15:41:00Z">
        <w:r>
          <w:rPr>
            <w:rFonts w:eastAsiaTheme="minorHAnsi" w:cs="함초롬바탕"/>
            <w:b/>
            <w:bCs/>
            <w:color w:val="000000"/>
            <w:kern w:val="0"/>
            <w:sz w:val="22"/>
            <w:u w:val="single"/>
          </w:rPr>
          <w:t xml:space="preserve">he </w:t>
        </w:r>
      </w:ins>
      <w:r>
        <w:rPr>
          <w:rFonts w:eastAsiaTheme="minorHAnsi" w:cs="함초롬바탕"/>
          <w:b/>
          <w:bCs/>
          <w:color w:val="000000"/>
          <w:kern w:val="0"/>
          <w:sz w:val="22"/>
        </w:rPr>
        <w:t>Principal’s Award, and are recorded according to core competencies in the Subject Details. However, students with poor academic attitude or poor attendance are excluded.</w:t>
      </w:r>
    </w:p>
    <w:p w14:paraId="00BB946D" w14:textId="77777777" w:rsidR="00EF278B" w:rsidRDefault="00EF278B">
      <w:pPr>
        <w:widowControl/>
        <w:wordWrap/>
        <w:autoSpaceDE/>
        <w:autoSpaceDN/>
        <w:rPr>
          <w:rFonts w:eastAsiaTheme="minorHAnsi" w:cs="굴림"/>
          <w:b/>
          <w:bCs/>
          <w:color w:val="000000"/>
          <w:kern w:val="0"/>
          <w:sz w:val="10"/>
          <w:szCs w:val="10"/>
        </w:rPr>
      </w:pPr>
    </w:p>
    <w:tbl>
      <w:tblPr>
        <w:tblOverlap w:val="never"/>
        <w:tblW w:w="10523"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4A0" w:firstRow="1" w:lastRow="0" w:firstColumn="1" w:lastColumn="0" w:noHBand="0" w:noVBand="1"/>
      </w:tblPr>
      <w:tblGrid>
        <w:gridCol w:w="10523"/>
      </w:tblGrid>
      <w:tr w:rsidR="00EF278B" w14:paraId="32F82782" w14:textId="77777777">
        <w:trPr>
          <w:trHeight w:val="3332"/>
        </w:trPr>
        <w:tc>
          <w:tcPr>
            <w:tcW w:w="10523" w:type="dxa"/>
            <w:tcBorders>
              <w:top w:val="single" w:sz="5" w:space="0" w:color="000000"/>
              <w:left w:val="single" w:sz="5" w:space="0" w:color="000000"/>
              <w:bottom w:val="single" w:sz="5" w:space="0" w:color="000000"/>
              <w:right w:val="single" w:sz="5" w:space="0" w:color="000000"/>
            </w:tcBorders>
            <w:vAlign w:val="center"/>
          </w:tcPr>
          <w:p w14:paraId="3739BBD7" w14:textId="77777777" w:rsidR="00EF278B" w:rsidRDefault="00AB02DE">
            <w:pPr>
              <w:pStyle w:val="a4"/>
              <w:spacing w:line="276" w:lineRule="auto"/>
              <w:ind w:left="70"/>
              <w:rPr>
                <w:rFonts w:ascii="맑은 고딕" w:eastAsia="맑은 고딕" w:hAnsi="맑은 고딕" w:cs="맑은 고딕"/>
                <w:b/>
                <w:bCs/>
                <w:color w:val="203A7B"/>
                <w:sz w:val="22"/>
                <w:szCs w:val="22"/>
                <w:shd w:val="clear" w:color="000000" w:fill="auto"/>
              </w:rPr>
            </w:pPr>
            <w:r>
              <w:rPr>
                <w:rFonts w:ascii="맑은 고딕" w:eastAsia="맑은 고딕" w:hAnsi="맑은 고딕" w:cs="맑은 고딕"/>
                <w:b/>
                <w:bCs/>
                <w:color w:val="203A7B"/>
                <w:sz w:val="22"/>
                <w:szCs w:val="22"/>
                <w:shd w:val="clear" w:color="000000" w:fill="auto"/>
              </w:rPr>
              <w:t>●</w:t>
            </w:r>
            <w:r>
              <w:rPr>
                <w:rFonts w:ascii="맑은 고딕" w:eastAsia="맑은 고딕" w:hAnsi="맑은 고딕" w:cs="맑은 고딕"/>
                <w:b/>
                <w:bCs/>
                <w:color w:val="203A7B"/>
                <w:w w:val="95"/>
                <w:sz w:val="22"/>
                <w:szCs w:val="22"/>
                <w:shd w:val="clear" w:color="000000" w:fill="auto"/>
              </w:rPr>
              <w:t xml:space="preserve"> Attendance for at least three-quarters of the total class hours is required to earn credit.</w:t>
            </w:r>
          </w:p>
          <w:p w14:paraId="3CE80152" w14:textId="77777777" w:rsidR="00EF278B" w:rsidRDefault="00AB02DE">
            <w:pPr>
              <w:pStyle w:val="a4"/>
              <w:spacing w:line="276" w:lineRule="auto"/>
              <w:ind w:left="70"/>
              <w:rPr>
                <w:rFonts w:ascii="맑은 고딕" w:eastAsia="맑은 고딕" w:hAnsi="맑은 고딕" w:cs="맑은 고딕"/>
                <w:b/>
                <w:bCs/>
                <w:color w:val="203A7B"/>
                <w:sz w:val="22"/>
                <w:szCs w:val="22"/>
                <w:shd w:val="clear" w:color="000000" w:fill="auto"/>
              </w:rPr>
            </w:pPr>
            <w:r>
              <w:rPr>
                <w:rFonts w:ascii="맑은 고딕" w:eastAsia="맑은 고딕" w:hAnsi="맑은 고딕" w:cs="맑은 고딕"/>
                <w:b/>
                <w:bCs/>
                <w:color w:val="203A7B"/>
                <w:sz w:val="22"/>
                <w:szCs w:val="22"/>
                <w:shd w:val="clear" w:color="000000" w:fill="auto"/>
              </w:rPr>
              <w:t xml:space="preserve">● </w:t>
            </w:r>
            <w:r>
              <w:rPr>
                <w:rFonts w:ascii="맑은 고딕" w:eastAsia="맑은 고딕" w:hAnsi="맑은 고딕" w:cs="맑은 고딕"/>
                <w:b/>
                <w:bCs/>
                <w:color w:val="203A7B"/>
                <w:w w:val="90"/>
                <w:sz w:val="22"/>
                <w:szCs w:val="22"/>
                <w:shd w:val="clear" w:color="000000" w:fill="auto"/>
              </w:rPr>
              <w:t>For Pass/Fail courses, if the instructor determines that a specific evaluation element is insufficient and requires a separate evaluation, a separate evaluation may be conducted.</w:t>
            </w:r>
          </w:p>
          <w:p w14:paraId="2B878068" w14:textId="77777777" w:rsidR="00EF278B" w:rsidRDefault="00EF278B">
            <w:pPr>
              <w:pStyle w:val="a4"/>
              <w:numPr>
                <w:ilvl w:val="0"/>
                <w:numId w:val="1"/>
              </w:numPr>
              <w:spacing w:line="276" w:lineRule="auto"/>
              <w:ind w:left="70"/>
              <w:rPr>
                <w:rFonts w:ascii="맑은 고딕" w:eastAsia="맑은 고딕" w:hAnsi="맑은 고딕" w:cs="맑은 고딕"/>
                <w:b/>
                <w:bCs/>
                <w:color w:val="203A7B"/>
                <w:sz w:val="6"/>
                <w:szCs w:val="6"/>
                <w:shd w:val="clear" w:color="000000" w:fill="auto"/>
              </w:rPr>
            </w:pPr>
          </w:p>
          <w:p w14:paraId="0855D28D" w14:textId="77777777" w:rsidR="00EF278B" w:rsidRDefault="00AB02DE">
            <w:pPr>
              <w:pStyle w:val="a4"/>
              <w:spacing w:line="276" w:lineRule="auto"/>
              <w:ind w:left="70"/>
              <w:rPr>
                <w:rFonts w:ascii="맑은 고딕" w:eastAsia="맑은 고딕" w:hAnsi="맑은 고딕" w:cs="맑은 고딕"/>
                <w:b/>
                <w:bCs/>
                <w:color w:val="203A7B"/>
                <w:w w:val="95"/>
                <w:sz w:val="22"/>
                <w:szCs w:val="22"/>
                <w:shd w:val="clear" w:color="000000" w:fill="auto"/>
              </w:rPr>
            </w:pPr>
            <w:r>
              <w:rPr>
                <w:rFonts w:ascii="맑은 고딕" w:eastAsia="맑은 고딕" w:hAnsi="맑은 고딕" w:cs="맑은 고딕"/>
                <w:b/>
                <w:bCs/>
                <w:color w:val="203A7B"/>
                <w:w w:val="95"/>
                <w:sz w:val="22"/>
                <w:szCs w:val="22"/>
                <w:shd w:val="clear" w:color="000000" w:fill="auto"/>
              </w:rPr>
              <w:t>● Calculation of the basis score for awarding credit to absentees :</w:t>
            </w:r>
          </w:p>
          <w:p w14:paraId="5F7B2A9C" w14:textId="77777777" w:rsidR="00EF278B" w:rsidRDefault="00EF278B">
            <w:pPr>
              <w:pStyle w:val="a4"/>
              <w:numPr>
                <w:ilvl w:val="0"/>
                <w:numId w:val="1"/>
              </w:numPr>
              <w:spacing w:line="276" w:lineRule="auto"/>
              <w:ind w:left="70"/>
              <w:rPr>
                <w:rFonts w:ascii="맑은 고딕" w:eastAsia="맑은 고딕" w:hAnsi="맑은 고딕" w:cs="맑은 고딕"/>
                <w:b/>
                <w:bCs/>
                <w:color w:val="203A7B"/>
                <w:w w:val="95"/>
                <w:sz w:val="6"/>
                <w:szCs w:val="6"/>
                <w:shd w:val="clear" w:color="000000" w:fill="auto"/>
              </w:rPr>
            </w:pPr>
          </w:p>
          <w:p w14:paraId="131E9624" w14:textId="77777777" w:rsidR="00EF278B" w:rsidRDefault="00AB02DE">
            <w:pPr>
              <w:pStyle w:val="a4"/>
              <w:spacing w:line="276" w:lineRule="auto"/>
              <w:ind w:left="70"/>
              <w:rPr>
                <w:rFonts w:ascii="맑은 고딕" w:eastAsia="맑은 고딕" w:hAnsi="맑은 고딕" w:cs="맑은 고딕"/>
                <w:b/>
                <w:bCs/>
                <w:color w:val="203A7B"/>
                <w:sz w:val="22"/>
                <w:szCs w:val="22"/>
                <w:shd w:val="clear" w:color="000000" w:fill="auto"/>
              </w:rPr>
            </w:pPr>
            <w:r>
              <w:rPr>
                <w:rFonts w:ascii="맑은 고딕" w:eastAsia="맑은 고딕" w:hAnsi="맑은 고딕" w:cs="맑은 고딕"/>
                <w:b/>
                <w:bCs/>
                <w:color w:val="203A7B"/>
                <w:w w:val="95"/>
                <w:sz w:val="22"/>
                <w:szCs w:val="22"/>
                <w:shd w:val="clear" w:color="000000" w:fill="auto"/>
              </w:rPr>
              <w:t>● If a basis score cannot be calculated, the grading method :</w:t>
            </w:r>
          </w:p>
          <w:p w14:paraId="17729309" w14:textId="77777777" w:rsidR="00EF278B" w:rsidRDefault="00EF278B">
            <w:pPr>
              <w:pStyle w:val="a4"/>
              <w:numPr>
                <w:ilvl w:val="0"/>
                <w:numId w:val="1"/>
              </w:numPr>
              <w:spacing w:line="276" w:lineRule="auto"/>
              <w:ind w:left="70"/>
              <w:rPr>
                <w:rFonts w:ascii="맑은 고딕" w:eastAsia="맑은 고딕" w:hAnsi="맑은 고딕" w:cs="맑은 고딕"/>
                <w:b/>
                <w:bCs/>
                <w:color w:val="203A7B"/>
                <w:sz w:val="6"/>
                <w:szCs w:val="6"/>
                <w:shd w:val="clear" w:color="000000" w:fill="auto"/>
              </w:rPr>
            </w:pPr>
          </w:p>
          <w:p w14:paraId="217F7D57" w14:textId="77777777" w:rsidR="00EF278B" w:rsidRDefault="00AB02DE">
            <w:pPr>
              <w:pStyle w:val="a4"/>
              <w:spacing w:line="276" w:lineRule="auto"/>
              <w:ind w:left="70"/>
              <w:rPr>
                <w:rFonts w:ascii="맑은 고딕" w:eastAsia="맑은 고딕" w:hAnsi="맑은 고딕" w:cs="맑은 고딕"/>
              </w:rPr>
            </w:pPr>
            <w:r>
              <w:rPr>
                <w:rFonts w:ascii="맑은 고딕" w:eastAsia="맑은 고딕" w:hAnsi="맑은 고딕" w:cs="맑은 고딕"/>
                <w:b/>
                <w:bCs/>
                <w:color w:val="203A7B"/>
                <w:sz w:val="19"/>
                <w:szCs w:val="19"/>
                <w:shd w:val="clear" w:color="000000" w:fill="auto"/>
              </w:rPr>
              <w:t>※ Refer to the "Academic Performance Management Regulations" for the percentage of credit points applied.</w:t>
            </w:r>
          </w:p>
        </w:tc>
      </w:tr>
    </w:tbl>
    <w:p w14:paraId="751062D7" w14:textId="77777777" w:rsidR="00EF278B" w:rsidRDefault="00EF278B">
      <w:pPr>
        <w:widowControl/>
        <w:wordWrap/>
        <w:autoSpaceDE/>
        <w:autoSpaceDN/>
        <w:rPr>
          <w:rFonts w:eastAsiaTheme="minorHAnsi" w:cs="굴림"/>
          <w:b/>
          <w:bCs/>
          <w:color w:val="000000"/>
          <w:kern w:val="0"/>
          <w:szCs w:val="20"/>
        </w:rPr>
      </w:pPr>
    </w:p>
    <w:p w14:paraId="10ACD04A" w14:textId="77777777" w:rsidR="00EF278B" w:rsidRDefault="00EF278B">
      <w:pPr>
        <w:widowControl/>
        <w:wordWrap/>
        <w:autoSpaceDE/>
        <w:autoSpaceDN/>
        <w:rPr>
          <w:rFonts w:eastAsiaTheme="minorHAnsi" w:cs="굴림"/>
          <w:b/>
          <w:bCs/>
          <w:color w:val="000000"/>
          <w:kern w:val="0"/>
          <w:szCs w:val="20"/>
        </w:rPr>
      </w:pPr>
    </w:p>
    <w:p w14:paraId="50BF55DD" w14:textId="77777777" w:rsidR="00EF278B" w:rsidRDefault="00EF278B">
      <w:pPr>
        <w:widowControl/>
        <w:wordWrap/>
        <w:autoSpaceDE/>
        <w:autoSpaceDN/>
        <w:rPr>
          <w:rFonts w:eastAsiaTheme="minorHAnsi" w:cs="굴림"/>
          <w:b/>
          <w:bCs/>
          <w:color w:val="000000"/>
          <w:kern w:val="0"/>
          <w:szCs w:val="20"/>
        </w:rPr>
      </w:pPr>
    </w:p>
    <w:p w14:paraId="574DD4DA" w14:textId="6AC4915D" w:rsidR="00EF278B" w:rsidRDefault="00EF278B">
      <w:pPr>
        <w:widowControl/>
        <w:wordWrap/>
        <w:autoSpaceDE/>
        <w:autoSpaceDN/>
        <w:rPr>
          <w:rFonts w:eastAsiaTheme="minorHAnsi" w:cs="굴림"/>
          <w:b/>
          <w:bCs/>
          <w:color w:val="000000"/>
          <w:kern w:val="0"/>
          <w:szCs w:val="20"/>
        </w:rPr>
      </w:pPr>
    </w:p>
    <w:p w14:paraId="12097B59" w14:textId="10CDC1A7" w:rsidR="0013390D" w:rsidRDefault="0013390D">
      <w:pPr>
        <w:widowControl/>
        <w:wordWrap/>
        <w:autoSpaceDE/>
        <w:autoSpaceDN/>
        <w:rPr>
          <w:rFonts w:eastAsiaTheme="minorHAnsi" w:cs="굴림"/>
          <w:b/>
          <w:bCs/>
          <w:color w:val="000000"/>
          <w:kern w:val="0"/>
          <w:szCs w:val="20"/>
        </w:rPr>
      </w:pPr>
    </w:p>
    <w:p w14:paraId="408ADF9C" w14:textId="77777777" w:rsidR="0013390D" w:rsidRDefault="0013390D">
      <w:pPr>
        <w:widowControl/>
        <w:wordWrap/>
        <w:autoSpaceDE/>
        <w:autoSpaceDN/>
        <w:rPr>
          <w:rFonts w:eastAsiaTheme="minorHAnsi" w:cs="굴림"/>
          <w:b/>
          <w:bCs/>
          <w:color w:val="000000"/>
          <w:kern w:val="0"/>
          <w:szCs w:val="20"/>
        </w:rPr>
      </w:pPr>
    </w:p>
    <w:p w14:paraId="5FEB99AB" w14:textId="77777777" w:rsidR="00EF278B" w:rsidRDefault="00AB02DE">
      <w:pPr>
        <w:spacing w:after="0" w:line="276" w:lineRule="auto"/>
        <w:textAlignment w:val="baseline"/>
        <w:rPr>
          <w:rFonts w:eastAsiaTheme="minorHAnsi" w:cs="굴림"/>
          <w:color w:val="000000"/>
          <w:kern w:val="0"/>
          <w:szCs w:val="20"/>
        </w:rPr>
      </w:pPr>
      <w:r>
        <w:rPr>
          <w:rFonts w:eastAsiaTheme="minorHAnsi" w:cs="굴림"/>
          <w:b/>
          <w:bCs/>
          <w:color w:val="000000"/>
          <w:kern w:val="0"/>
          <w:sz w:val="22"/>
        </w:rPr>
        <w:t xml:space="preserve">7. Weekly Plans </w:t>
      </w:r>
    </w:p>
    <w:tbl>
      <w:tblPr>
        <w:tblOverlap w:val="never"/>
        <w:tblW w:w="10462" w:type="dxa"/>
        <w:tblBorders>
          <w:top w:val="none" w:sz="3" w:space="0" w:color="000000"/>
          <w:left w:val="none" w:sz="3" w:space="0" w:color="000000"/>
          <w:bottom w:val="none" w:sz="3" w:space="0" w:color="000000"/>
          <w:right w:val="none" w:sz="3" w:space="0" w:color="000000"/>
        </w:tblBorders>
        <w:shd w:val="clear" w:color="000000" w:fill="FFFFFF"/>
        <w:tblLayout w:type="fixed"/>
        <w:tblCellMar>
          <w:top w:w="15" w:type="dxa"/>
          <w:left w:w="15" w:type="dxa"/>
          <w:bottom w:w="15" w:type="dxa"/>
          <w:right w:w="15" w:type="dxa"/>
        </w:tblCellMar>
        <w:tblLook w:val="04A0" w:firstRow="1" w:lastRow="0" w:firstColumn="1" w:lastColumn="0" w:noHBand="0" w:noVBand="1"/>
      </w:tblPr>
      <w:tblGrid>
        <w:gridCol w:w="1684"/>
        <w:gridCol w:w="6035"/>
        <w:gridCol w:w="2743"/>
      </w:tblGrid>
      <w:tr w:rsidR="00EF278B" w14:paraId="70DF71D5" w14:textId="77777777">
        <w:trPr>
          <w:trHeight w:val="389"/>
        </w:trPr>
        <w:tc>
          <w:tcPr>
            <w:tcW w:w="1684" w:type="dxa"/>
            <w:tcBorders>
              <w:top w:val="single" w:sz="11"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6C73133B" w14:textId="77777777" w:rsidR="00EF278B" w:rsidRDefault="00AB02DE">
            <w:pPr>
              <w:wordWrap/>
              <w:spacing w:after="0" w:line="276" w:lineRule="auto"/>
              <w:jc w:val="center"/>
            </w:pPr>
            <w:r>
              <w:rPr>
                <w:b/>
                <w:spacing w:val="-18"/>
                <w:sz w:val="22"/>
              </w:rPr>
              <w:t>Week (period)</w:t>
            </w:r>
          </w:p>
        </w:tc>
        <w:tc>
          <w:tcPr>
            <w:tcW w:w="6035" w:type="dxa"/>
            <w:tcBorders>
              <w:top w:val="single" w:sz="11"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15B59DAC" w14:textId="77777777" w:rsidR="00EF278B" w:rsidRDefault="00AB02DE">
            <w:pPr>
              <w:wordWrap/>
              <w:spacing w:after="0" w:line="276" w:lineRule="auto"/>
              <w:jc w:val="center"/>
            </w:pPr>
            <w:r>
              <w:rPr>
                <w:b/>
                <w:sz w:val="22"/>
              </w:rPr>
              <w:t>Topic and Contents</w:t>
            </w:r>
          </w:p>
        </w:tc>
        <w:tc>
          <w:tcPr>
            <w:tcW w:w="2743" w:type="dxa"/>
            <w:tcBorders>
              <w:top w:val="single" w:sz="11"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14:paraId="736E7DDD" w14:textId="77777777" w:rsidR="00EF278B" w:rsidRDefault="00AB02DE">
            <w:pPr>
              <w:wordWrap/>
              <w:spacing w:after="0" w:line="276" w:lineRule="auto"/>
              <w:jc w:val="center"/>
            </w:pPr>
            <w:r>
              <w:rPr>
                <w:b/>
                <w:sz w:val="22"/>
              </w:rPr>
              <w:t>(Notes)</w:t>
            </w:r>
          </w:p>
        </w:tc>
      </w:tr>
      <w:tr w:rsidR="00EF278B" w14:paraId="2CDEA6B5" w14:textId="77777777">
        <w:trPr>
          <w:trHeight w:val="1191"/>
        </w:trPr>
        <w:tc>
          <w:tcPr>
            <w:tcW w:w="1684"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471EDD9B" w14:textId="77777777" w:rsidR="00EF278B" w:rsidRDefault="00AB02DE">
            <w:pPr>
              <w:wordWrap/>
              <w:spacing w:after="0" w:line="276" w:lineRule="auto"/>
              <w:jc w:val="center"/>
            </w:pPr>
            <w:r>
              <w:rPr>
                <w:b/>
                <w:sz w:val="22"/>
              </w:rPr>
              <w:lastRenderedPageBreak/>
              <w:t>Week 1</w:t>
            </w:r>
          </w:p>
          <w:p w14:paraId="06286C70" w14:textId="77777777" w:rsidR="00EF278B" w:rsidRDefault="00AB02DE">
            <w:pPr>
              <w:pStyle w:val="a4"/>
              <w:wordWrap/>
              <w:jc w:val="center"/>
            </w:pPr>
            <w:r>
              <w:rPr>
                <w:rFonts w:ascii="한컴산뜻돋움"/>
                <w:sz w:val="16"/>
                <w:shd w:val="clear" w:color="000000" w:fill="auto"/>
              </w:rPr>
              <w:t>2.23.~3.1.</w:t>
            </w:r>
          </w:p>
        </w:tc>
        <w:tc>
          <w:tcPr>
            <w:tcW w:w="603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57D4B218" w14:textId="40E5E45D" w:rsidR="00EF278B" w:rsidRDefault="00E50102">
            <w:pPr>
              <w:wordWrap/>
              <w:spacing w:after="0" w:line="276" w:lineRule="auto"/>
              <w:ind w:firstLine="100"/>
              <w:jc w:val="left"/>
              <w:rPr>
                <w:color w:val="000000"/>
              </w:rPr>
            </w:pPr>
            <w:r w:rsidRPr="00E50102">
              <w:rPr>
                <w:color w:val="000000"/>
              </w:rPr>
              <w:t>Chapter 1. The Atom in modern Chemistry</w:t>
            </w:r>
          </w:p>
        </w:tc>
        <w:tc>
          <w:tcPr>
            <w:tcW w:w="2743" w:type="dxa"/>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14:paraId="15C11F68" w14:textId="77777777" w:rsidR="00EF278B" w:rsidRDefault="00EF27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76" w:lineRule="auto"/>
              <w:ind w:left="172" w:right="92" w:hanging="24"/>
              <w:jc w:val="left"/>
              <w:rPr>
                <w:b/>
                <w:color w:val="000000"/>
                <w:sz w:val="22"/>
              </w:rPr>
            </w:pPr>
          </w:p>
        </w:tc>
      </w:tr>
      <w:tr w:rsidR="00EF278B" w14:paraId="49821794" w14:textId="77777777">
        <w:trPr>
          <w:trHeight w:val="482"/>
        </w:trPr>
        <w:tc>
          <w:tcPr>
            <w:tcW w:w="1684"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74AE43FE" w14:textId="77777777" w:rsidR="00EF278B" w:rsidRDefault="00AB02DE">
            <w:pPr>
              <w:wordWrap/>
              <w:spacing w:after="0" w:line="276" w:lineRule="auto"/>
              <w:jc w:val="center"/>
            </w:pPr>
            <w:r>
              <w:rPr>
                <w:b/>
                <w:w w:val="80"/>
                <w:sz w:val="16"/>
              </w:rPr>
              <w:t>Core Competencies</w:t>
            </w:r>
          </w:p>
        </w:tc>
        <w:tc>
          <w:tcPr>
            <w:tcW w:w="603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5C736A19" w14:textId="0913787C" w:rsidR="00EF278B" w:rsidRDefault="00EC7337">
            <w:pPr>
              <w:numPr>
                <w:ilvl w:val="0"/>
                <w:numId w:val="2"/>
              </w:num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262" w:hanging="62"/>
              <w:rPr>
                <w:color w:val="000000"/>
              </w:rPr>
            </w:pPr>
            <w:r w:rsidRPr="00EC7337">
              <w:rPr>
                <w:color w:val="000000"/>
              </w:rPr>
              <w:t>Analytical and Creative Thinking</w:t>
            </w:r>
          </w:p>
        </w:tc>
        <w:tc>
          <w:tcPr>
            <w:tcW w:w="2743" w:type="dxa"/>
            <w:vMerge/>
            <w:tcBorders>
              <w:top w:val="single" w:sz="2" w:space="0" w:color="000000"/>
              <w:left w:val="single" w:sz="2" w:space="0" w:color="000000"/>
              <w:bottom w:val="single" w:sz="2" w:space="0" w:color="000000"/>
              <w:right w:val="single" w:sz="11" w:space="0" w:color="000000"/>
            </w:tcBorders>
          </w:tcPr>
          <w:p w14:paraId="52BA209D" w14:textId="77777777" w:rsidR="00EF278B" w:rsidRDefault="00EF278B"/>
        </w:tc>
      </w:tr>
      <w:tr w:rsidR="00EF278B" w14:paraId="0CA4752F" w14:textId="77777777">
        <w:trPr>
          <w:trHeight w:val="1191"/>
        </w:trPr>
        <w:tc>
          <w:tcPr>
            <w:tcW w:w="1684"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1ECF5BDD" w14:textId="77777777" w:rsidR="00EF278B" w:rsidRDefault="00AB02DE">
            <w:pPr>
              <w:wordWrap/>
              <w:spacing w:after="0" w:line="276" w:lineRule="auto"/>
              <w:jc w:val="center"/>
            </w:pPr>
            <w:r>
              <w:rPr>
                <w:b/>
                <w:sz w:val="22"/>
              </w:rPr>
              <w:t>Week 2</w:t>
            </w:r>
          </w:p>
          <w:p w14:paraId="1403F19F" w14:textId="77777777" w:rsidR="00EF278B" w:rsidRDefault="00AB02DE">
            <w:pPr>
              <w:pStyle w:val="a4"/>
              <w:wordWrap/>
              <w:jc w:val="center"/>
            </w:pPr>
            <w:r>
              <w:rPr>
                <w:rFonts w:ascii="한컴산뜻돋움"/>
                <w:sz w:val="16"/>
                <w:shd w:val="clear" w:color="000000" w:fill="auto"/>
              </w:rPr>
              <w:t>3.2.~3.8.</w:t>
            </w:r>
          </w:p>
        </w:tc>
        <w:tc>
          <w:tcPr>
            <w:tcW w:w="603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76592D69" w14:textId="42D7AA4E" w:rsidR="00EF278B" w:rsidRDefault="00E50102">
            <w:pPr>
              <w:wordWrap/>
              <w:spacing w:after="0" w:line="276" w:lineRule="auto"/>
              <w:ind w:firstLine="100"/>
              <w:jc w:val="left"/>
              <w:rPr>
                <w:color w:val="000000"/>
              </w:rPr>
            </w:pPr>
            <w:r w:rsidRPr="00E50102">
              <w:rPr>
                <w:color w:val="000000"/>
              </w:rPr>
              <w:t>Chapter 3. Chemical Bonding: The Classical Description</w:t>
            </w:r>
          </w:p>
        </w:tc>
        <w:tc>
          <w:tcPr>
            <w:tcW w:w="2743" w:type="dxa"/>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14:paraId="651C9368" w14:textId="1A71BFAB" w:rsidR="00F8147D" w:rsidRDefault="00161496" w:rsidP="001E11CB">
            <w:pPr>
              <w:pStyle w:val="a4"/>
              <w:tabs>
                <w:tab w:val="left" w:pos="0"/>
                <w:tab w:val="left" w:pos="0"/>
                <w:tab w:val="left" w:pos="0"/>
                <w:tab w:val="left" w:pos="0"/>
                <w:tab w:val="left" w:pos="0"/>
                <w:tab w:val="left" w:pos="0"/>
                <w:tab w:val="left" w:pos="0"/>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360" w:lineRule="auto"/>
              <w:ind w:left="149" w:right="91" w:hanging="23"/>
              <w:jc w:val="center"/>
              <w:rPr>
                <w:b/>
                <w:bCs/>
                <w:color w:val="FF0000"/>
              </w:rPr>
            </w:pPr>
            <w:r>
              <w:rPr>
                <w:rFonts w:ascii="한컴산뜻돋움" w:eastAsia="한컴산뜻돋움"/>
                <w:b/>
                <w:bCs/>
                <w:color w:val="FF0000"/>
                <w:sz w:val="22"/>
                <w:shd w:val="clear" w:color="000000" w:fill="auto"/>
              </w:rPr>
              <w:t>3</w:t>
            </w:r>
            <w:r w:rsidR="00F8147D">
              <w:rPr>
                <w:rFonts w:ascii="한컴산뜻돋움" w:eastAsia="한컴산뜻돋움"/>
                <w:b/>
                <w:bCs/>
                <w:color w:val="FF0000"/>
                <w:sz w:val="22"/>
                <w:shd w:val="clear" w:color="000000" w:fill="auto"/>
              </w:rPr>
              <w:t>.2.</w:t>
            </w:r>
          </w:p>
          <w:p w14:paraId="56300E61" w14:textId="0E279E54" w:rsidR="001E11CB" w:rsidRDefault="00F8147D" w:rsidP="001E11C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76" w:lineRule="auto"/>
              <w:ind w:left="172" w:right="92" w:hanging="24"/>
              <w:jc w:val="center"/>
              <w:rPr>
                <w:b/>
                <w:color w:val="000000"/>
                <w:sz w:val="22"/>
              </w:rPr>
            </w:pPr>
            <w:r>
              <w:rPr>
                <w:b/>
                <w:bCs/>
                <w:color w:val="FF0000"/>
              </w:rPr>
              <w:t xml:space="preserve">Substitute </w:t>
            </w:r>
            <w:r w:rsidR="00BD0B14">
              <w:rPr>
                <w:b/>
                <w:bCs/>
                <w:color w:val="FF0000"/>
              </w:rPr>
              <w:t>H</w:t>
            </w:r>
            <w:r>
              <w:rPr>
                <w:b/>
                <w:bCs/>
                <w:color w:val="FF0000"/>
              </w:rPr>
              <w:t>oliday</w:t>
            </w:r>
          </w:p>
        </w:tc>
      </w:tr>
      <w:tr w:rsidR="00EF278B" w14:paraId="532674D6" w14:textId="77777777">
        <w:trPr>
          <w:trHeight w:val="482"/>
        </w:trPr>
        <w:tc>
          <w:tcPr>
            <w:tcW w:w="1684"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1C304CAA" w14:textId="77777777" w:rsidR="00EF278B" w:rsidRDefault="00AB02DE">
            <w:pPr>
              <w:wordWrap/>
              <w:spacing w:after="0" w:line="276" w:lineRule="auto"/>
              <w:jc w:val="center"/>
            </w:pPr>
            <w:r>
              <w:rPr>
                <w:b/>
                <w:w w:val="80"/>
                <w:sz w:val="16"/>
              </w:rPr>
              <w:t>Core Competencies</w:t>
            </w:r>
          </w:p>
        </w:tc>
        <w:tc>
          <w:tcPr>
            <w:tcW w:w="603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03F9DF44" w14:textId="2CD14B10" w:rsidR="00EF278B" w:rsidRDefault="00EC7337">
            <w:pPr>
              <w:numPr>
                <w:ilvl w:val="0"/>
                <w:numId w:val="2"/>
              </w:num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262" w:hanging="62"/>
              <w:rPr>
                <w:color w:val="000000"/>
                <w:spacing w:val="-4"/>
              </w:rPr>
            </w:pPr>
            <w:r w:rsidRPr="00EC7337">
              <w:rPr>
                <w:color w:val="000000"/>
                <w:spacing w:val="-4"/>
              </w:rPr>
              <w:t>Analytical and Creative Thinking</w:t>
            </w:r>
          </w:p>
        </w:tc>
        <w:tc>
          <w:tcPr>
            <w:tcW w:w="2743" w:type="dxa"/>
            <w:vMerge/>
            <w:tcBorders>
              <w:top w:val="single" w:sz="2" w:space="0" w:color="000000"/>
              <w:left w:val="single" w:sz="2" w:space="0" w:color="000000"/>
              <w:bottom w:val="single" w:sz="2" w:space="0" w:color="000000"/>
              <w:right w:val="single" w:sz="11" w:space="0" w:color="000000"/>
            </w:tcBorders>
          </w:tcPr>
          <w:p w14:paraId="23F6EE73" w14:textId="77777777" w:rsidR="00EF278B" w:rsidRDefault="00EF278B"/>
        </w:tc>
      </w:tr>
      <w:tr w:rsidR="00EF278B" w14:paraId="3087CAB9" w14:textId="77777777">
        <w:trPr>
          <w:trHeight w:val="1191"/>
        </w:trPr>
        <w:tc>
          <w:tcPr>
            <w:tcW w:w="1684"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055D2564" w14:textId="77777777" w:rsidR="00EF278B" w:rsidRDefault="00AB02DE">
            <w:pPr>
              <w:wordWrap/>
              <w:spacing w:after="0" w:line="276" w:lineRule="auto"/>
              <w:jc w:val="center"/>
            </w:pPr>
            <w:r>
              <w:rPr>
                <w:b/>
                <w:sz w:val="22"/>
              </w:rPr>
              <w:t>Week 3</w:t>
            </w:r>
          </w:p>
          <w:p w14:paraId="6170132A" w14:textId="77777777" w:rsidR="00EF278B" w:rsidRDefault="00AB02DE">
            <w:pPr>
              <w:pStyle w:val="a4"/>
              <w:wordWrap/>
              <w:jc w:val="center"/>
            </w:pPr>
            <w:r>
              <w:rPr>
                <w:rFonts w:ascii="한컴산뜻돋움"/>
                <w:sz w:val="16"/>
                <w:shd w:val="clear" w:color="000000" w:fill="auto"/>
              </w:rPr>
              <w:t>3.9.~3.15.</w:t>
            </w:r>
          </w:p>
        </w:tc>
        <w:tc>
          <w:tcPr>
            <w:tcW w:w="603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239C280C" w14:textId="75B39F0F" w:rsidR="00EF278B" w:rsidRDefault="00E50102" w:rsidP="00E50102">
            <w:pPr>
              <w:wordWrap/>
              <w:spacing w:after="0" w:line="276" w:lineRule="auto"/>
              <w:ind w:firstLineChars="100" w:firstLine="180"/>
              <w:jc w:val="left"/>
              <w:rPr>
                <w:color w:val="000000"/>
                <w:spacing w:val="-10"/>
              </w:rPr>
            </w:pPr>
            <w:r w:rsidRPr="00E50102">
              <w:rPr>
                <w:color w:val="000000"/>
                <w:spacing w:val="-10"/>
              </w:rPr>
              <w:t>Chapter 4. Introduction to quantum mechanics</w:t>
            </w:r>
          </w:p>
        </w:tc>
        <w:tc>
          <w:tcPr>
            <w:tcW w:w="2743" w:type="dxa"/>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14:paraId="38B91C84" w14:textId="77777777" w:rsidR="00EF278B" w:rsidRDefault="00EF27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76" w:lineRule="auto"/>
              <w:ind w:left="172" w:right="92" w:hanging="24"/>
              <w:jc w:val="left"/>
              <w:rPr>
                <w:b/>
                <w:color w:val="000000"/>
                <w:sz w:val="22"/>
              </w:rPr>
            </w:pPr>
          </w:p>
        </w:tc>
      </w:tr>
      <w:tr w:rsidR="00EF278B" w14:paraId="7A1D804C" w14:textId="77777777">
        <w:trPr>
          <w:trHeight w:val="482"/>
        </w:trPr>
        <w:tc>
          <w:tcPr>
            <w:tcW w:w="1684"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6478DBB8" w14:textId="77777777" w:rsidR="00EF278B" w:rsidRDefault="00AB02DE">
            <w:pPr>
              <w:wordWrap/>
              <w:spacing w:after="0" w:line="276" w:lineRule="auto"/>
              <w:jc w:val="center"/>
            </w:pPr>
            <w:r>
              <w:rPr>
                <w:b/>
                <w:w w:val="80"/>
                <w:sz w:val="16"/>
              </w:rPr>
              <w:t>Core Competencies</w:t>
            </w:r>
          </w:p>
        </w:tc>
        <w:tc>
          <w:tcPr>
            <w:tcW w:w="603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0B920ABF" w14:textId="602A763B" w:rsidR="00EF278B" w:rsidRDefault="00EC7337">
            <w:pPr>
              <w:numPr>
                <w:ilvl w:val="0"/>
                <w:numId w:val="2"/>
              </w:num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262" w:hanging="62"/>
              <w:rPr>
                <w:color w:val="000000"/>
              </w:rPr>
            </w:pPr>
            <w:r w:rsidRPr="00EC7337">
              <w:rPr>
                <w:color w:val="000000"/>
              </w:rPr>
              <w:t>Analytical and Creative Thinking</w:t>
            </w:r>
          </w:p>
        </w:tc>
        <w:tc>
          <w:tcPr>
            <w:tcW w:w="2743" w:type="dxa"/>
            <w:vMerge/>
            <w:tcBorders>
              <w:top w:val="single" w:sz="2" w:space="0" w:color="000000"/>
              <w:left w:val="single" w:sz="2" w:space="0" w:color="000000"/>
              <w:bottom w:val="single" w:sz="2" w:space="0" w:color="000000"/>
              <w:right w:val="single" w:sz="11" w:space="0" w:color="000000"/>
            </w:tcBorders>
          </w:tcPr>
          <w:p w14:paraId="7CB30040" w14:textId="77777777" w:rsidR="00EF278B" w:rsidRDefault="00EF278B"/>
        </w:tc>
      </w:tr>
      <w:tr w:rsidR="00EF278B" w14:paraId="37F19852" w14:textId="77777777">
        <w:trPr>
          <w:trHeight w:val="1191"/>
        </w:trPr>
        <w:tc>
          <w:tcPr>
            <w:tcW w:w="1684"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58CFD6EC" w14:textId="77777777" w:rsidR="00EF278B" w:rsidRDefault="00AB02DE">
            <w:pPr>
              <w:wordWrap/>
              <w:spacing w:after="0" w:line="276" w:lineRule="auto"/>
              <w:jc w:val="center"/>
            </w:pPr>
            <w:r>
              <w:rPr>
                <w:b/>
                <w:sz w:val="22"/>
              </w:rPr>
              <w:t>Week 4</w:t>
            </w:r>
          </w:p>
          <w:p w14:paraId="38750A8E" w14:textId="77777777" w:rsidR="00EF278B" w:rsidRDefault="00AB02DE">
            <w:pPr>
              <w:pStyle w:val="a4"/>
              <w:wordWrap/>
              <w:jc w:val="center"/>
            </w:pPr>
            <w:r>
              <w:rPr>
                <w:rFonts w:ascii="한컴산뜻돋움"/>
                <w:sz w:val="16"/>
                <w:shd w:val="clear" w:color="000000" w:fill="auto"/>
              </w:rPr>
              <w:t>3.16.~3.22.</w:t>
            </w:r>
          </w:p>
        </w:tc>
        <w:tc>
          <w:tcPr>
            <w:tcW w:w="603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51EAD7CE" w14:textId="1315EE62" w:rsidR="00E50102" w:rsidRPr="00E50102" w:rsidRDefault="00E50102" w:rsidP="00E50102">
            <w:pPr>
              <w:wordWrap/>
              <w:spacing w:after="0" w:line="276" w:lineRule="auto"/>
              <w:ind w:firstLine="100"/>
              <w:jc w:val="left"/>
              <w:rPr>
                <w:color w:val="000000"/>
              </w:rPr>
            </w:pPr>
            <w:r w:rsidRPr="00E50102">
              <w:rPr>
                <w:color w:val="000000"/>
              </w:rPr>
              <w:t>Chapter 4. Introduction to quantum mechanics</w:t>
            </w:r>
          </w:p>
          <w:p w14:paraId="7D22B5DC" w14:textId="3965D7D6" w:rsidR="00EF278B" w:rsidRDefault="00E50102" w:rsidP="00E50102">
            <w:pPr>
              <w:wordWrap/>
              <w:spacing w:after="0" w:line="276" w:lineRule="auto"/>
              <w:ind w:firstLine="100"/>
              <w:jc w:val="left"/>
              <w:rPr>
                <w:color w:val="000000"/>
              </w:rPr>
            </w:pPr>
            <w:r w:rsidRPr="00E50102">
              <w:rPr>
                <w:color w:val="000000"/>
              </w:rPr>
              <w:t>Chapter 5. Quantum mechanics and atomic structure</w:t>
            </w:r>
          </w:p>
        </w:tc>
        <w:tc>
          <w:tcPr>
            <w:tcW w:w="2743" w:type="dxa"/>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14:paraId="37A7B5AE" w14:textId="77777777" w:rsidR="00EF278B" w:rsidRDefault="00EF27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76" w:lineRule="auto"/>
              <w:ind w:left="172" w:right="92" w:hanging="24"/>
              <w:jc w:val="left"/>
              <w:rPr>
                <w:color w:val="000000"/>
              </w:rPr>
            </w:pPr>
          </w:p>
        </w:tc>
      </w:tr>
      <w:tr w:rsidR="00EF278B" w14:paraId="0796A94E" w14:textId="77777777">
        <w:trPr>
          <w:trHeight w:val="482"/>
        </w:trPr>
        <w:tc>
          <w:tcPr>
            <w:tcW w:w="1684"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4A6D5FE6" w14:textId="77777777" w:rsidR="00EF278B" w:rsidRDefault="00AB02DE">
            <w:pPr>
              <w:wordWrap/>
              <w:spacing w:after="0" w:line="276" w:lineRule="auto"/>
              <w:jc w:val="center"/>
            </w:pPr>
            <w:r>
              <w:rPr>
                <w:b/>
                <w:w w:val="80"/>
                <w:sz w:val="16"/>
              </w:rPr>
              <w:t>Core Competencies</w:t>
            </w:r>
          </w:p>
        </w:tc>
        <w:tc>
          <w:tcPr>
            <w:tcW w:w="603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6104D9C9" w14:textId="48779D14" w:rsidR="00EF278B" w:rsidRDefault="00EC7337">
            <w:pPr>
              <w:numPr>
                <w:ilvl w:val="0"/>
                <w:numId w:val="2"/>
              </w:num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262" w:hanging="62"/>
              <w:rPr>
                <w:color w:val="000000"/>
              </w:rPr>
            </w:pPr>
            <w:r w:rsidRPr="00EC7337">
              <w:rPr>
                <w:color w:val="000000"/>
              </w:rPr>
              <w:t>Analytical and Creative Thinking</w:t>
            </w:r>
          </w:p>
        </w:tc>
        <w:tc>
          <w:tcPr>
            <w:tcW w:w="2743" w:type="dxa"/>
            <w:vMerge/>
            <w:tcBorders>
              <w:top w:val="single" w:sz="2" w:space="0" w:color="000000"/>
              <w:left w:val="single" w:sz="2" w:space="0" w:color="000000"/>
              <w:bottom w:val="single" w:sz="2" w:space="0" w:color="000000"/>
              <w:right w:val="single" w:sz="11" w:space="0" w:color="000000"/>
            </w:tcBorders>
          </w:tcPr>
          <w:p w14:paraId="1223EF0E" w14:textId="77777777" w:rsidR="00EF278B" w:rsidRDefault="00EF278B"/>
        </w:tc>
      </w:tr>
      <w:tr w:rsidR="00EF278B" w14:paraId="48C96727" w14:textId="77777777">
        <w:trPr>
          <w:trHeight w:val="1191"/>
        </w:trPr>
        <w:tc>
          <w:tcPr>
            <w:tcW w:w="1684"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39E9D82C" w14:textId="77777777" w:rsidR="00EF278B" w:rsidRDefault="00AB02DE">
            <w:pPr>
              <w:wordWrap/>
              <w:spacing w:after="0" w:line="276" w:lineRule="auto"/>
              <w:jc w:val="center"/>
            </w:pPr>
            <w:r>
              <w:rPr>
                <w:b/>
                <w:sz w:val="22"/>
              </w:rPr>
              <w:t>Week 5</w:t>
            </w:r>
          </w:p>
          <w:p w14:paraId="5B16EAB9" w14:textId="77777777" w:rsidR="00EF278B" w:rsidRDefault="00AB02DE">
            <w:pPr>
              <w:pStyle w:val="a4"/>
              <w:wordWrap/>
              <w:jc w:val="center"/>
            </w:pPr>
            <w:r>
              <w:rPr>
                <w:rFonts w:ascii="한컴산뜻돋움"/>
                <w:sz w:val="16"/>
                <w:shd w:val="clear" w:color="000000" w:fill="auto"/>
              </w:rPr>
              <w:t>3.23.~3.29.</w:t>
            </w:r>
          </w:p>
        </w:tc>
        <w:tc>
          <w:tcPr>
            <w:tcW w:w="603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193793C6" w14:textId="1C09AF6F" w:rsidR="00EF278B" w:rsidRDefault="00E50102" w:rsidP="00E50102">
            <w:pPr>
              <w:wordWrap/>
              <w:spacing w:after="0" w:line="276" w:lineRule="auto"/>
              <w:ind w:firstLineChars="100" w:firstLine="200"/>
              <w:jc w:val="left"/>
              <w:rPr>
                <w:color w:val="000000"/>
              </w:rPr>
            </w:pPr>
            <w:r w:rsidRPr="00E50102">
              <w:rPr>
                <w:color w:val="000000"/>
              </w:rPr>
              <w:t>Chapter 5. Quantum mechanics and atomic structure</w:t>
            </w:r>
          </w:p>
        </w:tc>
        <w:tc>
          <w:tcPr>
            <w:tcW w:w="2743" w:type="dxa"/>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14:paraId="042CE13C" w14:textId="77777777" w:rsidR="00EF278B" w:rsidRDefault="00EF27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76" w:lineRule="auto"/>
              <w:ind w:left="172" w:right="92" w:hanging="24"/>
              <w:jc w:val="left"/>
              <w:rPr>
                <w:color w:val="000000"/>
              </w:rPr>
            </w:pPr>
          </w:p>
        </w:tc>
      </w:tr>
      <w:tr w:rsidR="00EF278B" w14:paraId="1E3B5389" w14:textId="77777777">
        <w:trPr>
          <w:trHeight w:val="482"/>
        </w:trPr>
        <w:tc>
          <w:tcPr>
            <w:tcW w:w="1684"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71873163" w14:textId="77777777" w:rsidR="00EF278B" w:rsidRDefault="00AB02DE">
            <w:pPr>
              <w:wordWrap/>
              <w:spacing w:after="0" w:line="276" w:lineRule="auto"/>
              <w:jc w:val="center"/>
            </w:pPr>
            <w:r>
              <w:rPr>
                <w:b/>
                <w:w w:val="80"/>
                <w:sz w:val="16"/>
              </w:rPr>
              <w:t>Core Competencies</w:t>
            </w:r>
          </w:p>
        </w:tc>
        <w:tc>
          <w:tcPr>
            <w:tcW w:w="603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6A7E8438" w14:textId="0B059EA0" w:rsidR="00EF278B" w:rsidRDefault="00EC7337">
            <w:pPr>
              <w:numPr>
                <w:ilvl w:val="0"/>
                <w:numId w:val="2"/>
              </w:num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262" w:hanging="62"/>
              <w:rPr>
                <w:color w:val="000000"/>
              </w:rPr>
            </w:pPr>
            <w:r w:rsidRPr="00EC7337">
              <w:rPr>
                <w:color w:val="000000"/>
              </w:rPr>
              <w:t>Analytical and Creative Thinking</w:t>
            </w:r>
          </w:p>
        </w:tc>
        <w:tc>
          <w:tcPr>
            <w:tcW w:w="2743" w:type="dxa"/>
            <w:vMerge/>
            <w:tcBorders>
              <w:top w:val="single" w:sz="2" w:space="0" w:color="000000"/>
              <w:left w:val="single" w:sz="2" w:space="0" w:color="000000"/>
              <w:bottom w:val="single" w:sz="2" w:space="0" w:color="000000"/>
              <w:right w:val="single" w:sz="11" w:space="0" w:color="000000"/>
            </w:tcBorders>
          </w:tcPr>
          <w:p w14:paraId="12A34FDC" w14:textId="77777777" w:rsidR="00EF278B" w:rsidRDefault="00EF278B"/>
        </w:tc>
      </w:tr>
      <w:tr w:rsidR="00EF278B" w14:paraId="010D5C01" w14:textId="77777777">
        <w:trPr>
          <w:trHeight w:val="1191"/>
        </w:trPr>
        <w:tc>
          <w:tcPr>
            <w:tcW w:w="1684"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6500737A" w14:textId="77777777" w:rsidR="00EF278B" w:rsidRDefault="00AB02DE">
            <w:pPr>
              <w:wordWrap/>
              <w:spacing w:after="0" w:line="276" w:lineRule="auto"/>
              <w:jc w:val="center"/>
            </w:pPr>
            <w:r>
              <w:rPr>
                <w:b/>
                <w:sz w:val="22"/>
              </w:rPr>
              <w:t>Week 6</w:t>
            </w:r>
          </w:p>
          <w:p w14:paraId="5D5AFED0" w14:textId="77777777" w:rsidR="00EF278B" w:rsidRDefault="00AB02DE">
            <w:pPr>
              <w:pStyle w:val="a4"/>
              <w:wordWrap/>
              <w:jc w:val="center"/>
            </w:pPr>
            <w:r>
              <w:rPr>
                <w:rFonts w:ascii="한컴산뜻돋움"/>
                <w:sz w:val="16"/>
                <w:shd w:val="clear" w:color="000000" w:fill="auto"/>
              </w:rPr>
              <w:t>3.30.~4.5.</w:t>
            </w:r>
          </w:p>
        </w:tc>
        <w:tc>
          <w:tcPr>
            <w:tcW w:w="603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06EE5632" w14:textId="196DB261" w:rsidR="00EF278B" w:rsidRDefault="00E50102">
            <w:pPr>
              <w:wordWrap/>
              <w:spacing w:after="0" w:line="276" w:lineRule="auto"/>
              <w:ind w:firstLine="100"/>
              <w:jc w:val="left"/>
              <w:rPr>
                <w:color w:val="000000"/>
              </w:rPr>
            </w:pPr>
            <w:r w:rsidRPr="00E50102">
              <w:rPr>
                <w:color w:val="000000"/>
              </w:rPr>
              <w:t>Chapter 6. Quantum mechanics and molecular structure</w:t>
            </w:r>
          </w:p>
        </w:tc>
        <w:tc>
          <w:tcPr>
            <w:tcW w:w="2743" w:type="dxa"/>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14:paraId="006D6D79" w14:textId="77777777" w:rsidR="00EF278B" w:rsidRDefault="00EF27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76" w:lineRule="auto"/>
              <w:ind w:left="172" w:right="92" w:hanging="24"/>
              <w:jc w:val="left"/>
              <w:rPr>
                <w:color w:val="000000"/>
              </w:rPr>
            </w:pPr>
          </w:p>
        </w:tc>
      </w:tr>
      <w:tr w:rsidR="00EF278B" w14:paraId="0E52A168" w14:textId="77777777">
        <w:trPr>
          <w:trHeight w:val="482"/>
        </w:trPr>
        <w:tc>
          <w:tcPr>
            <w:tcW w:w="1684"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788F49CF" w14:textId="77777777" w:rsidR="00EF278B" w:rsidRDefault="00AB02DE">
            <w:pPr>
              <w:wordWrap/>
              <w:spacing w:after="0" w:line="276" w:lineRule="auto"/>
              <w:jc w:val="center"/>
            </w:pPr>
            <w:r>
              <w:rPr>
                <w:b/>
                <w:w w:val="80"/>
                <w:sz w:val="16"/>
              </w:rPr>
              <w:t>Core Competencies</w:t>
            </w:r>
          </w:p>
        </w:tc>
        <w:tc>
          <w:tcPr>
            <w:tcW w:w="603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2C0F7F6C" w14:textId="6E72466C" w:rsidR="00EF278B" w:rsidRDefault="00EC7337">
            <w:pPr>
              <w:numPr>
                <w:ilvl w:val="0"/>
                <w:numId w:val="2"/>
              </w:num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262" w:hanging="62"/>
              <w:rPr>
                <w:color w:val="000000"/>
                <w:spacing w:val="-4"/>
              </w:rPr>
            </w:pPr>
            <w:r w:rsidRPr="00EC7337">
              <w:rPr>
                <w:color w:val="000000"/>
                <w:spacing w:val="-4"/>
              </w:rPr>
              <w:t>Analytical and Creative Thinking</w:t>
            </w:r>
          </w:p>
        </w:tc>
        <w:tc>
          <w:tcPr>
            <w:tcW w:w="2743" w:type="dxa"/>
            <w:vMerge/>
            <w:tcBorders>
              <w:top w:val="single" w:sz="2" w:space="0" w:color="000000"/>
              <w:left w:val="single" w:sz="2" w:space="0" w:color="000000"/>
              <w:bottom w:val="single" w:sz="2" w:space="0" w:color="000000"/>
              <w:right w:val="single" w:sz="11" w:space="0" w:color="000000"/>
            </w:tcBorders>
          </w:tcPr>
          <w:p w14:paraId="69982F11" w14:textId="77777777" w:rsidR="00EF278B" w:rsidRDefault="00EF278B"/>
        </w:tc>
      </w:tr>
      <w:tr w:rsidR="00EF278B" w14:paraId="649BCC6D" w14:textId="77777777">
        <w:trPr>
          <w:trHeight w:val="1191"/>
        </w:trPr>
        <w:tc>
          <w:tcPr>
            <w:tcW w:w="1684"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1306BA6C" w14:textId="77777777" w:rsidR="00EF278B" w:rsidRDefault="00AB02DE">
            <w:pPr>
              <w:wordWrap/>
              <w:spacing w:after="0" w:line="276" w:lineRule="auto"/>
              <w:jc w:val="center"/>
            </w:pPr>
            <w:r>
              <w:rPr>
                <w:b/>
                <w:sz w:val="22"/>
              </w:rPr>
              <w:t>Week 7</w:t>
            </w:r>
          </w:p>
          <w:p w14:paraId="042A7816" w14:textId="77777777" w:rsidR="00EF278B" w:rsidRDefault="00AB02DE">
            <w:pPr>
              <w:pStyle w:val="a4"/>
              <w:wordWrap/>
              <w:jc w:val="center"/>
            </w:pPr>
            <w:r>
              <w:rPr>
                <w:rFonts w:ascii="한컴산뜻돋움"/>
                <w:sz w:val="16"/>
                <w:shd w:val="clear" w:color="000000" w:fill="auto"/>
              </w:rPr>
              <w:t>4.6.~4.12.</w:t>
            </w:r>
          </w:p>
        </w:tc>
        <w:tc>
          <w:tcPr>
            <w:tcW w:w="603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7AA81A18" w14:textId="36298F27" w:rsidR="00E50102" w:rsidRPr="00E50102" w:rsidRDefault="00E50102" w:rsidP="00E50102">
            <w:pPr>
              <w:wordWrap/>
              <w:spacing w:after="0" w:line="276" w:lineRule="auto"/>
              <w:ind w:firstLine="100"/>
              <w:jc w:val="left"/>
              <w:rPr>
                <w:color w:val="000000"/>
              </w:rPr>
            </w:pPr>
            <w:r w:rsidRPr="00E50102">
              <w:rPr>
                <w:color w:val="000000"/>
              </w:rPr>
              <w:t>Chapter 6. Quantum mechanics and molecular structure</w:t>
            </w:r>
          </w:p>
          <w:p w14:paraId="6C4D95F8" w14:textId="1DFE0C46" w:rsidR="00EF278B" w:rsidRDefault="00E50102" w:rsidP="00E50102">
            <w:pPr>
              <w:wordWrap/>
              <w:spacing w:after="0" w:line="276" w:lineRule="auto"/>
              <w:ind w:firstLine="100"/>
              <w:jc w:val="left"/>
              <w:rPr>
                <w:color w:val="000000"/>
              </w:rPr>
            </w:pPr>
            <w:r w:rsidRPr="00E50102">
              <w:rPr>
                <w:color w:val="000000"/>
              </w:rPr>
              <w:t>Chapter 7. Bonding in Organic Molecules</w:t>
            </w:r>
          </w:p>
        </w:tc>
        <w:tc>
          <w:tcPr>
            <w:tcW w:w="2743" w:type="dxa"/>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14:paraId="777F2AD9" w14:textId="77777777" w:rsidR="00EF278B" w:rsidRDefault="00EF278B">
            <w:pPr>
              <w:pStyle w:val="a4"/>
              <w:pBdr>
                <w:top w:val="none" w:sz="2" w:space="1" w:color="000000"/>
                <w:left w:val="none" w:sz="2" w:space="4" w:color="000000"/>
                <w:bottom w:val="none" w:sz="2" w:space="1" w:color="000000"/>
                <w:right w:val="none" w:sz="2" w:space="4" w:color="000000"/>
              </w:pBd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360" w:lineRule="auto"/>
              <w:ind w:left="149" w:right="91" w:hanging="23"/>
              <w:jc w:val="center"/>
            </w:pPr>
          </w:p>
        </w:tc>
      </w:tr>
      <w:tr w:rsidR="00EF278B" w14:paraId="0EBF4ED2" w14:textId="77777777">
        <w:trPr>
          <w:trHeight w:val="482"/>
        </w:trPr>
        <w:tc>
          <w:tcPr>
            <w:tcW w:w="1684"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47FE6CB4" w14:textId="77777777" w:rsidR="00EF278B" w:rsidRDefault="00AB02DE">
            <w:pPr>
              <w:pStyle w:val="1"/>
              <w:wordWrap/>
              <w:jc w:val="center"/>
            </w:pPr>
            <w:r>
              <w:rPr>
                <w:b/>
                <w:w w:val="80"/>
                <w:sz w:val="16"/>
              </w:rPr>
              <w:t>Core Competencies</w:t>
            </w:r>
          </w:p>
        </w:tc>
        <w:tc>
          <w:tcPr>
            <w:tcW w:w="6035"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069D1FF1" w14:textId="2FE0DA34" w:rsidR="00EF278B" w:rsidRDefault="00EC7337">
            <w:pPr>
              <w:numPr>
                <w:ilvl w:val="0"/>
                <w:numId w:val="2"/>
              </w:num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262" w:hanging="62"/>
              <w:rPr>
                <w:color w:val="000000"/>
                <w:spacing w:val="-4"/>
              </w:rPr>
            </w:pPr>
            <w:r w:rsidRPr="00EC7337">
              <w:rPr>
                <w:color w:val="000000"/>
                <w:spacing w:val="-4"/>
              </w:rPr>
              <w:t>Analytical and Creative Thinking</w:t>
            </w:r>
          </w:p>
        </w:tc>
        <w:tc>
          <w:tcPr>
            <w:tcW w:w="2743" w:type="dxa"/>
            <w:vMerge/>
            <w:tcBorders>
              <w:top w:val="single" w:sz="2" w:space="0" w:color="000000"/>
              <w:left w:val="single" w:sz="2" w:space="0" w:color="000000"/>
              <w:bottom w:val="single" w:sz="2" w:space="0" w:color="000000"/>
              <w:right w:val="single" w:sz="11" w:space="0" w:color="000000"/>
            </w:tcBorders>
          </w:tcPr>
          <w:p w14:paraId="54DF1F44" w14:textId="77777777" w:rsidR="00EF278B" w:rsidRDefault="00EF278B"/>
        </w:tc>
      </w:tr>
      <w:tr w:rsidR="00EF278B" w14:paraId="451A4D72" w14:textId="77777777">
        <w:trPr>
          <w:trHeight w:val="1274"/>
        </w:trPr>
        <w:tc>
          <w:tcPr>
            <w:tcW w:w="1684" w:type="dxa"/>
            <w:tcBorders>
              <w:top w:val="single" w:sz="2" w:space="0" w:color="000000"/>
              <w:left w:val="single" w:sz="11" w:space="0" w:color="000000"/>
              <w:bottom w:val="single" w:sz="2" w:space="0" w:color="000000"/>
              <w:right w:val="single" w:sz="2" w:space="0" w:color="000000"/>
            </w:tcBorders>
            <w:shd w:val="clear" w:color="auto" w:fill="FAF3DB"/>
            <w:tcMar>
              <w:top w:w="28" w:type="dxa"/>
              <w:left w:w="28" w:type="dxa"/>
              <w:bottom w:w="28" w:type="dxa"/>
              <w:right w:w="28" w:type="dxa"/>
            </w:tcMar>
            <w:vAlign w:val="center"/>
          </w:tcPr>
          <w:p w14:paraId="5C3F7CF8" w14:textId="77777777" w:rsidR="00EF278B" w:rsidRDefault="00AB02DE">
            <w:pPr>
              <w:wordWrap/>
              <w:spacing w:after="0" w:line="276" w:lineRule="auto"/>
              <w:jc w:val="center"/>
            </w:pPr>
            <w:r>
              <w:rPr>
                <w:b/>
                <w:sz w:val="22"/>
              </w:rPr>
              <w:t>Week 8</w:t>
            </w:r>
          </w:p>
          <w:p w14:paraId="0AAA1628" w14:textId="280F40AA" w:rsidR="00EF278B" w:rsidRPr="00AB02DE" w:rsidRDefault="00AB02DE">
            <w:pPr>
              <w:pStyle w:val="a4"/>
              <w:wordWrap/>
              <w:jc w:val="center"/>
              <w:rPr>
                <w:rFonts w:ascii="한컴산뜻돋움" w:eastAsia="한컴산뜻돋움" w:hAnsi="한컴산뜻돋움"/>
                <w:sz w:val="16"/>
                <w:szCs w:val="16"/>
              </w:rPr>
            </w:pPr>
            <w:r w:rsidRPr="00AB02DE">
              <w:rPr>
                <w:rFonts w:ascii="한컴산뜻돋움" w:eastAsia="한컴산뜻돋움" w:hAnsi="한컴산뜻돋움"/>
                <w:sz w:val="16"/>
                <w:szCs w:val="16"/>
              </w:rPr>
              <w:t>4.</w:t>
            </w:r>
            <w:proofErr w:type="gramStart"/>
            <w:r w:rsidRPr="00AB02DE">
              <w:rPr>
                <w:rFonts w:ascii="한컴산뜻돋움" w:eastAsia="한컴산뜻돋움" w:hAnsi="한컴산뜻돋움"/>
                <w:sz w:val="16"/>
                <w:szCs w:val="16"/>
              </w:rPr>
              <w:t>13.~</w:t>
            </w:r>
            <w:proofErr w:type="gramEnd"/>
            <w:r w:rsidRPr="00AB02DE">
              <w:rPr>
                <w:rFonts w:ascii="한컴산뜻돋움" w:eastAsia="한컴산뜻돋움" w:hAnsi="한컴산뜻돋움"/>
                <w:sz w:val="16"/>
                <w:szCs w:val="16"/>
              </w:rPr>
              <w:t>4.19.</w:t>
            </w:r>
          </w:p>
        </w:tc>
        <w:tc>
          <w:tcPr>
            <w:tcW w:w="6035" w:type="dxa"/>
            <w:tcBorders>
              <w:top w:val="single" w:sz="2" w:space="0" w:color="000000"/>
              <w:left w:val="single" w:sz="2" w:space="0" w:color="000000"/>
              <w:bottom w:val="single" w:sz="2" w:space="0" w:color="000000"/>
              <w:right w:val="single" w:sz="2" w:space="0" w:color="000000"/>
            </w:tcBorders>
            <w:shd w:val="clear" w:color="auto" w:fill="FAF3DB"/>
            <w:tcMar>
              <w:top w:w="28" w:type="dxa"/>
              <w:left w:w="28" w:type="dxa"/>
              <w:bottom w:w="28" w:type="dxa"/>
              <w:right w:w="28" w:type="dxa"/>
            </w:tcMar>
            <w:vAlign w:val="center"/>
          </w:tcPr>
          <w:p w14:paraId="3A20AAC3" w14:textId="11F2B77A" w:rsidR="00AB02DE" w:rsidRDefault="00AB02DE" w:rsidP="00AB02DE">
            <w:pPr>
              <w:pStyle w:val="a4"/>
              <w:wordWrap/>
              <w:spacing w:line="312" w:lineRule="auto"/>
              <w:ind w:firstLine="100"/>
              <w:jc w:val="center"/>
              <w:rPr>
                <w:b/>
                <w:bCs/>
              </w:rPr>
            </w:pPr>
            <w:r>
              <w:rPr>
                <w:b/>
                <w:bCs/>
              </w:rPr>
              <w:t>Midterm Exams (4.</w:t>
            </w:r>
            <w:proofErr w:type="gramStart"/>
            <w:r>
              <w:rPr>
                <w:b/>
                <w:bCs/>
              </w:rPr>
              <w:t>14.~</w:t>
            </w:r>
            <w:proofErr w:type="gramEnd"/>
            <w:r>
              <w:rPr>
                <w:b/>
                <w:bCs/>
              </w:rPr>
              <w:t xml:space="preserve">4.17.) </w:t>
            </w:r>
          </w:p>
        </w:tc>
        <w:tc>
          <w:tcPr>
            <w:tcW w:w="2743" w:type="dxa"/>
            <w:tcBorders>
              <w:top w:val="single" w:sz="2" w:space="0" w:color="000000"/>
              <w:left w:val="single" w:sz="2" w:space="0" w:color="000000"/>
              <w:bottom w:val="single" w:sz="2" w:space="0" w:color="000000"/>
              <w:right w:val="single" w:sz="11" w:space="0" w:color="000000"/>
            </w:tcBorders>
            <w:shd w:val="clear" w:color="auto" w:fill="FAF3DB"/>
            <w:tcMar>
              <w:top w:w="28" w:type="dxa"/>
              <w:left w:w="28" w:type="dxa"/>
              <w:bottom w:w="28" w:type="dxa"/>
              <w:right w:w="28" w:type="dxa"/>
            </w:tcMar>
            <w:vAlign w:val="center"/>
          </w:tcPr>
          <w:p w14:paraId="2399F83F" w14:textId="77777777" w:rsidR="00AB02DE" w:rsidRPr="00AB02DE" w:rsidRDefault="00AB02DE" w:rsidP="00AB02DE">
            <w:pPr>
              <w:pStyle w:val="a4"/>
              <w:wordWrap/>
              <w:spacing w:line="312" w:lineRule="auto"/>
              <w:ind w:firstLine="100"/>
              <w:jc w:val="center"/>
              <w:rPr>
                <w:rFonts w:asciiTheme="minorEastAsia" w:eastAsiaTheme="minorEastAsia" w:hAnsiTheme="minorEastAsia"/>
                <w:b/>
                <w:bCs/>
                <w:color w:val="FF0000"/>
              </w:rPr>
            </w:pPr>
            <w:r w:rsidRPr="00AB02DE">
              <w:rPr>
                <w:rFonts w:asciiTheme="minorEastAsia" w:eastAsiaTheme="minorEastAsia" w:hAnsiTheme="minorEastAsia" w:hint="eastAsia"/>
                <w:b/>
                <w:bCs/>
                <w:color w:val="FF0000"/>
              </w:rPr>
              <w:t>4</w:t>
            </w:r>
            <w:r w:rsidRPr="00AB02DE">
              <w:rPr>
                <w:rFonts w:asciiTheme="minorEastAsia" w:eastAsiaTheme="minorEastAsia" w:hAnsiTheme="minorEastAsia"/>
                <w:b/>
                <w:bCs/>
                <w:color w:val="FF0000"/>
              </w:rPr>
              <w:t>.13.</w:t>
            </w:r>
          </w:p>
          <w:p w14:paraId="4FAD4419" w14:textId="58C6011B" w:rsidR="00AB02DE" w:rsidRPr="00AB02DE" w:rsidRDefault="00AB02DE" w:rsidP="00AB02DE">
            <w:pPr>
              <w:pStyle w:val="a4"/>
              <w:tabs>
                <w:tab w:val="left" w:pos="0"/>
                <w:tab w:val="left" w:pos="0"/>
                <w:tab w:val="left" w:pos="0"/>
                <w:tab w:val="left" w:pos="0"/>
                <w:tab w:val="left" w:pos="0"/>
                <w:tab w:val="left" w:pos="0"/>
                <w:tab w:val="left" w:pos="0"/>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360" w:lineRule="auto"/>
              <w:ind w:right="91"/>
              <w:jc w:val="center"/>
              <w:rPr>
                <w:rFonts w:ascii="한컴산뜻돋움" w:eastAsia="한컴산뜻돋움"/>
                <w:b/>
                <w:bCs/>
                <w:color w:val="FF0000"/>
                <w:sz w:val="22"/>
                <w:shd w:val="clear" w:color="000000" w:fill="auto"/>
              </w:rPr>
            </w:pPr>
            <w:r w:rsidRPr="00AB02DE">
              <w:rPr>
                <w:rFonts w:asciiTheme="minorEastAsia" w:eastAsiaTheme="minorEastAsia" w:hAnsiTheme="minorEastAsia" w:hint="eastAsia"/>
                <w:b/>
                <w:bCs/>
                <w:color w:val="FF0000"/>
              </w:rPr>
              <w:t>R</w:t>
            </w:r>
            <w:r w:rsidRPr="00AB02DE">
              <w:rPr>
                <w:rFonts w:asciiTheme="minorEastAsia" w:eastAsiaTheme="minorEastAsia" w:hAnsiTheme="minorEastAsia"/>
                <w:b/>
                <w:bCs/>
                <w:color w:val="FF0000"/>
              </w:rPr>
              <w:t xml:space="preserve">egular </w:t>
            </w:r>
            <w:r w:rsidR="00596B8B">
              <w:rPr>
                <w:rFonts w:asciiTheme="minorEastAsia" w:eastAsiaTheme="minorEastAsia" w:hAnsiTheme="minorEastAsia"/>
                <w:b/>
                <w:bCs/>
                <w:color w:val="FF0000"/>
              </w:rPr>
              <w:t>C</w:t>
            </w:r>
            <w:r w:rsidRPr="00AB02DE">
              <w:rPr>
                <w:rFonts w:asciiTheme="minorEastAsia" w:eastAsiaTheme="minorEastAsia" w:hAnsiTheme="minorEastAsia"/>
                <w:b/>
                <w:bCs/>
                <w:color w:val="FF0000"/>
              </w:rPr>
              <w:t>lasses</w:t>
            </w:r>
          </w:p>
        </w:tc>
      </w:tr>
    </w:tbl>
    <w:p w14:paraId="1D19EA81" w14:textId="77777777" w:rsidR="00EF278B" w:rsidRDefault="00EF278B">
      <w:pPr>
        <w:wordWrap/>
        <w:spacing w:after="0" w:line="276" w:lineRule="auto"/>
        <w:jc w:val="left"/>
        <w:textAlignment w:val="baseline"/>
        <w:rPr>
          <w:rFonts w:eastAsiaTheme="minorHAnsi" w:cs="굴림"/>
          <w:b/>
          <w:bCs/>
          <w:color w:val="0000FF"/>
          <w:kern w:val="0"/>
          <w:sz w:val="22"/>
        </w:rPr>
      </w:pPr>
    </w:p>
    <w:p w14:paraId="06461369" w14:textId="77777777" w:rsidR="00EF278B" w:rsidRDefault="00EF278B">
      <w:pPr>
        <w:wordWrap/>
        <w:spacing w:after="0" w:line="276" w:lineRule="auto"/>
        <w:jc w:val="left"/>
        <w:textAlignment w:val="baseline"/>
        <w:rPr>
          <w:rFonts w:eastAsiaTheme="minorHAnsi" w:cs="함초롬바탕"/>
          <w:b/>
          <w:bCs/>
          <w:color w:val="0000FF"/>
          <w:kern w:val="0"/>
          <w:sz w:val="22"/>
        </w:rPr>
      </w:pPr>
    </w:p>
    <w:tbl>
      <w:tblPr>
        <w:tblOverlap w:val="never"/>
        <w:tblW w:w="10477" w:type="dxa"/>
        <w:tblBorders>
          <w:top w:val="none" w:sz="3" w:space="0" w:color="000000"/>
          <w:left w:val="none" w:sz="3" w:space="0" w:color="000000"/>
          <w:bottom w:val="none" w:sz="3" w:space="0" w:color="000000"/>
          <w:right w:val="none" w:sz="3" w:space="0" w:color="000000"/>
        </w:tblBorders>
        <w:shd w:val="clear" w:color="000000" w:fill="FFFFFF"/>
        <w:tblLayout w:type="fixed"/>
        <w:tblCellMar>
          <w:top w:w="15" w:type="dxa"/>
          <w:left w:w="15" w:type="dxa"/>
          <w:bottom w:w="15" w:type="dxa"/>
          <w:right w:w="15" w:type="dxa"/>
        </w:tblCellMar>
        <w:tblLook w:val="04A0" w:firstRow="1" w:lastRow="0" w:firstColumn="1" w:lastColumn="0" w:noHBand="0" w:noVBand="1"/>
      </w:tblPr>
      <w:tblGrid>
        <w:gridCol w:w="1606"/>
        <w:gridCol w:w="6136"/>
        <w:gridCol w:w="2735"/>
      </w:tblGrid>
      <w:tr w:rsidR="00EF278B" w14:paraId="724316B0" w14:textId="77777777">
        <w:trPr>
          <w:trHeight w:val="1106"/>
        </w:trPr>
        <w:tc>
          <w:tcPr>
            <w:tcW w:w="1606" w:type="dxa"/>
            <w:tcBorders>
              <w:top w:val="single" w:sz="2" w:space="0" w:color="000000"/>
              <w:left w:val="single" w:sz="11"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49634DA1" w14:textId="77777777" w:rsidR="00EF278B" w:rsidRDefault="00AB02DE">
            <w:pPr>
              <w:wordWrap/>
              <w:spacing w:after="0" w:line="276" w:lineRule="auto"/>
              <w:jc w:val="center"/>
            </w:pPr>
            <w:r>
              <w:rPr>
                <w:b/>
                <w:sz w:val="22"/>
              </w:rPr>
              <w:t>Week 9</w:t>
            </w:r>
          </w:p>
          <w:p w14:paraId="01A5F2F5" w14:textId="77777777" w:rsidR="00EF278B" w:rsidRDefault="00AB02DE">
            <w:pPr>
              <w:pStyle w:val="a4"/>
              <w:wordWrap/>
              <w:jc w:val="center"/>
            </w:pPr>
            <w:r>
              <w:rPr>
                <w:rFonts w:ascii="한컴산뜻돋움"/>
                <w:sz w:val="16"/>
                <w:shd w:val="clear" w:color="000000" w:fill="auto"/>
              </w:rPr>
              <w:t>4.20.~4.26.</w:t>
            </w:r>
          </w:p>
        </w:tc>
        <w:tc>
          <w:tcPr>
            <w:tcW w:w="6136" w:type="dxa"/>
            <w:tcBorders>
              <w:top w:val="single" w:sz="2" w:space="0" w:color="000000"/>
              <w:left w:val="single" w:sz="2" w:space="0" w:color="000000"/>
              <w:bottom w:val="single" w:sz="2" w:space="0" w:color="000000"/>
              <w:right w:val="single" w:sz="2" w:space="0" w:color="000000"/>
            </w:tcBorders>
            <w:shd w:val="clear" w:color="auto" w:fill="auto"/>
            <w:tcMar>
              <w:top w:w="28" w:type="dxa"/>
              <w:left w:w="28" w:type="dxa"/>
              <w:bottom w:w="28" w:type="dxa"/>
              <w:right w:w="28" w:type="dxa"/>
            </w:tcMar>
            <w:vAlign w:val="center"/>
          </w:tcPr>
          <w:p w14:paraId="56664FD5" w14:textId="4501532C" w:rsidR="00EF278B" w:rsidRDefault="00E50102">
            <w:pPr>
              <w:wordWrap/>
              <w:spacing w:after="0" w:line="276" w:lineRule="auto"/>
              <w:jc w:val="left"/>
            </w:pPr>
            <w:r w:rsidRPr="00E50102">
              <w:t xml:space="preserve">Chapter 8. Bonding in </w:t>
            </w:r>
            <w:proofErr w:type="gramStart"/>
            <w:r w:rsidRPr="00E50102">
              <w:t>Transition  Metal</w:t>
            </w:r>
            <w:proofErr w:type="gramEnd"/>
            <w:r w:rsidRPr="00E50102">
              <w:t xml:space="preserve"> Compounds and Coordination Complexes</w:t>
            </w:r>
          </w:p>
        </w:tc>
        <w:tc>
          <w:tcPr>
            <w:tcW w:w="2735" w:type="dxa"/>
            <w:tcBorders>
              <w:top w:val="single" w:sz="2" w:space="0" w:color="000000"/>
              <w:left w:val="single" w:sz="2" w:space="0" w:color="000000"/>
              <w:bottom w:val="single" w:sz="2" w:space="0" w:color="000000"/>
              <w:right w:val="single" w:sz="11" w:space="0" w:color="000000"/>
            </w:tcBorders>
            <w:shd w:val="clear" w:color="auto" w:fill="auto"/>
            <w:tcMar>
              <w:top w:w="28" w:type="dxa"/>
              <w:left w:w="28" w:type="dxa"/>
              <w:bottom w:w="28" w:type="dxa"/>
              <w:right w:w="28" w:type="dxa"/>
            </w:tcMar>
            <w:vAlign w:val="center"/>
          </w:tcPr>
          <w:p w14:paraId="2E118C60" w14:textId="77777777" w:rsidR="00EF278B" w:rsidRDefault="00EF278B">
            <w:pPr>
              <w:pStyle w:val="a4"/>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360" w:lineRule="auto"/>
              <w:ind w:left="149" w:right="91" w:hanging="23"/>
              <w:jc w:val="center"/>
            </w:pPr>
          </w:p>
        </w:tc>
      </w:tr>
      <w:tr w:rsidR="00EF278B" w14:paraId="0F8B3BE5" w14:textId="77777777">
        <w:trPr>
          <w:trHeight w:val="1077"/>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12CA59A6" w14:textId="77777777" w:rsidR="00EF278B" w:rsidRDefault="00AB02DE">
            <w:pPr>
              <w:wordWrap/>
              <w:spacing w:after="0" w:line="276" w:lineRule="auto"/>
              <w:jc w:val="center"/>
            </w:pPr>
            <w:r>
              <w:rPr>
                <w:b/>
                <w:sz w:val="22"/>
              </w:rPr>
              <w:lastRenderedPageBreak/>
              <w:t>Week 10</w:t>
            </w:r>
          </w:p>
          <w:p w14:paraId="77DDE495" w14:textId="77777777" w:rsidR="00EF278B" w:rsidRDefault="00AB02DE">
            <w:pPr>
              <w:pStyle w:val="a4"/>
              <w:wordWrap/>
              <w:jc w:val="center"/>
            </w:pPr>
            <w:r>
              <w:rPr>
                <w:rFonts w:ascii="한컴산뜻돋움"/>
                <w:sz w:val="16"/>
                <w:shd w:val="clear" w:color="000000" w:fill="auto"/>
              </w:rPr>
              <w:t>4.27.~5.3.</w:t>
            </w:r>
          </w:p>
        </w:tc>
        <w:tc>
          <w:tcPr>
            <w:tcW w:w="613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16971993" w14:textId="51EE3011" w:rsidR="00EF278B" w:rsidRDefault="00E50102">
            <w:pPr>
              <w:wordWrap/>
              <w:spacing w:after="0" w:line="276" w:lineRule="auto"/>
              <w:ind w:firstLine="100"/>
              <w:jc w:val="left"/>
              <w:rPr>
                <w:color w:val="000000"/>
              </w:rPr>
            </w:pPr>
            <w:r w:rsidRPr="00E50102">
              <w:rPr>
                <w:color w:val="000000"/>
              </w:rPr>
              <w:t>Chapter 9. The Gaseous State</w:t>
            </w:r>
          </w:p>
        </w:tc>
        <w:tc>
          <w:tcPr>
            <w:tcW w:w="2735" w:type="dxa"/>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14:paraId="3DBCD02E" w14:textId="77777777" w:rsidR="00EF278B" w:rsidRDefault="00EF27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76" w:lineRule="auto"/>
              <w:ind w:left="172" w:right="92" w:hanging="24"/>
              <w:jc w:val="left"/>
              <w:rPr>
                <w:b/>
                <w:color w:val="000000"/>
                <w:sz w:val="22"/>
              </w:rPr>
            </w:pPr>
          </w:p>
        </w:tc>
      </w:tr>
      <w:tr w:rsidR="00EF278B" w14:paraId="3B58B002" w14:textId="77777777">
        <w:trPr>
          <w:trHeight w:val="482"/>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6B858918" w14:textId="77777777" w:rsidR="00EF278B" w:rsidRDefault="00AB02DE">
            <w:pPr>
              <w:wordWrap/>
              <w:spacing w:after="0" w:line="276" w:lineRule="auto"/>
              <w:jc w:val="center"/>
            </w:pPr>
            <w:r>
              <w:rPr>
                <w:b/>
                <w:w w:val="80"/>
                <w:sz w:val="16"/>
              </w:rPr>
              <w:t>Core Competencies</w:t>
            </w:r>
          </w:p>
        </w:tc>
        <w:tc>
          <w:tcPr>
            <w:tcW w:w="613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7CE953CD" w14:textId="2719A97E" w:rsidR="00EF278B" w:rsidRDefault="00886BB9">
            <w:pPr>
              <w:numPr>
                <w:ilvl w:val="0"/>
                <w:numId w:val="2"/>
              </w:num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262" w:hanging="62"/>
              <w:rPr>
                <w:color w:val="000000"/>
                <w:spacing w:val="-4"/>
              </w:rPr>
            </w:pPr>
            <w:r w:rsidRPr="00886BB9">
              <w:rPr>
                <w:color w:val="000000"/>
                <w:spacing w:val="-4"/>
              </w:rPr>
              <w:t>Analytical and Creative Thinking</w:t>
            </w:r>
          </w:p>
        </w:tc>
        <w:tc>
          <w:tcPr>
            <w:tcW w:w="2735" w:type="dxa"/>
            <w:vMerge/>
            <w:tcBorders>
              <w:top w:val="single" w:sz="2" w:space="0" w:color="000000"/>
              <w:left w:val="single" w:sz="2" w:space="0" w:color="000000"/>
              <w:bottom w:val="single" w:sz="2" w:space="0" w:color="000000"/>
              <w:right w:val="single" w:sz="11" w:space="0" w:color="000000"/>
            </w:tcBorders>
          </w:tcPr>
          <w:p w14:paraId="1E40E9DE" w14:textId="77777777" w:rsidR="00EF278B" w:rsidRDefault="00EF278B"/>
        </w:tc>
      </w:tr>
      <w:tr w:rsidR="00EF278B" w14:paraId="4134673D" w14:textId="77777777">
        <w:trPr>
          <w:trHeight w:val="1077"/>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546505B5" w14:textId="77777777" w:rsidR="00EF278B" w:rsidRDefault="00AB02DE">
            <w:pPr>
              <w:wordWrap/>
              <w:spacing w:after="0" w:line="276" w:lineRule="auto"/>
              <w:jc w:val="center"/>
            </w:pPr>
            <w:r>
              <w:rPr>
                <w:b/>
                <w:sz w:val="22"/>
              </w:rPr>
              <w:t>Week 11</w:t>
            </w:r>
          </w:p>
          <w:p w14:paraId="4298C772" w14:textId="77777777" w:rsidR="00EF278B" w:rsidRDefault="00AB02DE">
            <w:pPr>
              <w:pStyle w:val="a4"/>
              <w:wordWrap/>
              <w:jc w:val="center"/>
            </w:pPr>
            <w:r>
              <w:rPr>
                <w:rFonts w:ascii="한컴산뜻돋움"/>
                <w:sz w:val="16"/>
                <w:shd w:val="clear" w:color="000000" w:fill="auto"/>
              </w:rPr>
              <w:t>5.4.~5.10.</w:t>
            </w:r>
          </w:p>
        </w:tc>
        <w:tc>
          <w:tcPr>
            <w:tcW w:w="613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7A284052" w14:textId="11F585FB" w:rsidR="00EF278B" w:rsidRDefault="00E50102" w:rsidP="00E50102">
            <w:pPr>
              <w:wordWrap/>
              <w:spacing w:after="0" w:line="276" w:lineRule="auto"/>
              <w:ind w:firstLineChars="100" w:firstLine="180"/>
              <w:jc w:val="left"/>
              <w:rPr>
                <w:color w:val="000000"/>
                <w:spacing w:val="-10"/>
              </w:rPr>
            </w:pPr>
            <w:r w:rsidRPr="00E50102">
              <w:rPr>
                <w:color w:val="000000"/>
                <w:spacing w:val="-10"/>
              </w:rPr>
              <w:t>Chapter 10. Solids, Liquids, and Phase Transitions</w:t>
            </w:r>
          </w:p>
        </w:tc>
        <w:tc>
          <w:tcPr>
            <w:tcW w:w="2735" w:type="dxa"/>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14:paraId="753876CF" w14:textId="77777777" w:rsidR="00EF278B" w:rsidRDefault="00AB02DE">
            <w:pPr>
              <w:pStyle w:val="a4"/>
              <w:tabs>
                <w:tab w:val="left" w:pos="0"/>
                <w:tab w:val="left" w:pos="0"/>
                <w:tab w:val="left" w:pos="0"/>
                <w:tab w:val="left" w:pos="0"/>
                <w:tab w:val="left" w:pos="0"/>
                <w:tab w:val="left" w:pos="0"/>
                <w:tab w:val="left" w:pos="0"/>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360" w:lineRule="auto"/>
              <w:ind w:left="149" w:right="91" w:hanging="23"/>
              <w:jc w:val="center"/>
              <w:rPr>
                <w:b/>
                <w:bCs/>
                <w:color w:val="FF0000"/>
              </w:rPr>
            </w:pPr>
            <w:r>
              <w:rPr>
                <w:rFonts w:ascii="한컴산뜻돋움" w:eastAsia="한컴산뜻돋움"/>
                <w:b/>
                <w:bCs/>
                <w:color w:val="FF0000"/>
                <w:sz w:val="22"/>
                <w:shd w:val="clear" w:color="000000" w:fill="auto"/>
              </w:rPr>
              <w:t>5.5.</w:t>
            </w:r>
          </w:p>
          <w:p w14:paraId="1232C821" w14:textId="77777777" w:rsidR="00EF278B" w:rsidRDefault="00AB02DE">
            <w:pPr>
              <w:jc w:val="center"/>
              <w:rPr>
                <w:b/>
                <w:bCs/>
                <w:color w:val="FF0000"/>
                <w:sz w:val="22"/>
              </w:rPr>
            </w:pPr>
            <w:r>
              <w:rPr>
                <w:b/>
                <w:bCs/>
                <w:color w:val="FF0000"/>
              </w:rPr>
              <w:t>Children's Day</w:t>
            </w:r>
          </w:p>
        </w:tc>
      </w:tr>
      <w:tr w:rsidR="00EF278B" w14:paraId="61B3D4C8" w14:textId="77777777">
        <w:trPr>
          <w:trHeight w:val="482"/>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1269736B" w14:textId="77777777" w:rsidR="00EF278B" w:rsidRDefault="00AB02DE">
            <w:pPr>
              <w:wordWrap/>
              <w:spacing w:after="0" w:line="276" w:lineRule="auto"/>
              <w:jc w:val="center"/>
            </w:pPr>
            <w:r>
              <w:rPr>
                <w:b/>
                <w:w w:val="80"/>
                <w:sz w:val="16"/>
              </w:rPr>
              <w:t>Core Competencies</w:t>
            </w:r>
          </w:p>
        </w:tc>
        <w:tc>
          <w:tcPr>
            <w:tcW w:w="613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727D84B1" w14:textId="1BE1149E" w:rsidR="00EF278B" w:rsidRDefault="00886BB9">
            <w:pPr>
              <w:numPr>
                <w:ilvl w:val="0"/>
                <w:numId w:val="2"/>
              </w:num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262" w:hanging="62"/>
              <w:rPr>
                <w:color w:val="000000"/>
              </w:rPr>
            </w:pPr>
            <w:r w:rsidRPr="00886BB9">
              <w:rPr>
                <w:color w:val="000000"/>
              </w:rPr>
              <w:t>Analytical and Creative Thinking</w:t>
            </w:r>
          </w:p>
        </w:tc>
        <w:tc>
          <w:tcPr>
            <w:tcW w:w="2735" w:type="dxa"/>
            <w:vMerge/>
            <w:tcBorders>
              <w:top w:val="single" w:sz="2" w:space="0" w:color="000000"/>
              <w:left w:val="single" w:sz="2" w:space="0" w:color="000000"/>
              <w:bottom w:val="single" w:sz="2" w:space="0" w:color="000000"/>
              <w:right w:val="single" w:sz="11" w:space="0" w:color="000000"/>
            </w:tcBorders>
          </w:tcPr>
          <w:p w14:paraId="54587CAD" w14:textId="77777777" w:rsidR="00EF278B" w:rsidRDefault="00EF278B"/>
        </w:tc>
      </w:tr>
      <w:tr w:rsidR="00EF278B" w14:paraId="2E5E9366" w14:textId="77777777">
        <w:trPr>
          <w:trHeight w:val="1077"/>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4AF6F7FD" w14:textId="77777777" w:rsidR="00EF278B" w:rsidRDefault="00AB02DE">
            <w:pPr>
              <w:wordWrap/>
              <w:spacing w:after="0" w:line="276" w:lineRule="auto"/>
              <w:jc w:val="center"/>
            </w:pPr>
            <w:r>
              <w:rPr>
                <w:b/>
                <w:sz w:val="22"/>
              </w:rPr>
              <w:t>Week 12</w:t>
            </w:r>
          </w:p>
          <w:p w14:paraId="7F947DFF" w14:textId="77777777" w:rsidR="00EF278B" w:rsidRDefault="00AB02DE">
            <w:pPr>
              <w:pStyle w:val="a4"/>
              <w:wordWrap/>
              <w:jc w:val="center"/>
            </w:pPr>
            <w:r>
              <w:rPr>
                <w:rFonts w:ascii="한컴산뜻돋움"/>
                <w:sz w:val="16"/>
                <w:shd w:val="clear" w:color="000000" w:fill="auto"/>
              </w:rPr>
              <w:t>5.11.~5.17.</w:t>
            </w:r>
          </w:p>
        </w:tc>
        <w:tc>
          <w:tcPr>
            <w:tcW w:w="613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7EB29EB6" w14:textId="5C349F42" w:rsidR="00EF278B" w:rsidRDefault="00845516">
            <w:pPr>
              <w:wordWrap/>
              <w:spacing w:after="0" w:line="276" w:lineRule="auto"/>
              <w:ind w:firstLine="100"/>
              <w:jc w:val="left"/>
              <w:rPr>
                <w:color w:val="000000"/>
              </w:rPr>
            </w:pPr>
            <w:r w:rsidRPr="00845516">
              <w:rPr>
                <w:color w:val="000000"/>
              </w:rPr>
              <w:t>Chapter 11. Solutions</w:t>
            </w:r>
          </w:p>
        </w:tc>
        <w:tc>
          <w:tcPr>
            <w:tcW w:w="2735" w:type="dxa"/>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14:paraId="257FAEB8" w14:textId="77777777" w:rsidR="00EF278B" w:rsidRDefault="00EF27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76" w:lineRule="auto"/>
              <w:ind w:left="172" w:right="92" w:hanging="24"/>
              <w:jc w:val="left"/>
              <w:rPr>
                <w:color w:val="000000"/>
              </w:rPr>
            </w:pPr>
          </w:p>
        </w:tc>
      </w:tr>
      <w:tr w:rsidR="00EF278B" w14:paraId="5C42C92A" w14:textId="77777777">
        <w:trPr>
          <w:trHeight w:val="482"/>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7D497FA0" w14:textId="77777777" w:rsidR="00EF278B" w:rsidRDefault="00AB02DE">
            <w:pPr>
              <w:wordWrap/>
              <w:spacing w:after="0" w:line="276" w:lineRule="auto"/>
              <w:jc w:val="center"/>
            </w:pPr>
            <w:r>
              <w:rPr>
                <w:b/>
                <w:w w:val="80"/>
                <w:sz w:val="16"/>
              </w:rPr>
              <w:t>Core Competencies</w:t>
            </w:r>
          </w:p>
        </w:tc>
        <w:tc>
          <w:tcPr>
            <w:tcW w:w="613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07B21996" w14:textId="2EB6F0B4" w:rsidR="00EF278B" w:rsidRDefault="00886BB9">
            <w:pPr>
              <w:numPr>
                <w:ilvl w:val="0"/>
                <w:numId w:val="2"/>
              </w:num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262" w:hanging="62"/>
              <w:rPr>
                <w:color w:val="000000"/>
              </w:rPr>
            </w:pPr>
            <w:r w:rsidRPr="00886BB9">
              <w:rPr>
                <w:color w:val="000000"/>
              </w:rPr>
              <w:t>Analytical and Creative Thinking</w:t>
            </w:r>
          </w:p>
        </w:tc>
        <w:tc>
          <w:tcPr>
            <w:tcW w:w="2735" w:type="dxa"/>
            <w:vMerge/>
            <w:tcBorders>
              <w:top w:val="single" w:sz="2" w:space="0" w:color="000000"/>
              <w:left w:val="single" w:sz="2" w:space="0" w:color="000000"/>
              <w:bottom w:val="single" w:sz="2" w:space="0" w:color="000000"/>
              <w:right w:val="single" w:sz="11" w:space="0" w:color="000000"/>
            </w:tcBorders>
          </w:tcPr>
          <w:p w14:paraId="568C37BA" w14:textId="77777777" w:rsidR="00EF278B" w:rsidRDefault="00EF278B"/>
        </w:tc>
      </w:tr>
      <w:tr w:rsidR="00EF278B" w14:paraId="62A15B3D" w14:textId="77777777">
        <w:trPr>
          <w:trHeight w:val="1077"/>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092C2DFF" w14:textId="77777777" w:rsidR="00EF278B" w:rsidRDefault="00AB02DE">
            <w:pPr>
              <w:wordWrap/>
              <w:spacing w:after="0" w:line="276" w:lineRule="auto"/>
              <w:jc w:val="center"/>
            </w:pPr>
            <w:r>
              <w:rPr>
                <w:b/>
                <w:sz w:val="22"/>
              </w:rPr>
              <w:t>Week 13</w:t>
            </w:r>
          </w:p>
          <w:p w14:paraId="7EED4C07" w14:textId="77777777" w:rsidR="00EF278B" w:rsidRDefault="00AB02DE">
            <w:pPr>
              <w:pStyle w:val="a4"/>
              <w:wordWrap/>
              <w:jc w:val="center"/>
            </w:pPr>
            <w:r>
              <w:rPr>
                <w:rFonts w:ascii="한컴산뜻돋움"/>
                <w:sz w:val="16"/>
                <w:shd w:val="clear" w:color="000000" w:fill="auto"/>
              </w:rPr>
              <w:t>5.18.~5.24.</w:t>
            </w:r>
          </w:p>
        </w:tc>
        <w:tc>
          <w:tcPr>
            <w:tcW w:w="613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4BF38521" w14:textId="3C8B52C8" w:rsidR="00845516" w:rsidRPr="00845516" w:rsidRDefault="00845516" w:rsidP="00BA1A67">
            <w:pPr>
              <w:wordWrap/>
              <w:spacing w:after="0" w:line="276" w:lineRule="auto"/>
              <w:ind w:firstLineChars="100" w:firstLine="200"/>
              <w:jc w:val="left"/>
              <w:rPr>
                <w:color w:val="000000"/>
              </w:rPr>
            </w:pPr>
            <w:r w:rsidRPr="00845516">
              <w:rPr>
                <w:color w:val="000000"/>
              </w:rPr>
              <w:t>Chapter 20. Molecular Spectroscopy and Photochemistry</w:t>
            </w:r>
          </w:p>
          <w:p w14:paraId="708A91D1" w14:textId="5847260B" w:rsidR="00EF278B" w:rsidRDefault="00845516" w:rsidP="00845516">
            <w:pPr>
              <w:wordWrap/>
              <w:spacing w:after="0" w:line="276" w:lineRule="auto"/>
              <w:ind w:left="2304" w:hanging="1102"/>
              <w:jc w:val="left"/>
              <w:rPr>
                <w:color w:val="000000"/>
              </w:rPr>
            </w:pPr>
            <w:r w:rsidRPr="00845516">
              <w:rPr>
                <w:color w:val="000000"/>
              </w:rPr>
              <w:t xml:space="preserve"> - Introduction</w:t>
            </w:r>
          </w:p>
        </w:tc>
        <w:tc>
          <w:tcPr>
            <w:tcW w:w="2735" w:type="dxa"/>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14:paraId="0F08E0B6" w14:textId="77777777" w:rsidR="00EF278B" w:rsidRDefault="00EF27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76" w:lineRule="auto"/>
              <w:ind w:left="172" w:right="92" w:hanging="24"/>
              <w:jc w:val="left"/>
              <w:rPr>
                <w:color w:val="000000"/>
              </w:rPr>
            </w:pPr>
          </w:p>
        </w:tc>
      </w:tr>
      <w:tr w:rsidR="00EF278B" w14:paraId="61ED1DE8" w14:textId="77777777">
        <w:trPr>
          <w:trHeight w:val="482"/>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63362B0B" w14:textId="77777777" w:rsidR="00EF278B" w:rsidRDefault="00AB02DE">
            <w:pPr>
              <w:wordWrap/>
              <w:spacing w:after="0" w:line="276" w:lineRule="auto"/>
              <w:jc w:val="center"/>
            </w:pPr>
            <w:r>
              <w:rPr>
                <w:b/>
                <w:w w:val="80"/>
                <w:sz w:val="16"/>
              </w:rPr>
              <w:t>Core Competencies</w:t>
            </w:r>
          </w:p>
        </w:tc>
        <w:tc>
          <w:tcPr>
            <w:tcW w:w="613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301E36D0" w14:textId="4B6B8367" w:rsidR="00EF278B" w:rsidRDefault="00886BB9">
            <w:pPr>
              <w:numPr>
                <w:ilvl w:val="0"/>
                <w:numId w:val="2"/>
              </w:num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262" w:hanging="62"/>
              <w:rPr>
                <w:color w:val="000000"/>
              </w:rPr>
            </w:pPr>
            <w:r w:rsidRPr="00886BB9">
              <w:rPr>
                <w:color w:val="000000"/>
              </w:rPr>
              <w:t>Analytical and Creative Thinking</w:t>
            </w:r>
          </w:p>
        </w:tc>
        <w:tc>
          <w:tcPr>
            <w:tcW w:w="2735" w:type="dxa"/>
            <w:vMerge/>
            <w:tcBorders>
              <w:top w:val="single" w:sz="2" w:space="0" w:color="000000"/>
              <w:left w:val="single" w:sz="2" w:space="0" w:color="000000"/>
              <w:bottom w:val="single" w:sz="2" w:space="0" w:color="000000"/>
              <w:right w:val="single" w:sz="11" w:space="0" w:color="000000"/>
            </w:tcBorders>
          </w:tcPr>
          <w:p w14:paraId="1229A008" w14:textId="77777777" w:rsidR="00EF278B" w:rsidRDefault="00EF278B"/>
        </w:tc>
      </w:tr>
      <w:tr w:rsidR="00EF278B" w14:paraId="3185F851" w14:textId="77777777">
        <w:trPr>
          <w:trHeight w:val="1077"/>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60A146AA" w14:textId="77777777" w:rsidR="00EF278B" w:rsidRDefault="00AB02DE">
            <w:pPr>
              <w:wordWrap/>
              <w:spacing w:after="0" w:line="276" w:lineRule="auto"/>
              <w:jc w:val="center"/>
            </w:pPr>
            <w:r>
              <w:rPr>
                <w:b/>
                <w:sz w:val="22"/>
              </w:rPr>
              <w:t>Week 14</w:t>
            </w:r>
          </w:p>
          <w:p w14:paraId="2620CB7D" w14:textId="77777777" w:rsidR="00EF278B" w:rsidRDefault="00AB02DE">
            <w:pPr>
              <w:pStyle w:val="a4"/>
              <w:wordWrap/>
              <w:jc w:val="center"/>
            </w:pPr>
            <w:r>
              <w:rPr>
                <w:rFonts w:ascii="한컴산뜻돋움"/>
                <w:sz w:val="16"/>
                <w:shd w:val="clear" w:color="000000" w:fill="auto"/>
              </w:rPr>
              <w:t>5.25.~5.31.</w:t>
            </w:r>
          </w:p>
        </w:tc>
        <w:tc>
          <w:tcPr>
            <w:tcW w:w="613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451C2214" w14:textId="30254563" w:rsidR="00BA1A67" w:rsidRPr="00BA1A67" w:rsidRDefault="00BA1A67" w:rsidP="00BA1A67">
            <w:pPr>
              <w:wordWrap/>
              <w:spacing w:after="0" w:line="276" w:lineRule="auto"/>
              <w:ind w:firstLine="100"/>
              <w:jc w:val="left"/>
              <w:rPr>
                <w:color w:val="000000"/>
              </w:rPr>
            </w:pPr>
            <w:r w:rsidRPr="00BA1A67">
              <w:rPr>
                <w:color w:val="000000"/>
              </w:rPr>
              <w:t>Chapter 20. Molecular Spectroscopy and Photochemistry</w:t>
            </w:r>
          </w:p>
          <w:p w14:paraId="532B4B2F" w14:textId="63543294" w:rsidR="00EF278B" w:rsidRDefault="00BA1A67" w:rsidP="00BA1A67">
            <w:pPr>
              <w:wordWrap/>
              <w:spacing w:after="0" w:line="276" w:lineRule="auto"/>
              <w:ind w:firstLine="100"/>
              <w:jc w:val="left"/>
              <w:rPr>
                <w:color w:val="000000"/>
              </w:rPr>
            </w:pPr>
            <w:r w:rsidRPr="00BA1A67">
              <w:rPr>
                <w:color w:val="000000"/>
              </w:rPr>
              <w:t xml:space="preserve"> - Rotational and Vibrational Spectroscopy</w:t>
            </w:r>
          </w:p>
        </w:tc>
        <w:tc>
          <w:tcPr>
            <w:tcW w:w="2735" w:type="dxa"/>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14:paraId="3EF01C92" w14:textId="77777777" w:rsidR="00EF278B" w:rsidRDefault="00AB02DE">
            <w:pPr>
              <w:pStyle w:val="a4"/>
              <w:tabs>
                <w:tab w:val="left" w:pos="0"/>
                <w:tab w:val="left" w:pos="0"/>
                <w:tab w:val="left" w:pos="0"/>
                <w:tab w:val="left" w:pos="0"/>
                <w:tab w:val="left" w:pos="0"/>
                <w:tab w:val="left" w:pos="0"/>
                <w:tab w:val="left" w:pos="0"/>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360" w:lineRule="auto"/>
              <w:ind w:left="149" w:right="91" w:hanging="23"/>
              <w:jc w:val="center"/>
              <w:rPr>
                <w:b/>
                <w:bCs/>
                <w:color w:val="FF0000"/>
              </w:rPr>
            </w:pPr>
            <w:r>
              <w:rPr>
                <w:rFonts w:ascii="한컴산뜻돋움" w:eastAsia="한컴산뜻돋움"/>
                <w:b/>
                <w:bCs/>
                <w:color w:val="FF0000"/>
                <w:sz w:val="22"/>
                <w:shd w:val="clear" w:color="000000" w:fill="auto"/>
              </w:rPr>
              <w:t>5.25.</w:t>
            </w:r>
          </w:p>
          <w:p w14:paraId="1C84E65B" w14:textId="6454302C" w:rsidR="00EF278B" w:rsidRDefault="00AB02DE">
            <w:pPr>
              <w:jc w:val="center"/>
              <w:rPr>
                <w:b/>
                <w:bCs/>
                <w:color w:val="FF0000"/>
              </w:rPr>
            </w:pPr>
            <w:r>
              <w:rPr>
                <w:b/>
                <w:bCs/>
                <w:color w:val="FF0000"/>
              </w:rPr>
              <w:t xml:space="preserve">Substitute </w:t>
            </w:r>
            <w:r w:rsidR="001E11CB">
              <w:rPr>
                <w:b/>
                <w:bCs/>
                <w:color w:val="FF0000"/>
              </w:rPr>
              <w:t>H</w:t>
            </w:r>
            <w:r>
              <w:rPr>
                <w:b/>
                <w:bCs/>
                <w:color w:val="FF0000"/>
              </w:rPr>
              <w:t>oliday</w:t>
            </w:r>
          </w:p>
        </w:tc>
      </w:tr>
      <w:tr w:rsidR="00EF278B" w14:paraId="7117FAE7" w14:textId="77777777">
        <w:trPr>
          <w:trHeight w:val="482"/>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7B940B4C" w14:textId="77777777" w:rsidR="00EF278B" w:rsidRDefault="00AB02DE">
            <w:pPr>
              <w:wordWrap/>
              <w:spacing w:after="0" w:line="276" w:lineRule="auto"/>
              <w:jc w:val="center"/>
            </w:pPr>
            <w:r>
              <w:rPr>
                <w:b/>
                <w:w w:val="80"/>
                <w:sz w:val="16"/>
              </w:rPr>
              <w:t>Core Competencies</w:t>
            </w:r>
          </w:p>
        </w:tc>
        <w:tc>
          <w:tcPr>
            <w:tcW w:w="613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79825492" w14:textId="4A120E00" w:rsidR="00EF278B" w:rsidRDefault="00886BB9">
            <w:pPr>
              <w:numPr>
                <w:ilvl w:val="0"/>
                <w:numId w:val="2"/>
              </w:num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262" w:hanging="62"/>
              <w:rPr>
                <w:color w:val="000000"/>
                <w:spacing w:val="-4"/>
              </w:rPr>
            </w:pPr>
            <w:r w:rsidRPr="00886BB9">
              <w:rPr>
                <w:color w:val="000000"/>
                <w:spacing w:val="-4"/>
              </w:rPr>
              <w:t>Analytical and Creative Thinking</w:t>
            </w:r>
          </w:p>
        </w:tc>
        <w:tc>
          <w:tcPr>
            <w:tcW w:w="2735" w:type="dxa"/>
            <w:vMerge/>
            <w:tcBorders>
              <w:top w:val="single" w:sz="2" w:space="0" w:color="000000"/>
              <w:left w:val="single" w:sz="2" w:space="0" w:color="000000"/>
              <w:bottom w:val="single" w:sz="2" w:space="0" w:color="000000"/>
              <w:right w:val="single" w:sz="11" w:space="0" w:color="000000"/>
            </w:tcBorders>
          </w:tcPr>
          <w:p w14:paraId="17F36FE2" w14:textId="77777777" w:rsidR="00EF278B" w:rsidRDefault="00EF278B"/>
        </w:tc>
      </w:tr>
      <w:tr w:rsidR="00EF278B" w14:paraId="53F92424" w14:textId="77777777">
        <w:trPr>
          <w:trHeight w:val="1077"/>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40016CE6" w14:textId="77777777" w:rsidR="00EF278B" w:rsidRDefault="00AB02DE">
            <w:pPr>
              <w:wordWrap/>
              <w:spacing w:after="0" w:line="276" w:lineRule="auto"/>
              <w:jc w:val="center"/>
            </w:pPr>
            <w:r>
              <w:rPr>
                <w:b/>
                <w:sz w:val="22"/>
              </w:rPr>
              <w:t>Week 15</w:t>
            </w:r>
          </w:p>
          <w:p w14:paraId="11BB8C7F" w14:textId="77777777" w:rsidR="00EF278B" w:rsidRDefault="00AB02DE">
            <w:pPr>
              <w:pStyle w:val="a4"/>
              <w:wordWrap/>
              <w:jc w:val="center"/>
            </w:pPr>
            <w:r>
              <w:rPr>
                <w:rFonts w:ascii="한컴산뜻돋움"/>
                <w:sz w:val="16"/>
                <w:shd w:val="clear" w:color="000000" w:fill="auto"/>
              </w:rPr>
              <w:t>6.1.~6.7.</w:t>
            </w:r>
          </w:p>
        </w:tc>
        <w:tc>
          <w:tcPr>
            <w:tcW w:w="613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6F5482E1" w14:textId="32CA7D34" w:rsidR="00BA1A67" w:rsidRPr="00BA1A67" w:rsidRDefault="00BA1A67" w:rsidP="00BA1A67">
            <w:pPr>
              <w:wordWrap/>
              <w:spacing w:after="0" w:line="276" w:lineRule="auto"/>
              <w:ind w:firstLine="100"/>
              <w:jc w:val="left"/>
              <w:rPr>
                <w:color w:val="000000"/>
              </w:rPr>
            </w:pPr>
            <w:r w:rsidRPr="00BA1A67">
              <w:rPr>
                <w:color w:val="000000"/>
              </w:rPr>
              <w:t>Chapter 20. Molecular Spectroscopy and Photochemistry</w:t>
            </w:r>
          </w:p>
          <w:p w14:paraId="6309AEEA" w14:textId="182DDED6" w:rsidR="00EF278B" w:rsidRDefault="00BA1A67" w:rsidP="00BA1A67">
            <w:pPr>
              <w:wordWrap/>
              <w:spacing w:after="0" w:line="276" w:lineRule="auto"/>
              <w:ind w:firstLine="100"/>
              <w:jc w:val="left"/>
              <w:rPr>
                <w:color w:val="000000"/>
              </w:rPr>
            </w:pPr>
            <w:r w:rsidRPr="00BA1A67">
              <w:rPr>
                <w:color w:val="000000"/>
              </w:rPr>
              <w:t xml:space="preserve"> - NMR and Electronic Spectroscopy</w:t>
            </w:r>
          </w:p>
        </w:tc>
        <w:tc>
          <w:tcPr>
            <w:tcW w:w="2735" w:type="dxa"/>
            <w:vMerge w:val="restart"/>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14:paraId="6AF6AAF2" w14:textId="77777777" w:rsidR="00A851F3" w:rsidRPr="006B55A4" w:rsidRDefault="00A851F3" w:rsidP="00A851F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76" w:lineRule="auto"/>
              <w:ind w:left="172" w:right="92" w:hanging="24"/>
              <w:jc w:val="center"/>
              <w:rPr>
                <w:rFonts w:asciiTheme="majorHAnsi" w:eastAsiaTheme="majorHAnsi" w:hAnsiTheme="majorHAnsi"/>
                <w:b/>
                <w:bCs/>
                <w:color w:val="FF0000"/>
                <w:szCs w:val="20"/>
              </w:rPr>
            </w:pPr>
            <w:r w:rsidRPr="006B55A4">
              <w:rPr>
                <w:rFonts w:asciiTheme="majorHAnsi" w:eastAsiaTheme="majorHAnsi" w:hAnsiTheme="majorHAnsi" w:hint="eastAsia"/>
                <w:b/>
                <w:bCs/>
                <w:color w:val="FF0000"/>
                <w:szCs w:val="20"/>
              </w:rPr>
              <w:t>6</w:t>
            </w:r>
            <w:r w:rsidRPr="006B55A4">
              <w:rPr>
                <w:rFonts w:asciiTheme="majorHAnsi" w:eastAsiaTheme="majorHAnsi" w:hAnsiTheme="majorHAnsi"/>
                <w:b/>
                <w:bCs/>
                <w:color w:val="FF0000"/>
                <w:szCs w:val="20"/>
              </w:rPr>
              <w:t>.3.</w:t>
            </w:r>
          </w:p>
          <w:p w14:paraId="05882B7E" w14:textId="1408FA51" w:rsidR="00EF278B" w:rsidRDefault="00A851F3" w:rsidP="00A851F3">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76" w:lineRule="auto"/>
              <w:ind w:left="172" w:right="92" w:hanging="24"/>
              <w:jc w:val="center"/>
              <w:rPr>
                <w:color w:val="000000"/>
              </w:rPr>
            </w:pPr>
            <w:r w:rsidRPr="006B55A4">
              <w:rPr>
                <w:rFonts w:asciiTheme="majorHAnsi" w:eastAsiaTheme="majorHAnsi" w:hAnsiTheme="majorHAnsi"/>
                <w:b/>
                <w:bCs/>
                <w:color w:val="FF0000"/>
                <w:szCs w:val="20"/>
              </w:rPr>
              <w:t>Local Election Day</w:t>
            </w:r>
          </w:p>
        </w:tc>
      </w:tr>
      <w:tr w:rsidR="00EF278B" w14:paraId="09B8D69E" w14:textId="77777777">
        <w:trPr>
          <w:trHeight w:val="482"/>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17EC48BB" w14:textId="77777777" w:rsidR="00EF278B" w:rsidRDefault="00AB02DE">
            <w:pPr>
              <w:wordWrap/>
              <w:spacing w:after="0" w:line="276" w:lineRule="auto"/>
              <w:jc w:val="center"/>
            </w:pPr>
            <w:r>
              <w:rPr>
                <w:b/>
                <w:w w:val="80"/>
                <w:sz w:val="16"/>
              </w:rPr>
              <w:t>Core Competencies</w:t>
            </w:r>
          </w:p>
        </w:tc>
        <w:tc>
          <w:tcPr>
            <w:tcW w:w="613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5EAEE4A1" w14:textId="3FFC0FF6" w:rsidR="00EF278B" w:rsidRDefault="00886BB9">
            <w:pPr>
              <w:numPr>
                <w:ilvl w:val="0"/>
                <w:numId w:val="2"/>
              </w:num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262" w:hanging="62"/>
              <w:rPr>
                <w:color w:val="000000"/>
                <w:spacing w:val="-4"/>
              </w:rPr>
            </w:pPr>
            <w:r w:rsidRPr="00886BB9">
              <w:rPr>
                <w:color w:val="000000"/>
                <w:spacing w:val="-4"/>
              </w:rPr>
              <w:t>Analytical and Creative Thinking</w:t>
            </w:r>
          </w:p>
        </w:tc>
        <w:tc>
          <w:tcPr>
            <w:tcW w:w="2735" w:type="dxa"/>
            <w:vMerge/>
            <w:tcBorders>
              <w:top w:val="single" w:sz="2" w:space="0" w:color="000000"/>
              <w:left w:val="single" w:sz="2" w:space="0" w:color="000000"/>
              <w:bottom w:val="single" w:sz="2" w:space="0" w:color="000000"/>
              <w:right w:val="single" w:sz="11" w:space="0" w:color="000000"/>
            </w:tcBorders>
          </w:tcPr>
          <w:p w14:paraId="7685E541" w14:textId="77777777" w:rsidR="00EF278B" w:rsidRDefault="00EF278B"/>
        </w:tc>
      </w:tr>
      <w:tr w:rsidR="00EF278B" w14:paraId="36FA1DB7" w14:textId="77777777">
        <w:trPr>
          <w:trHeight w:val="1083"/>
        </w:trPr>
        <w:tc>
          <w:tcPr>
            <w:tcW w:w="1606" w:type="dxa"/>
            <w:tcBorders>
              <w:top w:val="single" w:sz="2" w:space="0" w:color="000000"/>
              <w:left w:val="single" w:sz="11" w:space="0" w:color="000000"/>
              <w:bottom w:val="single" w:sz="2" w:space="0" w:color="000000"/>
              <w:right w:val="single" w:sz="2" w:space="0" w:color="000000"/>
            </w:tcBorders>
            <w:tcMar>
              <w:top w:w="28" w:type="dxa"/>
              <w:left w:w="28" w:type="dxa"/>
              <w:bottom w:w="28" w:type="dxa"/>
              <w:right w:w="28" w:type="dxa"/>
            </w:tcMar>
            <w:vAlign w:val="center"/>
          </w:tcPr>
          <w:p w14:paraId="130E235F" w14:textId="77777777" w:rsidR="00EF278B" w:rsidRDefault="00AB02DE">
            <w:pPr>
              <w:wordWrap/>
              <w:spacing w:after="0" w:line="276" w:lineRule="auto"/>
              <w:jc w:val="center"/>
            </w:pPr>
            <w:r>
              <w:rPr>
                <w:b/>
                <w:sz w:val="22"/>
              </w:rPr>
              <w:t>Week 16</w:t>
            </w:r>
          </w:p>
          <w:p w14:paraId="206FC14A" w14:textId="77777777" w:rsidR="00EF278B" w:rsidRDefault="00AB02DE">
            <w:pPr>
              <w:pStyle w:val="a4"/>
              <w:wordWrap/>
              <w:jc w:val="center"/>
            </w:pPr>
            <w:r>
              <w:rPr>
                <w:rFonts w:ascii="한컴산뜻돋움"/>
                <w:sz w:val="16"/>
                <w:shd w:val="clear" w:color="000000" w:fill="auto"/>
              </w:rPr>
              <w:t>6.8.~6.14.</w:t>
            </w:r>
          </w:p>
        </w:tc>
        <w:tc>
          <w:tcPr>
            <w:tcW w:w="613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tcPr>
          <w:p w14:paraId="7A56FC2F" w14:textId="77777777" w:rsidR="00EF278B" w:rsidRDefault="00AB02D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276" w:lineRule="auto"/>
              <w:ind w:left="262" w:hanging="62"/>
              <w:jc w:val="center"/>
              <w:rPr>
                <w:b/>
                <w:bCs/>
                <w:color w:val="000000"/>
                <w:spacing w:val="-4"/>
              </w:rPr>
            </w:pPr>
            <w:r>
              <w:rPr>
                <w:rFonts w:ascii="맑은 고딕"/>
                <w:b/>
                <w:bCs/>
                <w:shd w:val="clear" w:color="000000" w:fill="auto"/>
              </w:rPr>
              <w:t>Make-up class week</w:t>
            </w:r>
          </w:p>
        </w:tc>
        <w:tc>
          <w:tcPr>
            <w:tcW w:w="2735" w:type="dxa"/>
            <w:tcBorders>
              <w:top w:val="single" w:sz="2" w:space="0" w:color="000000"/>
              <w:left w:val="single" w:sz="2" w:space="0" w:color="000000"/>
              <w:bottom w:val="single" w:sz="2" w:space="0" w:color="000000"/>
              <w:right w:val="single" w:sz="11" w:space="0" w:color="000000"/>
            </w:tcBorders>
            <w:tcMar>
              <w:top w:w="28" w:type="dxa"/>
              <w:left w:w="28" w:type="dxa"/>
              <w:bottom w:w="28" w:type="dxa"/>
              <w:right w:w="28" w:type="dxa"/>
            </w:tcMar>
            <w:vAlign w:val="center"/>
          </w:tcPr>
          <w:p w14:paraId="7615A223" w14:textId="77777777" w:rsidR="00EF278B" w:rsidRDefault="00EF278B">
            <w:pPr>
              <w:pStyle w:val="a4"/>
              <w:pBdr>
                <w:top w:val="none" w:sz="2" w:space="1" w:color="000000"/>
                <w:left w:val="none" w:sz="2" w:space="4" w:color="000000"/>
                <w:bottom w:val="none" w:sz="2" w:space="1" w:color="000000"/>
                <w:right w:val="none" w:sz="2" w:space="4" w:color="000000"/>
              </w:pBd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line="276" w:lineRule="auto"/>
              <w:ind w:left="172" w:right="92" w:hanging="24"/>
              <w:jc w:val="center"/>
            </w:pPr>
          </w:p>
        </w:tc>
      </w:tr>
      <w:tr w:rsidR="00EF278B" w14:paraId="281D2BF2" w14:textId="77777777">
        <w:trPr>
          <w:trHeight w:val="1196"/>
        </w:trPr>
        <w:tc>
          <w:tcPr>
            <w:tcW w:w="1606" w:type="dxa"/>
            <w:tcBorders>
              <w:top w:val="single" w:sz="2" w:space="0" w:color="000000"/>
              <w:left w:val="single" w:sz="11" w:space="0" w:color="000000"/>
              <w:bottom w:val="single" w:sz="2" w:space="0" w:color="000000"/>
              <w:right w:val="single" w:sz="2" w:space="0" w:color="000000"/>
            </w:tcBorders>
            <w:shd w:val="clear" w:color="auto" w:fill="FAF3DB"/>
            <w:tcMar>
              <w:top w:w="28" w:type="dxa"/>
              <w:left w:w="28" w:type="dxa"/>
              <w:bottom w:w="28" w:type="dxa"/>
              <w:right w:w="28" w:type="dxa"/>
            </w:tcMar>
            <w:vAlign w:val="center"/>
          </w:tcPr>
          <w:p w14:paraId="3452B8D8" w14:textId="77777777" w:rsidR="00EF278B" w:rsidRDefault="00AB02DE">
            <w:pPr>
              <w:wordWrap/>
              <w:spacing w:after="0" w:line="276" w:lineRule="auto"/>
              <w:jc w:val="center"/>
            </w:pPr>
            <w:r>
              <w:rPr>
                <w:b/>
                <w:sz w:val="22"/>
              </w:rPr>
              <w:t>Week 17</w:t>
            </w:r>
          </w:p>
          <w:p w14:paraId="6489F542" w14:textId="62DC0A86" w:rsidR="00EF278B" w:rsidRPr="00AB02DE" w:rsidRDefault="00AB02DE">
            <w:pPr>
              <w:pStyle w:val="a4"/>
              <w:wordWrap/>
              <w:jc w:val="center"/>
              <w:rPr>
                <w:rFonts w:ascii="한컴산뜻돋움" w:eastAsia="한컴산뜻돋움" w:hAnsi="한컴산뜻돋움"/>
                <w:sz w:val="16"/>
                <w:szCs w:val="16"/>
              </w:rPr>
            </w:pPr>
            <w:r w:rsidRPr="00AB02DE">
              <w:rPr>
                <w:rFonts w:ascii="한컴산뜻돋움" w:eastAsia="한컴산뜻돋움" w:hAnsi="한컴산뜻돋움"/>
                <w:sz w:val="16"/>
                <w:szCs w:val="16"/>
              </w:rPr>
              <w:t>6.</w:t>
            </w:r>
            <w:proofErr w:type="gramStart"/>
            <w:r w:rsidRPr="00AB02DE">
              <w:rPr>
                <w:rFonts w:ascii="한컴산뜻돋움" w:eastAsia="한컴산뜻돋움" w:hAnsi="한컴산뜻돋움"/>
                <w:sz w:val="16"/>
                <w:szCs w:val="16"/>
              </w:rPr>
              <w:t>1</w:t>
            </w:r>
            <w:r w:rsidR="001E11CB">
              <w:rPr>
                <w:rFonts w:ascii="한컴산뜻돋움" w:eastAsia="한컴산뜻돋움" w:hAnsi="한컴산뜻돋움"/>
                <w:sz w:val="16"/>
                <w:szCs w:val="16"/>
              </w:rPr>
              <w:t>5</w:t>
            </w:r>
            <w:r w:rsidRPr="00AB02DE">
              <w:rPr>
                <w:rFonts w:ascii="한컴산뜻돋움" w:eastAsia="한컴산뜻돋움" w:hAnsi="한컴산뜻돋움"/>
                <w:sz w:val="16"/>
                <w:szCs w:val="16"/>
              </w:rPr>
              <w:t>.~</w:t>
            </w:r>
            <w:proofErr w:type="gramEnd"/>
            <w:r w:rsidRPr="00AB02DE">
              <w:rPr>
                <w:rFonts w:ascii="한컴산뜻돋움" w:eastAsia="한컴산뜻돋움" w:hAnsi="한컴산뜻돋움"/>
                <w:sz w:val="16"/>
                <w:szCs w:val="16"/>
              </w:rPr>
              <w:t>6.19.</w:t>
            </w:r>
          </w:p>
        </w:tc>
        <w:tc>
          <w:tcPr>
            <w:tcW w:w="6136" w:type="dxa"/>
            <w:tcBorders>
              <w:top w:val="single" w:sz="2" w:space="0" w:color="000000"/>
              <w:left w:val="single" w:sz="2" w:space="0" w:color="000000"/>
              <w:bottom w:val="single" w:sz="2" w:space="0" w:color="000000"/>
              <w:right w:val="single" w:sz="2" w:space="0" w:color="000000"/>
            </w:tcBorders>
            <w:shd w:val="clear" w:color="auto" w:fill="FAF3DB"/>
            <w:tcMar>
              <w:top w:w="28" w:type="dxa"/>
              <w:left w:w="28" w:type="dxa"/>
              <w:bottom w:w="28" w:type="dxa"/>
              <w:right w:w="28" w:type="dxa"/>
            </w:tcMar>
            <w:vAlign w:val="center"/>
          </w:tcPr>
          <w:p w14:paraId="1B92C70F" w14:textId="6A742854" w:rsidR="00EF278B" w:rsidRDefault="00AB02DE">
            <w:pPr>
              <w:wordWrap/>
              <w:spacing w:after="0" w:line="276" w:lineRule="auto"/>
              <w:ind w:firstLine="100"/>
              <w:jc w:val="center"/>
              <w:rPr>
                <w:b/>
                <w:bCs/>
              </w:rPr>
            </w:pPr>
            <w:r>
              <w:rPr>
                <w:b/>
                <w:bCs/>
              </w:rPr>
              <w:t>Final Exams (6.</w:t>
            </w:r>
            <w:proofErr w:type="gramStart"/>
            <w:r>
              <w:rPr>
                <w:b/>
                <w:bCs/>
              </w:rPr>
              <w:t>18.~</w:t>
            </w:r>
            <w:proofErr w:type="gramEnd"/>
            <w:r>
              <w:rPr>
                <w:b/>
                <w:bCs/>
              </w:rPr>
              <w:t>6.19.)</w:t>
            </w:r>
          </w:p>
        </w:tc>
        <w:tc>
          <w:tcPr>
            <w:tcW w:w="2735" w:type="dxa"/>
            <w:tcBorders>
              <w:top w:val="single" w:sz="2" w:space="0" w:color="000000"/>
              <w:left w:val="single" w:sz="2" w:space="0" w:color="000000"/>
              <w:bottom w:val="single" w:sz="2" w:space="0" w:color="000000"/>
              <w:right w:val="single" w:sz="11" w:space="0" w:color="000000"/>
            </w:tcBorders>
            <w:shd w:val="clear" w:color="auto" w:fill="FAF3DB"/>
            <w:tcMar>
              <w:top w:w="28" w:type="dxa"/>
              <w:left w:w="28" w:type="dxa"/>
              <w:bottom w:w="28" w:type="dxa"/>
              <w:right w:w="28" w:type="dxa"/>
            </w:tcMar>
            <w:vAlign w:val="center"/>
          </w:tcPr>
          <w:p w14:paraId="68EB5B5F" w14:textId="77777777" w:rsidR="00EF278B" w:rsidRDefault="00EF278B">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spacing w:after="0" w:line="276" w:lineRule="auto"/>
              <w:ind w:left="172" w:right="92" w:hanging="24"/>
              <w:jc w:val="left"/>
              <w:rPr>
                <w:color w:val="000000"/>
              </w:rPr>
            </w:pPr>
          </w:p>
        </w:tc>
      </w:tr>
    </w:tbl>
    <w:p w14:paraId="022BB3FE" w14:textId="77777777" w:rsidR="00EF278B" w:rsidRDefault="00EF278B">
      <w:pPr>
        <w:wordWrap/>
        <w:spacing w:after="0" w:line="276" w:lineRule="auto"/>
        <w:jc w:val="left"/>
        <w:textAlignment w:val="baseline"/>
        <w:rPr>
          <w:rFonts w:eastAsiaTheme="minorHAnsi" w:cs="함초롬바탕"/>
          <w:b/>
          <w:bCs/>
          <w:color w:val="0000FF"/>
          <w:kern w:val="0"/>
          <w:sz w:val="22"/>
        </w:rPr>
      </w:pPr>
    </w:p>
    <w:p w14:paraId="61A4B8EA"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b/>
          <w:bCs/>
          <w:color w:val="0000FF"/>
          <w:kern w:val="0"/>
          <w:sz w:val="22"/>
        </w:rPr>
        <w:t>※ The above plans may change according to the academic schedule.</w:t>
      </w:r>
    </w:p>
    <w:p w14:paraId="0756D835" w14:textId="77777777" w:rsidR="00EF278B" w:rsidRDefault="00EF278B">
      <w:pPr>
        <w:wordWrap/>
        <w:spacing w:after="0" w:line="276" w:lineRule="auto"/>
        <w:jc w:val="left"/>
        <w:textAlignment w:val="baseline"/>
        <w:rPr>
          <w:rFonts w:eastAsiaTheme="minorHAnsi" w:cs="굴림"/>
          <w:b/>
          <w:bCs/>
          <w:color w:val="0000FF"/>
          <w:kern w:val="0"/>
          <w:sz w:val="22"/>
        </w:rPr>
      </w:pPr>
    </w:p>
    <w:p w14:paraId="29B122A7" w14:textId="77777777" w:rsidR="00EF278B" w:rsidRDefault="00AB02DE">
      <w:pPr>
        <w:widowControl/>
        <w:wordWrap/>
        <w:autoSpaceDE/>
        <w:autoSpaceDN/>
        <w:rPr>
          <w:rFonts w:eastAsiaTheme="minorHAnsi" w:cs="굴림"/>
          <w:color w:val="000000"/>
          <w:kern w:val="0"/>
          <w:sz w:val="22"/>
        </w:rPr>
      </w:pPr>
      <w:r>
        <w:rPr>
          <w:rFonts w:eastAsiaTheme="minorHAnsi" w:cs="굴림"/>
          <w:color w:val="000000"/>
          <w:kern w:val="0"/>
          <w:sz w:val="22"/>
        </w:rPr>
        <w:br w:type="page"/>
      </w:r>
    </w:p>
    <w:p w14:paraId="0B8B1964" w14:textId="77777777" w:rsidR="00EF278B" w:rsidRDefault="00AB02DE">
      <w:pPr>
        <w:spacing w:after="0" w:line="276" w:lineRule="auto"/>
        <w:textAlignment w:val="baseline"/>
        <w:rPr>
          <w:rFonts w:eastAsiaTheme="minorHAnsi" w:cs="굴림"/>
          <w:color w:val="000000"/>
          <w:kern w:val="0"/>
          <w:szCs w:val="20"/>
        </w:rPr>
      </w:pPr>
      <w:r>
        <w:rPr>
          <w:rFonts w:eastAsiaTheme="minorHAnsi" w:cs="굴림"/>
          <w:color w:val="000000"/>
          <w:kern w:val="0"/>
          <w:sz w:val="22"/>
        </w:rPr>
        <w:lastRenderedPageBreak/>
        <w:t>[Reference] Syllabus Competence Reference</w:t>
      </w:r>
    </w:p>
    <w:tbl>
      <w:tblPr>
        <w:tblOverlap w:val="never"/>
        <w:tblW w:w="0" w:type="auto"/>
        <w:tblLayout w:type="fixed"/>
        <w:tblCellMar>
          <w:top w:w="15" w:type="dxa"/>
          <w:left w:w="15" w:type="dxa"/>
          <w:bottom w:w="15" w:type="dxa"/>
          <w:right w:w="15" w:type="dxa"/>
        </w:tblCellMar>
        <w:tblLook w:val="04A0" w:firstRow="1" w:lastRow="0" w:firstColumn="1" w:lastColumn="0" w:noHBand="0" w:noVBand="1"/>
      </w:tblPr>
      <w:tblGrid>
        <w:gridCol w:w="1214"/>
        <w:gridCol w:w="1256"/>
        <w:gridCol w:w="1248"/>
        <w:gridCol w:w="1382"/>
        <w:gridCol w:w="1418"/>
        <w:gridCol w:w="1389"/>
        <w:gridCol w:w="1298"/>
        <w:gridCol w:w="1255"/>
      </w:tblGrid>
      <w:tr w:rsidR="00EF278B" w14:paraId="47DE6D2D" w14:textId="77777777">
        <w:trPr>
          <w:trHeight w:val="56"/>
          <w:tblHeader/>
        </w:trPr>
        <w:tc>
          <w:tcPr>
            <w:tcW w:w="1214" w:type="dxa"/>
            <w:tcBorders>
              <w:top w:val="single" w:sz="2" w:space="0" w:color="000000"/>
              <w:left w:val="single" w:sz="2" w:space="0" w:color="000000"/>
              <w:bottom w:val="single" w:sz="2" w:space="0" w:color="000000"/>
              <w:right w:val="single" w:sz="2" w:space="0" w:color="000000"/>
            </w:tcBorders>
            <w:shd w:val="clear" w:color="auto" w:fill="BFBFBF"/>
            <w:tcMar>
              <w:top w:w="28" w:type="dxa"/>
              <w:left w:w="102" w:type="dxa"/>
              <w:bottom w:w="28" w:type="dxa"/>
              <w:right w:w="102" w:type="dxa"/>
            </w:tcMar>
            <w:vAlign w:val="center"/>
            <w:hideMark/>
          </w:tcPr>
          <w:p w14:paraId="7259D80F" w14:textId="77777777" w:rsidR="00EF278B" w:rsidRDefault="00AB02DE">
            <w:pPr>
              <w:wordWrap/>
              <w:spacing w:after="0" w:line="276" w:lineRule="auto"/>
              <w:jc w:val="center"/>
              <w:textAlignment w:val="baseline"/>
              <w:rPr>
                <w:rFonts w:eastAsiaTheme="minorHAnsi" w:cs="굴림"/>
                <w:color w:val="000000"/>
                <w:kern w:val="0"/>
                <w:szCs w:val="20"/>
              </w:rPr>
            </w:pPr>
            <w:r>
              <w:rPr>
                <w:rFonts w:eastAsiaTheme="minorHAnsi" w:cs="굴림"/>
                <w:b/>
                <w:bCs/>
                <w:color w:val="000000"/>
                <w:kern w:val="0"/>
                <w:sz w:val="14"/>
                <w:szCs w:val="14"/>
              </w:rPr>
              <w:t>1. Analytical and Creative Thinking</w:t>
            </w:r>
          </w:p>
        </w:tc>
        <w:tc>
          <w:tcPr>
            <w:tcW w:w="1256" w:type="dxa"/>
            <w:tcBorders>
              <w:top w:val="single" w:sz="2" w:space="0" w:color="000000"/>
              <w:left w:val="single" w:sz="2" w:space="0" w:color="000000"/>
              <w:bottom w:val="single" w:sz="2" w:space="0" w:color="000000"/>
              <w:right w:val="single" w:sz="2" w:space="0" w:color="000000"/>
            </w:tcBorders>
            <w:shd w:val="clear" w:color="auto" w:fill="BFBFBF"/>
            <w:tcMar>
              <w:top w:w="28" w:type="dxa"/>
              <w:left w:w="102" w:type="dxa"/>
              <w:bottom w:w="28" w:type="dxa"/>
              <w:right w:w="102" w:type="dxa"/>
            </w:tcMar>
            <w:vAlign w:val="center"/>
            <w:hideMark/>
          </w:tcPr>
          <w:p w14:paraId="7BC2A345" w14:textId="77777777" w:rsidR="00EF278B" w:rsidRDefault="00AB02DE">
            <w:pPr>
              <w:wordWrap/>
              <w:spacing w:after="0" w:line="276" w:lineRule="auto"/>
              <w:jc w:val="center"/>
              <w:textAlignment w:val="baseline"/>
              <w:rPr>
                <w:rFonts w:eastAsiaTheme="minorHAnsi" w:cs="굴림"/>
                <w:color w:val="000000"/>
                <w:kern w:val="0"/>
                <w:szCs w:val="20"/>
              </w:rPr>
            </w:pPr>
            <w:r>
              <w:rPr>
                <w:rFonts w:eastAsiaTheme="minorHAnsi" w:cs="굴림"/>
                <w:b/>
                <w:bCs/>
                <w:color w:val="000000"/>
                <w:kern w:val="0"/>
                <w:sz w:val="14"/>
                <w:szCs w:val="14"/>
              </w:rPr>
              <w:t>2. Complex Communication</w:t>
            </w:r>
          </w:p>
        </w:tc>
        <w:tc>
          <w:tcPr>
            <w:tcW w:w="1248" w:type="dxa"/>
            <w:tcBorders>
              <w:top w:val="single" w:sz="2" w:space="0" w:color="000000"/>
              <w:left w:val="single" w:sz="2" w:space="0" w:color="000000"/>
              <w:bottom w:val="single" w:sz="2" w:space="0" w:color="000000"/>
              <w:right w:val="single" w:sz="2" w:space="0" w:color="000000"/>
            </w:tcBorders>
            <w:shd w:val="clear" w:color="auto" w:fill="BFBFBF"/>
            <w:tcMar>
              <w:top w:w="28" w:type="dxa"/>
              <w:left w:w="102" w:type="dxa"/>
              <w:bottom w:w="28" w:type="dxa"/>
              <w:right w:w="102" w:type="dxa"/>
            </w:tcMar>
            <w:vAlign w:val="center"/>
            <w:hideMark/>
          </w:tcPr>
          <w:p w14:paraId="74FE7697" w14:textId="77777777" w:rsidR="00EF278B" w:rsidRDefault="00AB02DE">
            <w:pPr>
              <w:wordWrap/>
              <w:spacing w:after="0" w:line="276" w:lineRule="auto"/>
              <w:jc w:val="center"/>
              <w:textAlignment w:val="baseline"/>
              <w:rPr>
                <w:rFonts w:eastAsiaTheme="minorHAnsi" w:cs="굴림"/>
                <w:color w:val="000000"/>
                <w:kern w:val="0"/>
                <w:szCs w:val="20"/>
              </w:rPr>
            </w:pPr>
            <w:r>
              <w:rPr>
                <w:rFonts w:eastAsiaTheme="minorHAnsi" w:cs="굴림"/>
                <w:b/>
                <w:bCs/>
                <w:color w:val="000000"/>
                <w:kern w:val="0"/>
                <w:sz w:val="14"/>
                <w:szCs w:val="14"/>
              </w:rPr>
              <w:t>3. Leadership and Teamwork</w:t>
            </w:r>
          </w:p>
        </w:tc>
        <w:tc>
          <w:tcPr>
            <w:tcW w:w="1382" w:type="dxa"/>
            <w:tcBorders>
              <w:top w:val="single" w:sz="2" w:space="0" w:color="000000"/>
              <w:left w:val="single" w:sz="2" w:space="0" w:color="000000"/>
              <w:bottom w:val="single" w:sz="2" w:space="0" w:color="000000"/>
              <w:right w:val="single" w:sz="2" w:space="0" w:color="000000"/>
            </w:tcBorders>
            <w:shd w:val="clear" w:color="auto" w:fill="BFBFBF"/>
            <w:tcMar>
              <w:top w:w="28" w:type="dxa"/>
              <w:left w:w="102" w:type="dxa"/>
              <w:bottom w:w="28" w:type="dxa"/>
              <w:right w:w="102" w:type="dxa"/>
            </w:tcMar>
            <w:vAlign w:val="center"/>
            <w:hideMark/>
          </w:tcPr>
          <w:p w14:paraId="611867AE" w14:textId="77777777" w:rsidR="00EF278B" w:rsidRDefault="00AB02DE">
            <w:pPr>
              <w:wordWrap/>
              <w:spacing w:after="0" w:line="276" w:lineRule="auto"/>
              <w:jc w:val="center"/>
              <w:textAlignment w:val="baseline"/>
              <w:rPr>
                <w:rFonts w:eastAsiaTheme="minorHAnsi" w:cs="굴림"/>
                <w:color w:val="000000"/>
                <w:kern w:val="0"/>
                <w:szCs w:val="20"/>
              </w:rPr>
            </w:pPr>
            <w:r>
              <w:rPr>
                <w:rFonts w:eastAsiaTheme="minorHAnsi" w:cs="굴림"/>
                <w:b/>
                <w:bCs/>
                <w:color w:val="000000"/>
                <w:kern w:val="0"/>
                <w:sz w:val="14"/>
                <w:szCs w:val="14"/>
              </w:rPr>
              <w:t>4. Digital/</w:t>
            </w:r>
            <w:ins w:id="10" w:author="만든 이" w:date="2023-04-26T15:43:00Z">
              <w:r>
                <w:rPr>
                  <w:rFonts w:eastAsiaTheme="minorHAnsi" w:cs="굴림"/>
                  <w:b/>
                  <w:bCs/>
                  <w:color w:val="000000"/>
                  <w:kern w:val="0"/>
                  <w:sz w:val="14"/>
                  <w:szCs w:val="14"/>
                </w:rPr>
                <w:t xml:space="preserve"> </w:t>
              </w:r>
            </w:ins>
            <w:r>
              <w:rPr>
                <w:rFonts w:eastAsiaTheme="minorHAnsi" w:cs="굴림"/>
                <w:b/>
                <w:bCs/>
                <w:color w:val="000000"/>
                <w:kern w:val="0"/>
                <w:sz w:val="14"/>
                <w:szCs w:val="14"/>
              </w:rPr>
              <w:t>Quantitative Literacy</w:t>
            </w:r>
          </w:p>
        </w:tc>
        <w:tc>
          <w:tcPr>
            <w:tcW w:w="1418" w:type="dxa"/>
            <w:tcBorders>
              <w:top w:val="single" w:sz="2" w:space="0" w:color="000000"/>
              <w:left w:val="single" w:sz="2" w:space="0" w:color="000000"/>
              <w:bottom w:val="single" w:sz="2" w:space="0" w:color="000000"/>
              <w:right w:val="single" w:sz="2" w:space="0" w:color="000000"/>
            </w:tcBorders>
            <w:shd w:val="clear" w:color="auto" w:fill="BFBFBF"/>
            <w:tcMar>
              <w:top w:w="28" w:type="dxa"/>
              <w:left w:w="102" w:type="dxa"/>
              <w:bottom w:w="28" w:type="dxa"/>
              <w:right w:w="102" w:type="dxa"/>
            </w:tcMar>
            <w:vAlign w:val="center"/>
            <w:hideMark/>
          </w:tcPr>
          <w:p w14:paraId="004E5C8D" w14:textId="77777777" w:rsidR="00EF278B" w:rsidRDefault="00AB02DE">
            <w:pPr>
              <w:wordWrap/>
              <w:spacing w:after="0" w:line="276" w:lineRule="auto"/>
              <w:jc w:val="center"/>
              <w:textAlignment w:val="baseline"/>
              <w:rPr>
                <w:rFonts w:eastAsiaTheme="minorHAnsi" w:cs="굴림"/>
                <w:color w:val="000000"/>
                <w:kern w:val="0"/>
                <w:szCs w:val="20"/>
              </w:rPr>
            </w:pPr>
            <w:r>
              <w:rPr>
                <w:rFonts w:eastAsiaTheme="minorHAnsi" w:cs="굴림"/>
                <w:b/>
                <w:bCs/>
                <w:color w:val="000000"/>
                <w:kern w:val="0"/>
                <w:sz w:val="14"/>
                <w:szCs w:val="14"/>
              </w:rPr>
              <w:t xml:space="preserve">5. </w:t>
            </w:r>
            <w:r>
              <w:rPr>
                <w:rFonts w:eastAsiaTheme="minorHAnsi" w:cs="함초롬바탕"/>
                <w:b/>
                <w:bCs/>
                <w:color w:val="000000"/>
                <w:kern w:val="0"/>
                <w:sz w:val="14"/>
                <w:szCs w:val="14"/>
              </w:rPr>
              <w:t>Global Perspective</w:t>
            </w:r>
          </w:p>
        </w:tc>
        <w:tc>
          <w:tcPr>
            <w:tcW w:w="1389" w:type="dxa"/>
            <w:tcBorders>
              <w:top w:val="single" w:sz="2" w:space="0" w:color="000000"/>
              <w:left w:val="single" w:sz="2" w:space="0" w:color="000000"/>
              <w:bottom w:val="single" w:sz="2" w:space="0" w:color="000000"/>
              <w:right w:val="single" w:sz="2" w:space="0" w:color="000000"/>
            </w:tcBorders>
            <w:shd w:val="clear" w:color="auto" w:fill="BFBFBF"/>
            <w:tcMar>
              <w:top w:w="28" w:type="dxa"/>
              <w:left w:w="102" w:type="dxa"/>
              <w:bottom w:w="28" w:type="dxa"/>
              <w:right w:w="102" w:type="dxa"/>
            </w:tcMar>
            <w:vAlign w:val="center"/>
            <w:hideMark/>
          </w:tcPr>
          <w:p w14:paraId="594134A2" w14:textId="77777777" w:rsidR="00EF278B" w:rsidRDefault="00AB02DE">
            <w:pPr>
              <w:spacing w:after="0" w:line="276" w:lineRule="auto"/>
              <w:jc w:val="left"/>
              <w:textAlignment w:val="baseline"/>
              <w:rPr>
                <w:rFonts w:eastAsiaTheme="minorHAnsi" w:cs="굴림"/>
                <w:b/>
                <w:bCs/>
                <w:color w:val="000000"/>
                <w:kern w:val="0"/>
                <w:sz w:val="14"/>
                <w:szCs w:val="14"/>
              </w:rPr>
              <w:pPrChange w:id="11" w:author="만든 이" w:date="2023-04-26T15:43:00Z">
                <w:pPr>
                  <w:wordWrap/>
                  <w:spacing w:after="0" w:line="276" w:lineRule="auto"/>
                  <w:jc w:val="center"/>
                  <w:textAlignment w:val="baseline"/>
                </w:pPr>
              </w:pPrChange>
            </w:pPr>
            <w:r>
              <w:rPr>
                <w:rFonts w:eastAsiaTheme="minorHAnsi" w:cs="굴림"/>
                <w:b/>
                <w:bCs/>
                <w:color w:val="000000"/>
                <w:kern w:val="0"/>
                <w:sz w:val="14"/>
                <w:szCs w:val="14"/>
              </w:rPr>
              <w:t>6. Adaptability/</w:t>
            </w:r>
          </w:p>
          <w:p w14:paraId="358D1986" w14:textId="77777777" w:rsidR="00EF278B" w:rsidRDefault="00AB02DE">
            <w:pPr>
              <w:spacing w:after="0" w:line="276" w:lineRule="auto"/>
              <w:jc w:val="left"/>
              <w:textAlignment w:val="baseline"/>
              <w:rPr>
                <w:del w:id="12" w:author="만든 이" w:date="2023-04-26T15:43:00Z"/>
                <w:rFonts w:eastAsiaTheme="minorHAnsi" w:cs="굴림"/>
                <w:b/>
                <w:bCs/>
                <w:color w:val="000000"/>
                <w:kern w:val="0"/>
                <w:sz w:val="14"/>
                <w:szCs w:val="14"/>
              </w:rPr>
              <w:pPrChange w:id="13" w:author="만든 이" w:date="2023-04-26T15:43:00Z">
                <w:pPr>
                  <w:wordWrap/>
                  <w:spacing w:after="0" w:line="276" w:lineRule="auto"/>
                  <w:jc w:val="center"/>
                  <w:textAlignment w:val="baseline"/>
                </w:pPr>
              </w:pPrChange>
            </w:pPr>
            <w:r>
              <w:rPr>
                <w:rFonts w:eastAsiaTheme="minorHAnsi" w:cs="굴림"/>
                <w:b/>
                <w:bCs/>
                <w:color w:val="000000"/>
                <w:kern w:val="0"/>
                <w:sz w:val="14"/>
                <w:szCs w:val="14"/>
              </w:rPr>
              <w:t>Progressio</w:t>
            </w:r>
            <w:ins w:id="14" w:author="만든 이" w:date="2023-04-26T15:43:00Z">
              <w:r>
                <w:rPr>
                  <w:rFonts w:eastAsiaTheme="minorHAnsi" w:cs="굴림"/>
                  <w:b/>
                  <w:bCs/>
                  <w:color w:val="000000"/>
                  <w:kern w:val="0"/>
                  <w:sz w:val="14"/>
                  <w:szCs w:val="14"/>
                </w:rPr>
                <w:t>n</w:t>
              </w:r>
            </w:ins>
            <w:del w:id="15" w:author="만든 이" w:date="2023-04-26T15:43:00Z">
              <w:r>
                <w:rPr>
                  <w:rFonts w:eastAsiaTheme="minorHAnsi" w:cs="굴림"/>
                  <w:b/>
                  <w:bCs/>
                  <w:color w:val="000000"/>
                  <w:kern w:val="0"/>
                  <w:sz w:val="14"/>
                  <w:szCs w:val="14"/>
                </w:rPr>
                <w:delText>n</w:delText>
              </w:r>
            </w:del>
          </w:p>
          <w:p w14:paraId="0118F669" w14:textId="77777777" w:rsidR="00EF278B" w:rsidRDefault="00AB02DE">
            <w:pPr>
              <w:spacing w:after="0" w:line="276" w:lineRule="auto"/>
              <w:jc w:val="left"/>
              <w:textAlignment w:val="baseline"/>
              <w:rPr>
                <w:rFonts w:eastAsiaTheme="minorHAnsi" w:cs="굴림"/>
                <w:color w:val="000000"/>
                <w:kern w:val="0"/>
                <w:szCs w:val="20"/>
              </w:rPr>
              <w:pPrChange w:id="16" w:author="만든 이" w:date="2023-04-26T15:43:00Z">
                <w:pPr>
                  <w:wordWrap/>
                  <w:spacing w:after="0" w:line="276" w:lineRule="auto"/>
                  <w:jc w:val="center"/>
                  <w:textAlignment w:val="baseline"/>
                </w:pPr>
              </w:pPrChange>
            </w:pPr>
            <w:r>
              <w:rPr>
                <w:rFonts w:eastAsiaTheme="minorHAnsi" w:cs="굴림"/>
                <w:b/>
                <w:bCs/>
                <w:color w:val="000000"/>
                <w:kern w:val="0"/>
                <w:sz w:val="14"/>
                <w:szCs w:val="14"/>
              </w:rPr>
              <w:t>/</w:t>
            </w:r>
            <w:ins w:id="17" w:author="만든 이" w:date="2023-04-26T15:43:00Z">
              <w:r>
                <w:rPr>
                  <w:rFonts w:eastAsiaTheme="minorHAnsi" w:cs="굴림"/>
                  <w:b/>
                  <w:bCs/>
                  <w:color w:val="000000"/>
                  <w:kern w:val="0"/>
                  <w:sz w:val="14"/>
                  <w:szCs w:val="14"/>
                </w:rPr>
                <w:t xml:space="preserve"> </w:t>
              </w:r>
            </w:ins>
            <w:r>
              <w:rPr>
                <w:rFonts w:eastAsiaTheme="minorHAnsi" w:cs="굴림"/>
                <w:b/>
                <w:bCs/>
                <w:color w:val="000000"/>
                <w:kern w:val="0"/>
                <w:sz w:val="14"/>
                <w:szCs w:val="14"/>
              </w:rPr>
              <w:t>Spirit of Adventure</w:t>
            </w:r>
          </w:p>
        </w:tc>
        <w:tc>
          <w:tcPr>
            <w:tcW w:w="1298" w:type="dxa"/>
            <w:tcBorders>
              <w:top w:val="single" w:sz="2" w:space="0" w:color="000000"/>
              <w:left w:val="single" w:sz="2" w:space="0" w:color="000000"/>
              <w:bottom w:val="single" w:sz="2" w:space="0" w:color="000000"/>
              <w:right w:val="single" w:sz="2" w:space="0" w:color="000000"/>
            </w:tcBorders>
            <w:shd w:val="clear" w:color="auto" w:fill="BFBFBF"/>
            <w:tcMar>
              <w:top w:w="28" w:type="dxa"/>
              <w:left w:w="102" w:type="dxa"/>
              <w:bottom w:w="28" w:type="dxa"/>
              <w:right w:w="102" w:type="dxa"/>
            </w:tcMar>
            <w:vAlign w:val="center"/>
            <w:hideMark/>
          </w:tcPr>
          <w:p w14:paraId="35B1CD9F" w14:textId="77777777" w:rsidR="00EF278B" w:rsidRDefault="00AB02DE">
            <w:pPr>
              <w:wordWrap/>
              <w:spacing w:after="0" w:line="276" w:lineRule="auto"/>
              <w:jc w:val="center"/>
              <w:textAlignment w:val="baseline"/>
              <w:rPr>
                <w:rFonts w:eastAsiaTheme="minorHAnsi" w:cs="굴림"/>
                <w:color w:val="000000"/>
                <w:kern w:val="0"/>
                <w:szCs w:val="20"/>
              </w:rPr>
            </w:pPr>
            <w:r>
              <w:rPr>
                <w:rFonts w:eastAsiaTheme="minorHAnsi" w:cs="굴림"/>
                <w:b/>
                <w:bCs/>
                <w:color w:val="000000"/>
                <w:kern w:val="0"/>
                <w:sz w:val="14"/>
                <w:szCs w:val="14"/>
              </w:rPr>
              <w:t>7. Integrity and Ethical Decision Making</w:t>
            </w:r>
          </w:p>
        </w:tc>
        <w:tc>
          <w:tcPr>
            <w:tcW w:w="1255" w:type="dxa"/>
            <w:tcBorders>
              <w:top w:val="single" w:sz="2" w:space="0" w:color="000000"/>
              <w:left w:val="single" w:sz="2" w:space="0" w:color="000000"/>
              <w:bottom w:val="single" w:sz="2" w:space="0" w:color="000000"/>
              <w:right w:val="single" w:sz="2" w:space="0" w:color="000000"/>
            </w:tcBorders>
            <w:shd w:val="clear" w:color="auto" w:fill="BFBFBF"/>
            <w:tcMar>
              <w:top w:w="28" w:type="dxa"/>
              <w:left w:w="102" w:type="dxa"/>
              <w:bottom w:w="28" w:type="dxa"/>
              <w:right w:w="102" w:type="dxa"/>
            </w:tcMar>
            <w:vAlign w:val="center"/>
            <w:hideMark/>
          </w:tcPr>
          <w:p w14:paraId="012A1E70" w14:textId="77777777" w:rsidR="00EF278B" w:rsidRDefault="00AB02DE">
            <w:pPr>
              <w:wordWrap/>
              <w:spacing w:after="0" w:line="276" w:lineRule="auto"/>
              <w:jc w:val="center"/>
              <w:textAlignment w:val="baseline"/>
              <w:rPr>
                <w:rFonts w:eastAsiaTheme="minorHAnsi" w:cs="굴림"/>
                <w:color w:val="000000"/>
                <w:kern w:val="0"/>
                <w:szCs w:val="20"/>
              </w:rPr>
            </w:pPr>
            <w:r>
              <w:rPr>
                <w:rFonts w:eastAsiaTheme="minorHAnsi" w:cs="굴림"/>
                <w:b/>
                <w:bCs/>
                <w:color w:val="000000"/>
                <w:kern w:val="0"/>
                <w:sz w:val="14"/>
                <w:szCs w:val="14"/>
              </w:rPr>
              <w:t xml:space="preserve">8 </w:t>
            </w:r>
            <w:r>
              <w:rPr>
                <w:rFonts w:eastAsiaTheme="minorHAnsi" w:cs="함초롬바탕"/>
                <w:b/>
                <w:bCs/>
                <w:color w:val="000000"/>
                <w:kern w:val="0"/>
                <w:sz w:val="14"/>
                <w:szCs w:val="14"/>
              </w:rPr>
              <w:t>Habits/</w:t>
            </w:r>
            <w:ins w:id="18" w:author="만든 이" w:date="2023-04-26T15:44:00Z">
              <w:r>
                <w:rPr>
                  <w:rFonts w:eastAsiaTheme="minorHAnsi" w:cs="함초롬바탕"/>
                  <w:b/>
                  <w:bCs/>
                  <w:color w:val="000000"/>
                  <w:kern w:val="0"/>
                  <w:sz w:val="14"/>
                  <w:szCs w:val="14"/>
                </w:rPr>
                <w:t xml:space="preserve"> </w:t>
              </w:r>
            </w:ins>
            <w:r>
              <w:rPr>
                <w:rFonts w:eastAsiaTheme="minorHAnsi" w:cs="함초롬바탕"/>
                <w:b/>
                <w:bCs/>
                <w:color w:val="000000"/>
                <w:kern w:val="0"/>
                <w:sz w:val="14"/>
                <w:szCs w:val="14"/>
              </w:rPr>
              <w:t>Mindset</w:t>
            </w:r>
          </w:p>
        </w:tc>
      </w:tr>
      <w:tr w:rsidR="00EF278B" w14:paraId="74DFF64D" w14:textId="77777777">
        <w:trPr>
          <w:trHeight w:val="56"/>
        </w:trPr>
        <w:tc>
          <w:tcPr>
            <w:tcW w:w="12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B0F43EC"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identify, manage and deal with complex problems</w:t>
            </w:r>
          </w:p>
        </w:tc>
        <w:tc>
          <w:tcPr>
            <w:tcW w:w="125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3AD7B3E" w14:textId="77777777" w:rsidR="00EF278B" w:rsidRDefault="00AB02DE">
            <w:pPr>
              <w:wordWrap/>
              <w:spacing w:after="0" w:line="276" w:lineRule="auto"/>
              <w:jc w:val="left"/>
              <w:textAlignment w:val="baseline"/>
              <w:rPr>
                <w:rFonts w:eastAsiaTheme="minorHAnsi" w:cs="굴림"/>
                <w:color w:val="000000"/>
                <w:kern w:val="0"/>
                <w:sz w:val="16"/>
                <w:szCs w:val="16"/>
              </w:rPr>
            </w:pPr>
            <w:r>
              <w:rPr>
                <w:rFonts w:eastAsiaTheme="minorHAnsi" w:cs="굴림"/>
                <w:color w:val="000000"/>
                <w:kern w:val="0"/>
                <w:sz w:val="14"/>
                <w:szCs w:val="16"/>
              </w:rPr>
              <w:t>Ability to understand and express themselves in two or more languages</w:t>
            </w:r>
          </w:p>
        </w:tc>
        <w:tc>
          <w:tcPr>
            <w:tcW w:w="12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15DD071"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be the first to come up with and present new ideas</w:t>
            </w:r>
          </w:p>
        </w:tc>
        <w:tc>
          <w:tcPr>
            <w:tcW w:w="138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7124D80"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understand, use and apply digital technology</w:t>
            </w:r>
          </w:p>
        </w:tc>
        <w:tc>
          <w:tcPr>
            <w:tcW w:w="14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4340829"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develop an open mind about the traditions or values of others</w:t>
            </w:r>
          </w:p>
        </w:tc>
        <w:tc>
          <w:tcPr>
            <w:tcW w:w="13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B29CC81"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develop flexibility, agility and adaptability</w:t>
            </w:r>
          </w:p>
        </w:tc>
        <w:tc>
          <w:tcPr>
            <w:tcW w:w="12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D97793C"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sustain an empathetic and understanding perspective</w:t>
            </w:r>
          </w:p>
        </w:tc>
        <w:tc>
          <w:tcPr>
            <w:tcW w:w="12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712BCC1"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Sincerity</w:t>
            </w:r>
          </w:p>
        </w:tc>
      </w:tr>
      <w:tr w:rsidR="00EF278B" w14:paraId="64305434" w14:textId="77777777">
        <w:trPr>
          <w:trHeight w:val="56"/>
        </w:trPr>
        <w:tc>
          <w:tcPr>
            <w:tcW w:w="12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EF8DF08"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see through prejudice and identify reliable information and uncertain information</w:t>
            </w:r>
          </w:p>
        </w:tc>
        <w:tc>
          <w:tcPr>
            <w:tcW w:w="125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C9127DF"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communicate clearly with diverse audiences or readers</w:t>
            </w:r>
          </w:p>
        </w:tc>
        <w:tc>
          <w:tcPr>
            <w:tcW w:w="12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7B37A6B"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influence people to follow themselves, rather than lead them through directives, orders, or authority</w:t>
            </w:r>
          </w:p>
        </w:tc>
        <w:tc>
          <w:tcPr>
            <w:tcW w:w="138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B6C1DA2"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create digital contents and media</w:t>
            </w:r>
          </w:p>
        </w:tc>
        <w:tc>
          <w:tcPr>
            <w:tcW w:w="14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DB9A39E"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understand the history, politics, religion, and culture of another region</w:t>
            </w:r>
          </w:p>
        </w:tc>
        <w:tc>
          <w:tcPr>
            <w:tcW w:w="13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5C6E774"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challenge unfamiliar situations</w:t>
            </w:r>
          </w:p>
        </w:tc>
        <w:tc>
          <w:tcPr>
            <w:tcW w:w="12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AA9F4C7"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cultivate sincerity, honesty, fairness, and respect creativity</w:t>
            </w:r>
          </w:p>
        </w:tc>
        <w:tc>
          <w:tcPr>
            <w:tcW w:w="12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5205381"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Creativity</w:t>
            </w:r>
          </w:p>
        </w:tc>
      </w:tr>
      <w:tr w:rsidR="00EF278B" w14:paraId="092B1410" w14:textId="77777777">
        <w:trPr>
          <w:trHeight w:val="56"/>
        </w:trPr>
        <w:tc>
          <w:tcPr>
            <w:tcW w:w="12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D1B2EA7"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find quality information in the flood of information</w:t>
            </w:r>
          </w:p>
        </w:tc>
        <w:tc>
          <w:tcPr>
            <w:tcW w:w="125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6D97564"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listen attentively</w:t>
            </w:r>
          </w:p>
        </w:tc>
        <w:tc>
          <w:tcPr>
            <w:tcW w:w="12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F79440F"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build trust, resolve conflicts, and support others</w:t>
            </w:r>
          </w:p>
        </w:tc>
        <w:tc>
          <w:tcPr>
            <w:tcW w:w="138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A34DF45"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utilize multimedia resources to effectively communicate one’s ideas in a variety of formats</w:t>
            </w:r>
          </w:p>
        </w:tc>
        <w:tc>
          <w:tcPr>
            <w:tcW w:w="14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9664284"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use one or more of the international languages used worldwide</w:t>
            </w:r>
          </w:p>
        </w:tc>
        <w:tc>
          <w:tcPr>
            <w:tcW w:w="13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312A3BD"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explore and experiment</w:t>
            </w:r>
          </w:p>
        </w:tc>
        <w:tc>
          <w:tcPr>
            <w:tcW w:w="12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D203EB5"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display moral courage in the face of injustice</w:t>
            </w:r>
          </w:p>
        </w:tc>
        <w:tc>
          <w:tcPr>
            <w:tcW w:w="12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91296AB"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 love of learning and curiosity</w:t>
            </w:r>
          </w:p>
        </w:tc>
      </w:tr>
      <w:tr w:rsidR="00EF278B" w14:paraId="185DFE13" w14:textId="77777777">
        <w:trPr>
          <w:trHeight w:val="56"/>
        </w:trPr>
        <w:tc>
          <w:tcPr>
            <w:tcW w:w="12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4AD598A"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articulate meaningful questions</w:t>
            </w:r>
          </w:p>
        </w:tc>
        <w:tc>
          <w:tcPr>
            <w:tcW w:w="125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50F806"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speak effectively and coherently</w:t>
            </w:r>
          </w:p>
        </w:tc>
        <w:tc>
          <w:tcPr>
            <w:tcW w:w="12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247BF71"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facilitate group discussions or discussions, build consensus, and negotiate outcomes</w:t>
            </w:r>
          </w:p>
        </w:tc>
        <w:tc>
          <w:tcPr>
            <w:tcW w:w="138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58833E9"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master and use higher mathematics</w:t>
            </w:r>
          </w:p>
        </w:tc>
        <w:tc>
          <w:tcPr>
            <w:tcW w:w="14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53C2DA9"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use technology to connect people and things around the world</w:t>
            </w:r>
          </w:p>
        </w:tc>
        <w:tc>
          <w:tcPr>
            <w:tcW w:w="13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0B09931"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word effectively in situations of ambiguous or changing priorities</w:t>
            </w:r>
          </w:p>
        </w:tc>
        <w:tc>
          <w:tcPr>
            <w:tcW w:w="12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1F1BCC0"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act responsibly for the benefit and happiness of the greater community</w:t>
            </w:r>
          </w:p>
        </w:tc>
        <w:tc>
          <w:tcPr>
            <w:tcW w:w="12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1E2E453"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Resilience/elasticity</w:t>
            </w:r>
          </w:p>
        </w:tc>
      </w:tr>
      <w:tr w:rsidR="00EF278B" w14:paraId="1F79D84F" w14:textId="77777777">
        <w:trPr>
          <w:trHeight w:val="56"/>
        </w:trPr>
        <w:tc>
          <w:tcPr>
            <w:tcW w:w="12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8E8E209"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analyze and create ideas or knowledge</w:t>
            </w:r>
          </w:p>
        </w:tc>
        <w:tc>
          <w:tcPr>
            <w:tcW w:w="125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93469E1"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write concisely and clearly, considering the diversity of readers</w:t>
            </w:r>
          </w:p>
        </w:tc>
        <w:tc>
          <w:tcPr>
            <w:tcW w:w="12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ACECB2E" w14:textId="77777777" w:rsidR="00EF278B" w:rsidRDefault="00AB02DE">
            <w:pPr>
              <w:wordWrap/>
              <w:spacing w:after="0" w:line="276" w:lineRule="auto"/>
              <w:jc w:val="left"/>
              <w:textAlignment w:val="baseline"/>
              <w:rPr>
                <w:rFonts w:eastAsiaTheme="minorHAnsi" w:cs="함초롬바탕"/>
                <w:color w:val="000000"/>
                <w:kern w:val="0"/>
                <w:sz w:val="14"/>
                <w:szCs w:val="14"/>
              </w:rPr>
            </w:pPr>
            <w:r>
              <w:rPr>
                <w:rFonts w:eastAsiaTheme="minorHAnsi" w:cs="함초롬바탕"/>
                <w:color w:val="000000"/>
                <w:kern w:val="0"/>
                <w:sz w:val="14"/>
                <w:szCs w:val="14"/>
              </w:rPr>
              <w:t>Ability to teach, guide, and counsel</w:t>
            </w:r>
          </w:p>
          <w:p w14:paraId="6A5599DF"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seek help from others</w:t>
            </w:r>
          </w:p>
        </w:tc>
        <w:tc>
          <w:tcPr>
            <w:tcW w:w="138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0FCEB15"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understand traditional or recently emerging fields such as mathematics, science, technology, environmental science, robotics, geometry, cellular automata, nanotechnology, and biotechnology</w:t>
            </w:r>
          </w:p>
        </w:tc>
        <w:tc>
          <w:tcPr>
            <w:tcW w:w="14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1D37420"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Social and intellectual skills to effectively navigate information across multiple cultures</w:t>
            </w:r>
          </w:p>
        </w:tc>
        <w:tc>
          <w:tcPr>
            <w:tcW w:w="13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81AADE5"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see failure as a lesson and to accept that innovation is made up of frequent failures and small successes</w:t>
            </w:r>
          </w:p>
        </w:tc>
        <w:tc>
          <w:tcPr>
            <w:tcW w:w="12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28DDB7E"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have an intrinsic understanding of ethical issues or dilemmas about new media or new technologies</w:t>
            </w:r>
          </w:p>
        </w:tc>
        <w:tc>
          <w:tcPr>
            <w:tcW w:w="12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72A5E8C"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굴림"/>
                <w:color w:val="000000"/>
                <w:kern w:val="0"/>
                <w:sz w:val="14"/>
                <w:szCs w:val="14"/>
              </w:rPr>
              <w:t>Perseverance/patience</w:t>
            </w:r>
          </w:p>
        </w:tc>
      </w:tr>
      <w:tr w:rsidR="00EF278B" w14:paraId="1DCD6A84" w14:textId="77777777">
        <w:trPr>
          <w:trHeight w:val="56"/>
        </w:trPr>
        <w:tc>
          <w:tcPr>
            <w:tcW w:w="12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06C1210"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 xml:space="preserve">Ability to devise and test solutions to problems by </w:t>
            </w:r>
            <w:r>
              <w:rPr>
                <w:rFonts w:eastAsiaTheme="minorHAnsi" w:cs="함초롬바탕"/>
                <w:color w:val="000000"/>
                <w:kern w:val="0"/>
                <w:sz w:val="14"/>
                <w:szCs w:val="14"/>
              </w:rPr>
              <w:lastRenderedPageBreak/>
              <w:t>trial and error</w:t>
            </w:r>
          </w:p>
        </w:tc>
        <w:tc>
          <w:tcPr>
            <w:tcW w:w="125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CFDAE9A"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lastRenderedPageBreak/>
              <w:t xml:space="preserve">Ability to explain information and persuasively </w:t>
            </w:r>
            <w:r>
              <w:rPr>
                <w:rFonts w:eastAsiaTheme="minorHAnsi" w:cs="함초롬바탕"/>
                <w:color w:val="000000"/>
                <w:kern w:val="0"/>
                <w:sz w:val="14"/>
                <w:szCs w:val="14"/>
              </w:rPr>
              <w:lastRenderedPageBreak/>
              <w:t>engage others in an engaging way</w:t>
            </w:r>
          </w:p>
        </w:tc>
        <w:tc>
          <w:tcPr>
            <w:tcW w:w="12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B202C06"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lastRenderedPageBreak/>
              <w:t xml:space="preserve">Ability to collaborate on tasks, manage groups, and </w:t>
            </w:r>
            <w:r>
              <w:rPr>
                <w:rFonts w:eastAsiaTheme="minorHAnsi" w:cs="함초롬바탕"/>
                <w:color w:val="000000"/>
                <w:kern w:val="0"/>
                <w:sz w:val="14"/>
                <w:szCs w:val="14"/>
              </w:rPr>
              <w:lastRenderedPageBreak/>
              <w:t>delegate responsibilities</w:t>
            </w:r>
          </w:p>
        </w:tc>
        <w:tc>
          <w:tcPr>
            <w:tcW w:w="138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C45D989" w14:textId="77777777" w:rsidR="00EF278B" w:rsidRDefault="00EF278B">
            <w:pPr>
              <w:wordWrap/>
              <w:spacing w:after="0" w:line="276" w:lineRule="auto"/>
              <w:jc w:val="left"/>
              <w:textAlignment w:val="baseline"/>
              <w:rPr>
                <w:rFonts w:eastAsiaTheme="minorHAnsi" w:cs="굴림"/>
                <w:color w:val="000000"/>
                <w:kern w:val="0"/>
                <w:sz w:val="14"/>
                <w:szCs w:val="14"/>
              </w:rPr>
            </w:pPr>
          </w:p>
        </w:tc>
        <w:tc>
          <w:tcPr>
            <w:tcW w:w="14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EB76A89"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use 21</w:t>
            </w:r>
            <w:r>
              <w:rPr>
                <w:rFonts w:eastAsiaTheme="minorHAnsi" w:cs="함초롬바탕"/>
                <w:color w:val="000000"/>
                <w:kern w:val="0"/>
                <w:sz w:val="14"/>
                <w:szCs w:val="14"/>
                <w:vertAlign w:val="superscript"/>
              </w:rPr>
              <w:t>st</w:t>
            </w:r>
            <w:r>
              <w:rPr>
                <w:rFonts w:eastAsiaTheme="minorHAnsi" w:cs="함초롬바탕"/>
                <w:color w:val="000000"/>
                <w:kern w:val="0"/>
                <w:sz w:val="14"/>
                <w:szCs w:val="14"/>
              </w:rPr>
              <w:t xml:space="preserve"> century core competencies such as communication </w:t>
            </w:r>
            <w:r>
              <w:rPr>
                <w:rFonts w:eastAsiaTheme="minorHAnsi" w:cs="함초롬바탕"/>
                <w:color w:val="000000"/>
                <w:kern w:val="0"/>
                <w:sz w:val="14"/>
                <w:szCs w:val="14"/>
              </w:rPr>
              <w:lastRenderedPageBreak/>
              <w:t>skills, collaboration skills, critical thinking skills, creativity to properly understand and deal with global issues</w:t>
            </w:r>
          </w:p>
        </w:tc>
        <w:tc>
          <w:tcPr>
            <w:tcW w:w="13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D7ED6B8"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lastRenderedPageBreak/>
              <w:t xml:space="preserve">Ability to develop a sense of independence to seek new roles, </w:t>
            </w:r>
            <w:r>
              <w:rPr>
                <w:rFonts w:eastAsiaTheme="minorHAnsi" w:cs="함초롬바탕"/>
                <w:color w:val="000000"/>
                <w:kern w:val="0"/>
                <w:sz w:val="14"/>
                <w:szCs w:val="14"/>
              </w:rPr>
              <w:lastRenderedPageBreak/>
              <w:t>ideas, or strategies</w:t>
            </w:r>
          </w:p>
        </w:tc>
        <w:tc>
          <w:tcPr>
            <w:tcW w:w="12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6003F97"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lastRenderedPageBreak/>
              <w:t xml:space="preserve">Ability to make rational and ethical decisions on complex </w:t>
            </w:r>
            <w:r>
              <w:rPr>
                <w:rFonts w:eastAsiaTheme="minorHAnsi" w:cs="함초롬바탕"/>
                <w:color w:val="000000"/>
                <w:kern w:val="0"/>
                <w:sz w:val="14"/>
                <w:szCs w:val="14"/>
              </w:rPr>
              <w:lastRenderedPageBreak/>
              <w:t>issues</w:t>
            </w:r>
          </w:p>
        </w:tc>
        <w:tc>
          <w:tcPr>
            <w:tcW w:w="12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2944950"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lastRenderedPageBreak/>
              <w:t>Self-efficacy</w:t>
            </w:r>
          </w:p>
        </w:tc>
      </w:tr>
      <w:tr w:rsidR="00EF278B" w14:paraId="18991753" w14:textId="77777777">
        <w:trPr>
          <w:trHeight w:val="56"/>
        </w:trPr>
        <w:tc>
          <w:tcPr>
            <w:tcW w:w="12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C7C055E"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think of different ways to cope</w:t>
            </w:r>
          </w:p>
        </w:tc>
        <w:tc>
          <w:tcPr>
            <w:tcW w:w="125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CE6E8EC" w14:textId="77777777" w:rsidR="00EF278B" w:rsidRDefault="00EF278B">
            <w:pPr>
              <w:wordWrap/>
              <w:spacing w:after="0" w:line="276" w:lineRule="auto"/>
              <w:jc w:val="left"/>
              <w:textAlignment w:val="baseline"/>
              <w:rPr>
                <w:rFonts w:eastAsiaTheme="minorHAnsi" w:cs="굴림"/>
                <w:color w:val="000000"/>
                <w:kern w:val="0"/>
                <w:sz w:val="14"/>
                <w:szCs w:val="14"/>
              </w:rPr>
            </w:pPr>
          </w:p>
        </w:tc>
        <w:tc>
          <w:tcPr>
            <w:tcW w:w="12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18296A6"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listen and practice goals</w:t>
            </w:r>
          </w:p>
        </w:tc>
        <w:tc>
          <w:tcPr>
            <w:tcW w:w="138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DA5451" w14:textId="77777777" w:rsidR="00EF278B" w:rsidRDefault="00EF278B">
            <w:pPr>
              <w:wordWrap/>
              <w:spacing w:after="0" w:line="276" w:lineRule="auto"/>
              <w:jc w:val="left"/>
              <w:textAlignment w:val="baseline"/>
              <w:rPr>
                <w:rFonts w:eastAsiaTheme="minorHAnsi" w:cs="굴림"/>
                <w:color w:val="000000"/>
                <w:kern w:val="0"/>
                <w:sz w:val="14"/>
                <w:szCs w:val="14"/>
              </w:rPr>
            </w:pPr>
          </w:p>
        </w:tc>
        <w:tc>
          <w:tcPr>
            <w:tcW w:w="14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7E18491"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learn from and collaborate with people from different cultures, religions and lifestyle through mutual respect and open dialogue</w:t>
            </w:r>
          </w:p>
        </w:tc>
        <w:tc>
          <w:tcPr>
            <w:tcW w:w="13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1A759AF"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develop the knowledge and competencies necessary to start a business and run a business</w:t>
            </w:r>
          </w:p>
        </w:tc>
        <w:tc>
          <w:tcPr>
            <w:tcW w:w="12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C287274" w14:textId="77777777" w:rsidR="00EF278B" w:rsidRDefault="00EF278B">
            <w:pPr>
              <w:wordWrap/>
              <w:spacing w:after="0" w:line="276" w:lineRule="auto"/>
              <w:jc w:val="left"/>
              <w:textAlignment w:val="baseline"/>
              <w:rPr>
                <w:rFonts w:eastAsiaTheme="minorHAnsi" w:cs="굴림"/>
                <w:color w:val="000000"/>
                <w:kern w:val="0"/>
                <w:sz w:val="14"/>
                <w:szCs w:val="14"/>
              </w:rPr>
            </w:pPr>
          </w:p>
        </w:tc>
        <w:tc>
          <w:tcPr>
            <w:tcW w:w="12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6BBAAEC"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Stress management skills</w:t>
            </w:r>
          </w:p>
        </w:tc>
      </w:tr>
      <w:tr w:rsidR="00EF278B" w14:paraId="436C9231" w14:textId="77777777">
        <w:trPr>
          <w:trHeight w:val="56"/>
        </w:trPr>
        <w:tc>
          <w:tcPr>
            <w:tcW w:w="12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4207ABB"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develop knowledge and perspectives that are not limited to one field but span multiple fields</w:t>
            </w:r>
          </w:p>
        </w:tc>
        <w:tc>
          <w:tcPr>
            <w:tcW w:w="125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D113EE3" w14:textId="77777777" w:rsidR="00EF278B" w:rsidRDefault="00EF278B">
            <w:pPr>
              <w:wordWrap/>
              <w:spacing w:after="0" w:line="276" w:lineRule="auto"/>
              <w:jc w:val="left"/>
              <w:textAlignment w:val="baseline"/>
              <w:rPr>
                <w:rFonts w:eastAsiaTheme="minorHAnsi" w:cs="굴림"/>
                <w:color w:val="000000"/>
                <w:kern w:val="0"/>
                <w:sz w:val="14"/>
                <w:szCs w:val="14"/>
              </w:rPr>
            </w:pPr>
          </w:p>
        </w:tc>
        <w:tc>
          <w:tcPr>
            <w:tcW w:w="12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9A653F9"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share credit for success</w:t>
            </w:r>
          </w:p>
        </w:tc>
        <w:tc>
          <w:tcPr>
            <w:tcW w:w="138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CF03233" w14:textId="77777777" w:rsidR="00EF278B" w:rsidRDefault="00EF278B">
            <w:pPr>
              <w:wordWrap/>
              <w:spacing w:after="0" w:line="276" w:lineRule="auto"/>
              <w:jc w:val="left"/>
              <w:textAlignment w:val="baseline"/>
              <w:rPr>
                <w:rFonts w:eastAsiaTheme="minorHAnsi" w:cs="굴림"/>
                <w:color w:val="000000"/>
                <w:kern w:val="0"/>
                <w:sz w:val="14"/>
                <w:szCs w:val="14"/>
              </w:rPr>
            </w:pPr>
          </w:p>
        </w:tc>
        <w:tc>
          <w:tcPr>
            <w:tcW w:w="14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5C2B7F4"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generate diverse ideas and exploit social and cultural differences to get things done</w:t>
            </w:r>
          </w:p>
        </w:tc>
        <w:tc>
          <w:tcPr>
            <w:tcW w:w="13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A17D4ED" w14:textId="77777777" w:rsidR="00EF278B" w:rsidRDefault="00EF278B">
            <w:pPr>
              <w:wordWrap/>
              <w:spacing w:after="0" w:line="276" w:lineRule="auto"/>
              <w:jc w:val="left"/>
              <w:textAlignment w:val="baseline"/>
              <w:rPr>
                <w:rFonts w:eastAsiaTheme="minorHAnsi" w:cs="굴림"/>
                <w:color w:val="000000"/>
                <w:kern w:val="0"/>
                <w:sz w:val="14"/>
                <w:szCs w:val="14"/>
              </w:rPr>
            </w:pPr>
          </w:p>
        </w:tc>
        <w:tc>
          <w:tcPr>
            <w:tcW w:w="12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F502DF0" w14:textId="77777777" w:rsidR="00EF278B" w:rsidRDefault="00EF278B">
            <w:pPr>
              <w:wordWrap/>
              <w:spacing w:after="0" w:line="276" w:lineRule="auto"/>
              <w:jc w:val="left"/>
              <w:textAlignment w:val="baseline"/>
              <w:rPr>
                <w:rFonts w:eastAsiaTheme="minorHAnsi" w:cs="굴림"/>
                <w:color w:val="000000"/>
                <w:kern w:val="0"/>
                <w:sz w:val="14"/>
                <w:szCs w:val="14"/>
              </w:rPr>
            </w:pPr>
          </w:p>
        </w:tc>
        <w:tc>
          <w:tcPr>
            <w:tcW w:w="12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1FF1F9C"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Time management skills</w:t>
            </w:r>
          </w:p>
        </w:tc>
      </w:tr>
      <w:tr w:rsidR="00EF278B" w14:paraId="5F76D8DA" w14:textId="77777777">
        <w:trPr>
          <w:trHeight w:val="56"/>
        </w:trPr>
        <w:tc>
          <w:tcPr>
            <w:tcW w:w="12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7313892"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make sustained inferences</w:t>
            </w:r>
          </w:p>
        </w:tc>
        <w:tc>
          <w:tcPr>
            <w:tcW w:w="125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653F98D" w14:textId="77777777" w:rsidR="00EF278B" w:rsidRDefault="00EF278B">
            <w:pPr>
              <w:wordWrap/>
              <w:spacing w:after="0" w:line="276" w:lineRule="auto"/>
              <w:jc w:val="left"/>
              <w:textAlignment w:val="baseline"/>
              <w:rPr>
                <w:rFonts w:eastAsiaTheme="minorHAnsi" w:cs="굴림"/>
                <w:color w:val="000000"/>
                <w:kern w:val="0"/>
                <w:sz w:val="14"/>
                <w:szCs w:val="14"/>
              </w:rPr>
            </w:pPr>
          </w:p>
        </w:tc>
        <w:tc>
          <w:tcPr>
            <w:tcW w:w="12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E997F20" w14:textId="77777777" w:rsidR="00EF278B" w:rsidRDefault="00EF278B">
            <w:pPr>
              <w:wordWrap/>
              <w:spacing w:after="0" w:line="276" w:lineRule="auto"/>
              <w:jc w:val="left"/>
              <w:textAlignment w:val="baseline"/>
              <w:rPr>
                <w:rFonts w:eastAsiaTheme="minorHAnsi" w:cs="굴림"/>
                <w:color w:val="000000"/>
                <w:kern w:val="0"/>
                <w:sz w:val="14"/>
                <w:szCs w:val="14"/>
              </w:rPr>
            </w:pPr>
          </w:p>
        </w:tc>
        <w:tc>
          <w:tcPr>
            <w:tcW w:w="138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1AEAD7E" w14:textId="77777777" w:rsidR="00EF278B" w:rsidRDefault="00EF278B">
            <w:pPr>
              <w:wordWrap/>
              <w:spacing w:after="0" w:line="276" w:lineRule="auto"/>
              <w:jc w:val="left"/>
              <w:textAlignment w:val="baseline"/>
              <w:rPr>
                <w:rFonts w:eastAsiaTheme="minorHAnsi" w:cs="굴림"/>
                <w:color w:val="000000"/>
                <w:kern w:val="0"/>
                <w:sz w:val="14"/>
                <w:szCs w:val="14"/>
              </w:rPr>
            </w:pPr>
          </w:p>
        </w:tc>
        <w:tc>
          <w:tcPr>
            <w:tcW w:w="14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5427D76" w14:textId="77777777" w:rsidR="00EF278B" w:rsidRDefault="00EF278B">
            <w:pPr>
              <w:wordWrap/>
              <w:spacing w:after="0" w:line="276" w:lineRule="auto"/>
              <w:jc w:val="left"/>
              <w:textAlignment w:val="baseline"/>
              <w:rPr>
                <w:rFonts w:eastAsiaTheme="minorHAnsi" w:cs="굴림"/>
                <w:color w:val="000000"/>
                <w:kern w:val="0"/>
                <w:sz w:val="14"/>
                <w:szCs w:val="14"/>
              </w:rPr>
            </w:pPr>
          </w:p>
        </w:tc>
        <w:tc>
          <w:tcPr>
            <w:tcW w:w="13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2D3E4AB" w14:textId="77777777" w:rsidR="00EF278B" w:rsidRDefault="00EF278B">
            <w:pPr>
              <w:wordWrap/>
              <w:spacing w:after="0" w:line="276" w:lineRule="auto"/>
              <w:jc w:val="left"/>
              <w:textAlignment w:val="baseline"/>
              <w:rPr>
                <w:rFonts w:eastAsiaTheme="minorHAnsi" w:cs="굴림"/>
                <w:color w:val="000000"/>
                <w:kern w:val="0"/>
                <w:sz w:val="14"/>
                <w:szCs w:val="14"/>
              </w:rPr>
            </w:pPr>
          </w:p>
        </w:tc>
        <w:tc>
          <w:tcPr>
            <w:tcW w:w="12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5F854EF" w14:textId="77777777" w:rsidR="00EF278B" w:rsidRDefault="00EF278B">
            <w:pPr>
              <w:wordWrap/>
              <w:spacing w:after="0" w:line="276" w:lineRule="auto"/>
              <w:jc w:val="left"/>
              <w:textAlignment w:val="baseline"/>
              <w:rPr>
                <w:rFonts w:eastAsiaTheme="minorHAnsi" w:cs="굴림"/>
                <w:color w:val="000000"/>
                <w:kern w:val="0"/>
                <w:sz w:val="14"/>
                <w:szCs w:val="14"/>
              </w:rPr>
            </w:pPr>
          </w:p>
        </w:tc>
        <w:tc>
          <w:tcPr>
            <w:tcW w:w="12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2DEFC04" w14:textId="77777777" w:rsidR="00EF278B" w:rsidRDefault="00EF278B">
            <w:pPr>
              <w:wordWrap/>
              <w:spacing w:after="0" w:line="276" w:lineRule="auto"/>
              <w:jc w:val="left"/>
              <w:textAlignment w:val="baseline"/>
              <w:rPr>
                <w:rFonts w:eastAsiaTheme="minorHAnsi" w:cs="굴림"/>
                <w:color w:val="000000"/>
                <w:kern w:val="0"/>
                <w:sz w:val="14"/>
                <w:szCs w:val="14"/>
              </w:rPr>
            </w:pPr>
          </w:p>
        </w:tc>
      </w:tr>
      <w:tr w:rsidR="00EF278B" w14:paraId="48165306" w14:textId="77777777">
        <w:trPr>
          <w:trHeight w:val="56"/>
        </w:trPr>
        <w:tc>
          <w:tcPr>
            <w:tcW w:w="12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D6A1442"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put things together or adapt them to new uses and situations</w:t>
            </w:r>
          </w:p>
        </w:tc>
        <w:tc>
          <w:tcPr>
            <w:tcW w:w="125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82BDA" w14:textId="77777777" w:rsidR="00EF278B" w:rsidRDefault="00EF278B">
            <w:pPr>
              <w:wordWrap/>
              <w:spacing w:after="0" w:line="276" w:lineRule="auto"/>
              <w:jc w:val="left"/>
              <w:textAlignment w:val="baseline"/>
              <w:rPr>
                <w:rFonts w:eastAsiaTheme="minorHAnsi" w:cs="굴림"/>
                <w:color w:val="000000"/>
                <w:kern w:val="0"/>
                <w:sz w:val="14"/>
                <w:szCs w:val="14"/>
              </w:rPr>
            </w:pPr>
          </w:p>
        </w:tc>
        <w:tc>
          <w:tcPr>
            <w:tcW w:w="12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DD7180B" w14:textId="77777777" w:rsidR="00EF278B" w:rsidRDefault="00EF278B">
            <w:pPr>
              <w:wordWrap/>
              <w:spacing w:after="0" w:line="276" w:lineRule="auto"/>
              <w:jc w:val="left"/>
              <w:textAlignment w:val="baseline"/>
              <w:rPr>
                <w:rFonts w:eastAsiaTheme="minorHAnsi" w:cs="굴림"/>
                <w:color w:val="000000"/>
                <w:kern w:val="0"/>
                <w:sz w:val="14"/>
                <w:szCs w:val="14"/>
              </w:rPr>
            </w:pPr>
          </w:p>
        </w:tc>
        <w:tc>
          <w:tcPr>
            <w:tcW w:w="138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FC253A2" w14:textId="77777777" w:rsidR="00EF278B" w:rsidRDefault="00EF278B">
            <w:pPr>
              <w:wordWrap/>
              <w:spacing w:after="0" w:line="276" w:lineRule="auto"/>
              <w:jc w:val="left"/>
              <w:textAlignment w:val="baseline"/>
              <w:rPr>
                <w:rFonts w:eastAsiaTheme="minorHAnsi" w:cs="굴림"/>
                <w:color w:val="000000"/>
                <w:kern w:val="0"/>
                <w:sz w:val="14"/>
                <w:szCs w:val="14"/>
              </w:rPr>
            </w:pPr>
          </w:p>
        </w:tc>
        <w:tc>
          <w:tcPr>
            <w:tcW w:w="14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D0F4E96" w14:textId="77777777" w:rsidR="00EF278B" w:rsidRDefault="00EF278B">
            <w:pPr>
              <w:wordWrap/>
              <w:spacing w:after="0" w:line="276" w:lineRule="auto"/>
              <w:jc w:val="left"/>
              <w:textAlignment w:val="baseline"/>
              <w:rPr>
                <w:rFonts w:eastAsiaTheme="minorHAnsi" w:cs="굴림"/>
                <w:color w:val="000000"/>
                <w:kern w:val="0"/>
                <w:sz w:val="14"/>
                <w:szCs w:val="14"/>
              </w:rPr>
            </w:pPr>
          </w:p>
        </w:tc>
        <w:tc>
          <w:tcPr>
            <w:tcW w:w="13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F469712" w14:textId="77777777" w:rsidR="00EF278B" w:rsidRDefault="00EF278B">
            <w:pPr>
              <w:wordWrap/>
              <w:spacing w:after="0" w:line="276" w:lineRule="auto"/>
              <w:jc w:val="left"/>
              <w:textAlignment w:val="baseline"/>
              <w:rPr>
                <w:rFonts w:eastAsiaTheme="minorHAnsi" w:cs="굴림"/>
                <w:color w:val="000000"/>
                <w:kern w:val="0"/>
                <w:sz w:val="14"/>
                <w:szCs w:val="14"/>
              </w:rPr>
            </w:pPr>
          </w:p>
        </w:tc>
        <w:tc>
          <w:tcPr>
            <w:tcW w:w="12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21E91CB" w14:textId="77777777" w:rsidR="00EF278B" w:rsidRDefault="00EF278B">
            <w:pPr>
              <w:wordWrap/>
              <w:spacing w:after="0" w:line="276" w:lineRule="auto"/>
              <w:jc w:val="left"/>
              <w:textAlignment w:val="baseline"/>
              <w:rPr>
                <w:rFonts w:eastAsiaTheme="minorHAnsi" w:cs="굴림"/>
                <w:color w:val="000000"/>
                <w:kern w:val="0"/>
                <w:sz w:val="14"/>
                <w:szCs w:val="14"/>
              </w:rPr>
            </w:pPr>
          </w:p>
        </w:tc>
        <w:tc>
          <w:tcPr>
            <w:tcW w:w="12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9CBBCC9" w14:textId="77777777" w:rsidR="00EF278B" w:rsidRDefault="00EF278B">
            <w:pPr>
              <w:wordWrap/>
              <w:spacing w:after="0" w:line="276" w:lineRule="auto"/>
              <w:jc w:val="left"/>
              <w:textAlignment w:val="baseline"/>
              <w:rPr>
                <w:rFonts w:eastAsiaTheme="minorHAnsi" w:cs="굴림"/>
                <w:color w:val="000000"/>
                <w:kern w:val="0"/>
                <w:sz w:val="14"/>
                <w:szCs w:val="14"/>
              </w:rPr>
            </w:pPr>
          </w:p>
        </w:tc>
      </w:tr>
      <w:tr w:rsidR="00EF278B" w14:paraId="679ABE49" w14:textId="77777777">
        <w:trPr>
          <w:trHeight w:val="56"/>
        </w:trPr>
        <w:tc>
          <w:tcPr>
            <w:tcW w:w="12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B7BDC28"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solve new problems that cannot be solved through established rules</w:t>
            </w:r>
          </w:p>
        </w:tc>
        <w:tc>
          <w:tcPr>
            <w:tcW w:w="125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9B9AF3D" w14:textId="77777777" w:rsidR="00EF278B" w:rsidRDefault="00EF278B">
            <w:pPr>
              <w:wordWrap/>
              <w:spacing w:after="0" w:line="276" w:lineRule="auto"/>
              <w:jc w:val="left"/>
              <w:textAlignment w:val="baseline"/>
              <w:rPr>
                <w:rFonts w:eastAsiaTheme="minorHAnsi" w:cs="굴림"/>
                <w:color w:val="000000"/>
                <w:kern w:val="0"/>
                <w:sz w:val="14"/>
                <w:szCs w:val="14"/>
              </w:rPr>
            </w:pPr>
          </w:p>
        </w:tc>
        <w:tc>
          <w:tcPr>
            <w:tcW w:w="12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384A6A7" w14:textId="77777777" w:rsidR="00EF278B" w:rsidRDefault="00EF278B">
            <w:pPr>
              <w:wordWrap/>
              <w:spacing w:after="0" w:line="276" w:lineRule="auto"/>
              <w:jc w:val="left"/>
              <w:textAlignment w:val="baseline"/>
              <w:rPr>
                <w:rFonts w:eastAsiaTheme="minorHAnsi" w:cs="굴림"/>
                <w:color w:val="000000"/>
                <w:kern w:val="0"/>
                <w:sz w:val="14"/>
                <w:szCs w:val="14"/>
              </w:rPr>
            </w:pPr>
          </w:p>
        </w:tc>
        <w:tc>
          <w:tcPr>
            <w:tcW w:w="138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2FA394B" w14:textId="77777777" w:rsidR="00EF278B" w:rsidRDefault="00EF278B">
            <w:pPr>
              <w:wordWrap/>
              <w:spacing w:after="0" w:line="276" w:lineRule="auto"/>
              <w:jc w:val="left"/>
              <w:textAlignment w:val="baseline"/>
              <w:rPr>
                <w:rFonts w:eastAsiaTheme="minorHAnsi" w:cs="굴림"/>
                <w:color w:val="000000"/>
                <w:kern w:val="0"/>
                <w:sz w:val="14"/>
                <w:szCs w:val="14"/>
              </w:rPr>
            </w:pPr>
          </w:p>
        </w:tc>
        <w:tc>
          <w:tcPr>
            <w:tcW w:w="14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474F048" w14:textId="77777777" w:rsidR="00EF278B" w:rsidRDefault="00EF278B">
            <w:pPr>
              <w:wordWrap/>
              <w:spacing w:after="0" w:line="276" w:lineRule="auto"/>
              <w:jc w:val="left"/>
              <w:textAlignment w:val="baseline"/>
              <w:rPr>
                <w:rFonts w:eastAsiaTheme="minorHAnsi" w:cs="굴림"/>
                <w:color w:val="000000"/>
                <w:kern w:val="0"/>
                <w:sz w:val="14"/>
                <w:szCs w:val="14"/>
              </w:rPr>
            </w:pPr>
          </w:p>
        </w:tc>
        <w:tc>
          <w:tcPr>
            <w:tcW w:w="13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5329B5A" w14:textId="77777777" w:rsidR="00EF278B" w:rsidRDefault="00EF278B">
            <w:pPr>
              <w:wordWrap/>
              <w:spacing w:after="0" w:line="276" w:lineRule="auto"/>
              <w:jc w:val="left"/>
              <w:textAlignment w:val="baseline"/>
              <w:rPr>
                <w:rFonts w:eastAsiaTheme="minorHAnsi" w:cs="굴림"/>
                <w:color w:val="000000"/>
                <w:kern w:val="0"/>
                <w:sz w:val="14"/>
                <w:szCs w:val="14"/>
              </w:rPr>
            </w:pPr>
          </w:p>
        </w:tc>
        <w:tc>
          <w:tcPr>
            <w:tcW w:w="12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17E9114" w14:textId="77777777" w:rsidR="00EF278B" w:rsidRDefault="00EF278B">
            <w:pPr>
              <w:wordWrap/>
              <w:spacing w:after="0" w:line="276" w:lineRule="auto"/>
              <w:jc w:val="left"/>
              <w:textAlignment w:val="baseline"/>
              <w:rPr>
                <w:rFonts w:eastAsiaTheme="minorHAnsi" w:cs="굴림"/>
                <w:color w:val="000000"/>
                <w:kern w:val="0"/>
                <w:sz w:val="14"/>
                <w:szCs w:val="14"/>
              </w:rPr>
            </w:pPr>
          </w:p>
        </w:tc>
        <w:tc>
          <w:tcPr>
            <w:tcW w:w="12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F908DBE" w14:textId="77777777" w:rsidR="00EF278B" w:rsidRDefault="00EF278B">
            <w:pPr>
              <w:wordWrap/>
              <w:spacing w:after="0" w:line="276" w:lineRule="auto"/>
              <w:jc w:val="left"/>
              <w:textAlignment w:val="baseline"/>
              <w:rPr>
                <w:rFonts w:eastAsiaTheme="minorHAnsi" w:cs="굴림"/>
                <w:color w:val="000000"/>
                <w:kern w:val="0"/>
                <w:sz w:val="14"/>
                <w:szCs w:val="14"/>
              </w:rPr>
            </w:pPr>
          </w:p>
        </w:tc>
      </w:tr>
      <w:tr w:rsidR="00EF278B" w14:paraId="6CFFB3BD" w14:textId="77777777">
        <w:trPr>
          <w:trHeight w:val="56"/>
        </w:trPr>
        <w:tc>
          <w:tcPr>
            <w:tcW w:w="121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682F7EC"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4"/>
                <w:szCs w:val="14"/>
              </w:rPr>
              <w:t>Ability to use knowledge or creativity to solve complex real-world problems</w:t>
            </w:r>
          </w:p>
        </w:tc>
        <w:tc>
          <w:tcPr>
            <w:tcW w:w="125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96DE6CF" w14:textId="77777777" w:rsidR="00EF278B" w:rsidRDefault="00EF278B">
            <w:pPr>
              <w:wordWrap/>
              <w:spacing w:after="0" w:line="276" w:lineRule="auto"/>
              <w:jc w:val="left"/>
              <w:textAlignment w:val="baseline"/>
              <w:rPr>
                <w:rFonts w:eastAsiaTheme="minorHAnsi" w:cs="굴림"/>
                <w:color w:val="000000"/>
                <w:kern w:val="0"/>
                <w:sz w:val="14"/>
                <w:szCs w:val="14"/>
              </w:rPr>
            </w:pPr>
          </w:p>
        </w:tc>
        <w:tc>
          <w:tcPr>
            <w:tcW w:w="124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83C7760" w14:textId="77777777" w:rsidR="00EF278B" w:rsidRDefault="00EF278B">
            <w:pPr>
              <w:wordWrap/>
              <w:spacing w:after="0" w:line="276" w:lineRule="auto"/>
              <w:jc w:val="left"/>
              <w:textAlignment w:val="baseline"/>
              <w:rPr>
                <w:rFonts w:eastAsiaTheme="minorHAnsi" w:cs="굴림"/>
                <w:color w:val="000000"/>
                <w:kern w:val="0"/>
                <w:sz w:val="14"/>
                <w:szCs w:val="14"/>
              </w:rPr>
            </w:pPr>
          </w:p>
        </w:tc>
        <w:tc>
          <w:tcPr>
            <w:tcW w:w="138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2BC9874" w14:textId="77777777" w:rsidR="00EF278B" w:rsidRDefault="00EF278B">
            <w:pPr>
              <w:wordWrap/>
              <w:spacing w:after="0" w:line="276" w:lineRule="auto"/>
              <w:jc w:val="left"/>
              <w:textAlignment w:val="baseline"/>
              <w:rPr>
                <w:rFonts w:eastAsiaTheme="minorHAnsi" w:cs="굴림"/>
                <w:color w:val="000000"/>
                <w:kern w:val="0"/>
                <w:sz w:val="14"/>
                <w:szCs w:val="14"/>
              </w:rPr>
            </w:pPr>
          </w:p>
        </w:tc>
        <w:tc>
          <w:tcPr>
            <w:tcW w:w="14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831A0A3" w14:textId="77777777" w:rsidR="00EF278B" w:rsidRDefault="00EF278B">
            <w:pPr>
              <w:wordWrap/>
              <w:spacing w:after="0" w:line="276" w:lineRule="auto"/>
              <w:jc w:val="left"/>
              <w:textAlignment w:val="baseline"/>
              <w:rPr>
                <w:rFonts w:eastAsiaTheme="minorHAnsi" w:cs="굴림"/>
                <w:color w:val="000000"/>
                <w:kern w:val="0"/>
                <w:sz w:val="14"/>
                <w:szCs w:val="14"/>
              </w:rPr>
            </w:pPr>
          </w:p>
        </w:tc>
        <w:tc>
          <w:tcPr>
            <w:tcW w:w="138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2EC68DA" w14:textId="77777777" w:rsidR="00EF278B" w:rsidRDefault="00EF278B">
            <w:pPr>
              <w:wordWrap/>
              <w:spacing w:after="0" w:line="276" w:lineRule="auto"/>
              <w:jc w:val="left"/>
              <w:textAlignment w:val="baseline"/>
              <w:rPr>
                <w:rFonts w:eastAsiaTheme="minorHAnsi" w:cs="굴림"/>
                <w:color w:val="000000"/>
                <w:kern w:val="0"/>
                <w:sz w:val="14"/>
                <w:szCs w:val="14"/>
              </w:rPr>
            </w:pPr>
          </w:p>
        </w:tc>
        <w:tc>
          <w:tcPr>
            <w:tcW w:w="129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27F52A8" w14:textId="77777777" w:rsidR="00EF278B" w:rsidRDefault="00EF278B">
            <w:pPr>
              <w:wordWrap/>
              <w:spacing w:after="0" w:line="276" w:lineRule="auto"/>
              <w:jc w:val="left"/>
              <w:textAlignment w:val="baseline"/>
              <w:rPr>
                <w:rFonts w:eastAsiaTheme="minorHAnsi" w:cs="굴림"/>
                <w:color w:val="000000"/>
                <w:kern w:val="0"/>
                <w:sz w:val="14"/>
                <w:szCs w:val="14"/>
              </w:rPr>
            </w:pPr>
          </w:p>
        </w:tc>
        <w:tc>
          <w:tcPr>
            <w:tcW w:w="125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992BA3E" w14:textId="77777777" w:rsidR="00EF278B" w:rsidRDefault="00EF278B">
            <w:pPr>
              <w:wordWrap/>
              <w:spacing w:after="0" w:line="276" w:lineRule="auto"/>
              <w:jc w:val="left"/>
              <w:textAlignment w:val="baseline"/>
              <w:rPr>
                <w:rFonts w:eastAsiaTheme="minorHAnsi" w:cs="굴림"/>
                <w:color w:val="000000"/>
                <w:kern w:val="0"/>
                <w:sz w:val="14"/>
                <w:szCs w:val="14"/>
              </w:rPr>
            </w:pPr>
          </w:p>
        </w:tc>
      </w:tr>
    </w:tbl>
    <w:p w14:paraId="289F43FC" w14:textId="77777777" w:rsidR="00EF278B" w:rsidRDefault="00EF278B">
      <w:pPr>
        <w:wordWrap/>
        <w:spacing w:after="0" w:line="276" w:lineRule="auto"/>
        <w:jc w:val="center"/>
        <w:textAlignment w:val="baseline"/>
        <w:rPr>
          <w:rFonts w:eastAsiaTheme="minorHAnsi" w:cs="굴림"/>
          <w:color w:val="000000"/>
          <w:kern w:val="0"/>
          <w:szCs w:val="20"/>
        </w:rPr>
      </w:pPr>
    </w:p>
    <w:p w14:paraId="00FFEACD" w14:textId="77777777" w:rsidR="00EF278B" w:rsidRDefault="00EF278B">
      <w:pPr>
        <w:wordWrap/>
        <w:spacing w:after="0" w:line="276" w:lineRule="auto"/>
        <w:jc w:val="center"/>
        <w:textAlignment w:val="baseline"/>
        <w:rPr>
          <w:rFonts w:eastAsiaTheme="minorHAnsi" w:cs="굴림"/>
          <w:color w:val="000000"/>
          <w:kern w:val="0"/>
          <w:szCs w:val="20"/>
        </w:rPr>
      </w:pPr>
    </w:p>
    <w:p w14:paraId="74DF5C30" w14:textId="77777777" w:rsidR="00EF278B" w:rsidRDefault="00EF278B">
      <w:pPr>
        <w:wordWrap/>
        <w:spacing w:after="0" w:line="276" w:lineRule="auto"/>
        <w:jc w:val="center"/>
        <w:textAlignment w:val="baseline"/>
        <w:rPr>
          <w:rFonts w:eastAsiaTheme="minorHAnsi" w:cs="굴림"/>
          <w:color w:val="000000"/>
          <w:kern w:val="0"/>
          <w:szCs w:val="20"/>
        </w:rPr>
      </w:pPr>
    </w:p>
    <w:p w14:paraId="37E0939A" w14:textId="77777777" w:rsidR="00EF278B" w:rsidRDefault="00EF278B">
      <w:pPr>
        <w:wordWrap/>
        <w:spacing w:after="0" w:line="276" w:lineRule="auto"/>
        <w:jc w:val="center"/>
        <w:textAlignment w:val="baseline"/>
        <w:rPr>
          <w:rFonts w:eastAsiaTheme="minorHAnsi" w:cs="굴림"/>
          <w:color w:val="000000"/>
          <w:kern w:val="0"/>
          <w:szCs w:val="20"/>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2312"/>
        <w:gridCol w:w="8148"/>
      </w:tblGrid>
      <w:tr w:rsidR="00EF278B" w14:paraId="119491B0" w14:textId="77777777">
        <w:trPr>
          <w:trHeight w:val="386"/>
        </w:trPr>
        <w:tc>
          <w:tcPr>
            <w:tcW w:w="2330" w:type="dxa"/>
            <w:tcBorders>
              <w:top w:val="single" w:sz="2" w:space="0" w:color="000000"/>
              <w:left w:val="single" w:sz="2" w:space="0" w:color="000000"/>
              <w:bottom w:val="single" w:sz="2" w:space="0" w:color="000000"/>
              <w:right w:val="single" w:sz="2" w:space="0" w:color="000000"/>
            </w:tcBorders>
            <w:shd w:val="clear" w:color="auto" w:fill="CACACA"/>
            <w:tcMar>
              <w:top w:w="28" w:type="dxa"/>
              <w:left w:w="102" w:type="dxa"/>
              <w:bottom w:w="28" w:type="dxa"/>
              <w:right w:w="102" w:type="dxa"/>
            </w:tcMar>
            <w:vAlign w:val="center"/>
            <w:hideMark/>
          </w:tcPr>
          <w:p w14:paraId="3D8B4B32"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굴림"/>
                <w:b/>
                <w:bCs/>
                <w:color w:val="000000"/>
                <w:kern w:val="0"/>
                <w:sz w:val="18"/>
                <w:szCs w:val="18"/>
              </w:rPr>
              <w:lastRenderedPageBreak/>
              <w:t xml:space="preserve">1. Complex </w:t>
            </w:r>
            <w:del w:id="19" w:author="만든 이" w:date="2023-04-26T15:45:00Z">
              <w:r>
                <w:rPr>
                  <w:rFonts w:eastAsiaTheme="minorHAnsi" w:cs="굴림"/>
                  <w:b/>
                  <w:bCs/>
                  <w:color w:val="000000"/>
                  <w:kern w:val="0"/>
                  <w:sz w:val="18"/>
                  <w:szCs w:val="18"/>
                </w:rPr>
                <w:delText>Problem Solving</w:delText>
              </w:r>
            </w:del>
            <w:ins w:id="20" w:author="만든 이" w:date="2023-04-26T15:45:00Z">
              <w:r>
                <w:rPr>
                  <w:rFonts w:eastAsiaTheme="minorHAnsi" w:cs="굴림"/>
                  <w:b/>
                  <w:bCs/>
                  <w:color w:val="000000"/>
                  <w:kern w:val="0"/>
                  <w:sz w:val="18"/>
                  <w:szCs w:val="18"/>
                </w:rPr>
                <w:t>Problem-Solving</w:t>
              </w:r>
            </w:ins>
            <w:r>
              <w:rPr>
                <w:rFonts w:eastAsiaTheme="minorHAnsi" w:cs="굴림"/>
                <w:b/>
                <w:bCs/>
                <w:color w:val="000000"/>
                <w:kern w:val="0"/>
                <w:sz w:val="18"/>
                <w:szCs w:val="18"/>
              </w:rPr>
              <w:t xml:space="preserve"> Skills</w:t>
            </w:r>
          </w:p>
        </w:tc>
        <w:tc>
          <w:tcPr>
            <w:tcW w:w="832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3D0853F"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8"/>
                <w:szCs w:val="18"/>
              </w:rPr>
              <w:t>Ability to solve new and unclear problems that may arise in complex real-world situations</w:t>
            </w:r>
          </w:p>
        </w:tc>
      </w:tr>
      <w:tr w:rsidR="00EF278B" w14:paraId="20199B11" w14:textId="77777777">
        <w:trPr>
          <w:trHeight w:val="594"/>
        </w:trPr>
        <w:tc>
          <w:tcPr>
            <w:tcW w:w="2330" w:type="dxa"/>
            <w:tcBorders>
              <w:top w:val="single" w:sz="2" w:space="0" w:color="000000"/>
              <w:left w:val="single" w:sz="2" w:space="0" w:color="000000"/>
              <w:bottom w:val="single" w:sz="2" w:space="0" w:color="000000"/>
              <w:right w:val="single" w:sz="2" w:space="0" w:color="000000"/>
            </w:tcBorders>
            <w:shd w:val="clear" w:color="auto" w:fill="CACACA"/>
            <w:tcMar>
              <w:top w:w="28" w:type="dxa"/>
              <w:left w:w="102" w:type="dxa"/>
              <w:bottom w:w="28" w:type="dxa"/>
              <w:right w:w="102" w:type="dxa"/>
            </w:tcMar>
            <w:vAlign w:val="center"/>
            <w:hideMark/>
          </w:tcPr>
          <w:p w14:paraId="0BA5D193"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굴림"/>
                <w:b/>
                <w:bCs/>
                <w:color w:val="000000"/>
                <w:kern w:val="0"/>
                <w:sz w:val="18"/>
                <w:szCs w:val="18"/>
              </w:rPr>
              <w:t xml:space="preserve">2. </w:t>
            </w:r>
            <w:r>
              <w:rPr>
                <w:rFonts w:eastAsiaTheme="minorHAnsi" w:cs="함초롬바탕"/>
                <w:b/>
                <w:bCs/>
                <w:color w:val="000000"/>
                <w:kern w:val="0"/>
                <w:sz w:val="18"/>
                <w:szCs w:val="18"/>
              </w:rPr>
              <w:t>Critical Thinking Skills</w:t>
            </w:r>
          </w:p>
        </w:tc>
        <w:tc>
          <w:tcPr>
            <w:tcW w:w="832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365B690"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8"/>
                <w:szCs w:val="18"/>
              </w:rPr>
              <w:t>Ability to compare and analyze the strengths and weaknesses of various solutions or approaches to a given problem using logic and reasoning</w:t>
            </w:r>
          </w:p>
        </w:tc>
      </w:tr>
      <w:tr w:rsidR="00EF278B" w14:paraId="312F9C7F" w14:textId="77777777">
        <w:trPr>
          <w:trHeight w:val="594"/>
        </w:trPr>
        <w:tc>
          <w:tcPr>
            <w:tcW w:w="2330" w:type="dxa"/>
            <w:tcBorders>
              <w:top w:val="single" w:sz="2" w:space="0" w:color="000000"/>
              <w:left w:val="single" w:sz="2" w:space="0" w:color="000000"/>
              <w:bottom w:val="single" w:sz="2" w:space="0" w:color="000000"/>
              <w:right w:val="single" w:sz="2" w:space="0" w:color="000000"/>
            </w:tcBorders>
            <w:shd w:val="clear" w:color="auto" w:fill="CACACA"/>
            <w:tcMar>
              <w:top w:w="28" w:type="dxa"/>
              <w:left w:w="102" w:type="dxa"/>
              <w:bottom w:w="28" w:type="dxa"/>
              <w:right w:w="102" w:type="dxa"/>
            </w:tcMar>
            <w:vAlign w:val="center"/>
            <w:hideMark/>
          </w:tcPr>
          <w:p w14:paraId="115E8C42"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굴림"/>
                <w:b/>
                <w:bCs/>
                <w:color w:val="000000"/>
                <w:kern w:val="0"/>
                <w:sz w:val="18"/>
                <w:szCs w:val="18"/>
              </w:rPr>
              <w:t>3. Creativity</w:t>
            </w:r>
          </w:p>
        </w:tc>
        <w:tc>
          <w:tcPr>
            <w:tcW w:w="832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337727A"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8"/>
                <w:szCs w:val="18"/>
              </w:rPr>
              <w:t>Ability to come up with novel ideas when given a certain topic or situation or to suggest a creative method in the process of solving a problem</w:t>
            </w:r>
          </w:p>
        </w:tc>
      </w:tr>
      <w:tr w:rsidR="00EF278B" w14:paraId="20A8B67F" w14:textId="77777777">
        <w:trPr>
          <w:trHeight w:val="594"/>
        </w:trPr>
        <w:tc>
          <w:tcPr>
            <w:tcW w:w="2330" w:type="dxa"/>
            <w:tcBorders>
              <w:top w:val="single" w:sz="2" w:space="0" w:color="000000"/>
              <w:left w:val="single" w:sz="2" w:space="0" w:color="000000"/>
              <w:bottom w:val="single" w:sz="2" w:space="0" w:color="000000"/>
              <w:right w:val="single" w:sz="2" w:space="0" w:color="000000"/>
            </w:tcBorders>
            <w:shd w:val="clear" w:color="auto" w:fill="CACACA"/>
            <w:tcMar>
              <w:top w:w="28" w:type="dxa"/>
              <w:left w:w="102" w:type="dxa"/>
              <w:bottom w:w="28" w:type="dxa"/>
              <w:right w:w="102" w:type="dxa"/>
            </w:tcMar>
            <w:vAlign w:val="center"/>
            <w:hideMark/>
          </w:tcPr>
          <w:p w14:paraId="0A937674"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굴림"/>
                <w:b/>
                <w:bCs/>
                <w:color w:val="000000"/>
                <w:kern w:val="0"/>
                <w:sz w:val="18"/>
                <w:szCs w:val="18"/>
              </w:rPr>
              <w:t>4. Human Resource Management Skills</w:t>
            </w:r>
          </w:p>
        </w:tc>
        <w:tc>
          <w:tcPr>
            <w:tcW w:w="832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633EA19"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8"/>
                <w:szCs w:val="18"/>
              </w:rPr>
              <w:t>Ability to select the most suitable person for a specific task and manage them to achieve maximum work performance through motivation,</w:t>
            </w:r>
            <w:ins w:id="21" w:author="만든 이" w:date="2023-04-26T15:46:00Z">
              <w:r>
                <w:rPr>
                  <w:rFonts w:eastAsiaTheme="minorHAnsi" w:cs="함초롬바탕"/>
                  <w:color w:val="000000"/>
                  <w:kern w:val="0"/>
                  <w:sz w:val="18"/>
                  <w:szCs w:val="18"/>
                </w:rPr>
                <w:t xml:space="preserve"> and</w:t>
              </w:r>
            </w:ins>
            <w:r>
              <w:rPr>
                <w:rFonts w:eastAsiaTheme="minorHAnsi" w:cs="함초롬바탕"/>
                <w:color w:val="000000"/>
                <w:kern w:val="0"/>
                <w:sz w:val="18"/>
                <w:szCs w:val="18"/>
              </w:rPr>
              <w:t xml:space="preserve"> systematic</w:t>
            </w:r>
            <w:del w:id="22" w:author="만든 이" w:date="2023-04-26T15:46:00Z">
              <w:r>
                <w:rPr>
                  <w:rFonts w:eastAsiaTheme="minorHAnsi" w:cs="함초롬바탕"/>
                  <w:color w:val="000000"/>
                  <w:kern w:val="0"/>
                  <w:sz w:val="18"/>
                  <w:szCs w:val="18"/>
                </w:rPr>
                <w:delText xml:space="preserve"> and</w:delText>
              </w:r>
            </w:del>
            <w:r>
              <w:rPr>
                <w:rFonts w:eastAsiaTheme="minorHAnsi" w:cs="함초롬바탕"/>
                <w:color w:val="000000"/>
                <w:kern w:val="0"/>
                <w:sz w:val="18"/>
                <w:szCs w:val="18"/>
              </w:rPr>
              <w:t xml:space="preserve"> efficient management</w:t>
            </w:r>
          </w:p>
        </w:tc>
      </w:tr>
      <w:tr w:rsidR="00EF278B" w14:paraId="30B7ECD4" w14:textId="77777777">
        <w:trPr>
          <w:trHeight w:val="386"/>
        </w:trPr>
        <w:tc>
          <w:tcPr>
            <w:tcW w:w="2330" w:type="dxa"/>
            <w:tcBorders>
              <w:top w:val="single" w:sz="2" w:space="0" w:color="000000"/>
              <w:left w:val="single" w:sz="2" w:space="0" w:color="000000"/>
              <w:bottom w:val="single" w:sz="2" w:space="0" w:color="000000"/>
              <w:right w:val="single" w:sz="2" w:space="0" w:color="000000"/>
            </w:tcBorders>
            <w:shd w:val="clear" w:color="auto" w:fill="CACACA"/>
            <w:tcMar>
              <w:top w:w="28" w:type="dxa"/>
              <w:left w:w="102" w:type="dxa"/>
              <w:bottom w:w="28" w:type="dxa"/>
              <w:right w:w="102" w:type="dxa"/>
            </w:tcMar>
            <w:vAlign w:val="center"/>
            <w:hideMark/>
          </w:tcPr>
          <w:p w14:paraId="036DF1D1"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굴림"/>
                <w:b/>
                <w:bCs/>
                <w:color w:val="000000"/>
                <w:kern w:val="0"/>
                <w:sz w:val="18"/>
                <w:szCs w:val="18"/>
              </w:rPr>
              <w:t>5. Ability to Collaborate</w:t>
            </w:r>
          </w:p>
        </w:tc>
        <w:tc>
          <w:tcPr>
            <w:tcW w:w="832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BE2A3F0"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8"/>
                <w:szCs w:val="18"/>
              </w:rPr>
              <w:t>Ability to adjust one’s own behavior in response to the behavior of others</w:t>
            </w:r>
          </w:p>
        </w:tc>
      </w:tr>
      <w:tr w:rsidR="00EF278B" w14:paraId="549A2222" w14:textId="77777777">
        <w:trPr>
          <w:trHeight w:val="386"/>
        </w:trPr>
        <w:tc>
          <w:tcPr>
            <w:tcW w:w="2330" w:type="dxa"/>
            <w:tcBorders>
              <w:top w:val="single" w:sz="2" w:space="0" w:color="000000"/>
              <w:left w:val="single" w:sz="2" w:space="0" w:color="000000"/>
              <w:bottom w:val="single" w:sz="2" w:space="0" w:color="000000"/>
              <w:right w:val="single" w:sz="2" w:space="0" w:color="000000"/>
            </w:tcBorders>
            <w:shd w:val="clear" w:color="auto" w:fill="CACACA"/>
            <w:tcMar>
              <w:top w:w="28" w:type="dxa"/>
              <w:left w:w="102" w:type="dxa"/>
              <w:bottom w:w="28" w:type="dxa"/>
              <w:right w:w="102" w:type="dxa"/>
            </w:tcMar>
            <w:vAlign w:val="center"/>
            <w:hideMark/>
          </w:tcPr>
          <w:p w14:paraId="1B05552A"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굴림"/>
                <w:b/>
                <w:bCs/>
                <w:color w:val="000000"/>
                <w:kern w:val="0"/>
                <w:sz w:val="18"/>
                <w:szCs w:val="18"/>
              </w:rPr>
              <w:t xml:space="preserve">6. </w:t>
            </w:r>
            <w:r>
              <w:rPr>
                <w:rFonts w:eastAsiaTheme="minorHAnsi" w:cs="함초롬바탕"/>
                <w:b/>
                <w:bCs/>
                <w:color w:val="000000"/>
                <w:kern w:val="0"/>
                <w:sz w:val="18"/>
                <w:szCs w:val="18"/>
              </w:rPr>
              <w:t>Emotional Ability</w:t>
            </w:r>
          </w:p>
        </w:tc>
        <w:tc>
          <w:tcPr>
            <w:tcW w:w="832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6A0DF0F"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8"/>
                <w:szCs w:val="18"/>
              </w:rPr>
              <w:t>Ability to perceive other people’s reactions and understand why they react the way they do</w:t>
            </w:r>
          </w:p>
        </w:tc>
      </w:tr>
      <w:tr w:rsidR="00EF278B" w14:paraId="2D8808DD" w14:textId="77777777">
        <w:trPr>
          <w:trHeight w:val="386"/>
        </w:trPr>
        <w:tc>
          <w:tcPr>
            <w:tcW w:w="2330" w:type="dxa"/>
            <w:tcBorders>
              <w:top w:val="single" w:sz="2" w:space="0" w:color="000000"/>
              <w:left w:val="single" w:sz="2" w:space="0" w:color="000000"/>
              <w:bottom w:val="single" w:sz="2" w:space="0" w:color="000000"/>
              <w:right w:val="single" w:sz="2" w:space="0" w:color="000000"/>
            </w:tcBorders>
            <w:shd w:val="clear" w:color="auto" w:fill="CACACA"/>
            <w:tcMar>
              <w:top w:w="28" w:type="dxa"/>
              <w:left w:w="102" w:type="dxa"/>
              <w:bottom w:w="28" w:type="dxa"/>
              <w:right w:w="102" w:type="dxa"/>
            </w:tcMar>
            <w:vAlign w:val="center"/>
            <w:hideMark/>
          </w:tcPr>
          <w:p w14:paraId="381C4A78"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굴림"/>
                <w:b/>
                <w:bCs/>
                <w:color w:val="000000"/>
                <w:kern w:val="0"/>
                <w:sz w:val="18"/>
                <w:szCs w:val="18"/>
              </w:rPr>
              <w:t>7. Judgement and Decision-making Skills</w:t>
            </w:r>
          </w:p>
        </w:tc>
        <w:tc>
          <w:tcPr>
            <w:tcW w:w="832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061A873"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8"/>
                <w:szCs w:val="18"/>
              </w:rPr>
              <w:t>Ability to make the most rational judgement and decision by analyzing the costs and benefits of a specific situation or problem</w:t>
            </w:r>
          </w:p>
        </w:tc>
      </w:tr>
      <w:tr w:rsidR="00EF278B" w14:paraId="50A07785" w14:textId="77777777">
        <w:trPr>
          <w:trHeight w:val="386"/>
        </w:trPr>
        <w:tc>
          <w:tcPr>
            <w:tcW w:w="2330" w:type="dxa"/>
            <w:tcBorders>
              <w:top w:val="single" w:sz="2" w:space="0" w:color="000000"/>
              <w:left w:val="single" w:sz="2" w:space="0" w:color="000000"/>
              <w:bottom w:val="single" w:sz="2" w:space="0" w:color="000000"/>
              <w:right w:val="single" w:sz="2" w:space="0" w:color="000000"/>
            </w:tcBorders>
            <w:shd w:val="clear" w:color="auto" w:fill="CACACA"/>
            <w:tcMar>
              <w:top w:w="28" w:type="dxa"/>
              <w:left w:w="102" w:type="dxa"/>
              <w:bottom w:w="28" w:type="dxa"/>
              <w:right w:w="102" w:type="dxa"/>
            </w:tcMar>
            <w:vAlign w:val="center"/>
            <w:hideMark/>
          </w:tcPr>
          <w:p w14:paraId="56C8CBE4"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굴림"/>
                <w:b/>
                <w:bCs/>
                <w:color w:val="000000"/>
                <w:kern w:val="0"/>
                <w:sz w:val="18"/>
                <w:szCs w:val="18"/>
              </w:rPr>
              <w:t xml:space="preserve">8. Orientated Towards </w:t>
            </w:r>
            <w:r>
              <w:rPr>
                <w:rFonts w:eastAsiaTheme="minorHAnsi" w:cs="함초롬바탕"/>
                <w:b/>
                <w:bCs/>
                <w:color w:val="000000"/>
                <w:kern w:val="0"/>
                <w:sz w:val="18"/>
                <w:szCs w:val="18"/>
              </w:rPr>
              <w:t xml:space="preserve">Service </w:t>
            </w:r>
          </w:p>
        </w:tc>
        <w:tc>
          <w:tcPr>
            <w:tcW w:w="832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042E036"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8"/>
                <w:szCs w:val="18"/>
              </w:rPr>
              <w:t>Ability to actively seek ways to help others</w:t>
            </w:r>
          </w:p>
        </w:tc>
      </w:tr>
      <w:tr w:rsidR="00EF278B" w14:paraId="4216CBC8" w14:textId="77777777">
        <w:trPr>
          <w:trHeight w:val="386"/>
        </w:trPr>
        <w:tc>
          <w:tcPr>
            <w:tcW w:w="2330" w:type="dxa"/>
            <w:tcBorders>
              <w:top w:val="single" w:sz="2" w:space="0" w:color="000000"/>
              <w:left w:val="single" w:sz="2" w:space="0" w:color="000000"/>
              <w:bottom w:val="single" w:sz="2" w:space="0" w:color="000000"/>
              <w:right w:val="single" w:sz="2" w:space="0" w:color="000000"/>
            </w:tcBorders>
            <w:shd w:val="clear" w:color="auto" w:fill="CACACA"/>
            <w:tcMar>
              <w:top w:w="28" w:type="dxa"/>
              <w:left w:w="102" w:type="dxa"/>
              <w:bottom w:w="28" w:type="dxa"/>
              <w:right w:w="102" w:type="dxa"/>
            </w:tcMar>
            <w:vAlign w:val="center"/>
            <w:hideMark/>
          </w:tcPr>
          <w:p w14:paraId="3716058E"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굴림"/>
                <w:b/>
                <w:bCs/>
                <w:color w:val="000000"/>
                <w:kern w:val="0"/>
                <w:sz w:val="18"/>
                <w:szCs w:val="18"/>
              </w:rPr>
              <w:t xml:space="preserve">9. </w:t>
            </w:r>
            <w:r>
              <w:rPr>
                <w:rFonts w:eastAsiaTheme="minorHAnsi" w:cs="함초롬바탕"/>
                <w:b/>
                <w:bCs/>
                <w:color w:val="000000"/>
                <w:kern w:val="0"/>
                <w:sz w:val="18"/>
                <w:szCs w:val="18"/>
              </w:rPr>
              <w:t>Negotiation Skills</w:t>
            </w:r>
          </w:p>
        </w:tc>
        <w:tc>
          <w:tcPr>
            <w:tcW w:w="832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2DFE310"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8"/>
                <w:szCs w:val="18"/>
              </w:rPr>
              <w:t>Ability to bring together parties who differ in ideas or interests and try to reduce those differences</w:t>
            </w:r>
          </w:p>
        </w:tc>
      </w:tr>
      <w:tr w:rsidR="00EF278B" w14:paraId="61069E1D" w14:textId="77777777">
        <w:trPr>
          <w:trHeight w:val="527"/>
        </w:trPr>
        <w:tc>
          <w:tcPr>
            <w:tcW w:w="2330" w:type="dxa"/>
            <w:tcBorders>
              <w:top w:val="single" w:sz="2" w:space="0" w:color="000000"/>
              <w:left w:val="single" w:sz="2" w:space="0" w:color="000000"/>
              <w:bottom w:val="single" w:sz="2" w:space="0" w:color="000000"/>
              <w:right w:val="single" w:sz="2" w:space="0" w:color="000000"/>
            </w:tcBorders>
            <w:shd w:val="clear" w:color="auto" w:fill="CACACA"/>
            <w:tcMar>
              <w:top w:w="28" w:type="dxa"/>
              <w:left w:w="102" w:type="dxa"/>
              <w:bottom w:w="28" w:type="dxa"/>
              <w:right w:w="102" w:type="dxa"/>
            </w:tcMar>
            <w:vAlign w:val="center"/>
            <w:hideMark/>
          </w:tcPr>
          <w:p w14:paraId="7F9491DE"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굴림"/>
                <w:b/>
                <w:bCs/>
                <w:color w:val="000000"/>
                <w:kern w:val="0"/>
                <w:sz w:val="18"/>
                <w:szCs w:val="18"/>
              </w:rPr>
              <w:t xml:space="preserve">10. </w:t>
            </w:r>
            <w:r>
              <w:rPr>
                <w:rFonts w:eastAsiaTheme="minorHAnsi" w:cs="함초롬바탕"/>
                <w:b/>
                <w:bCs/>
                <w:color w:val="000000"/>
                <w:kern w:val="0"/>
                <w:sz w:val="18"/>
                <w:szCs w:val="18"/>
              </w:rPr>
              <w:t>Cognitive Flexibility</w:t>
            </w:r>
          </w:p>
        </w:tc>
        <w:tc>
          <w:tcPr>
            <w:tcW w:w="832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1ACE62B" w14:textId="77777777" w:rsidR="00EF278B" w:rsidRDefault="00AB02DE">
            <w:pPr>
              <w:wordWrap/>
              <w:spacing w:after="0" w:line="276" w:lineRule="auto"/>
              <w:jc w:val="left"/>
              <w:textAlignment w:val="baseline"/>
              <w:rPr>
                <w:rFonts w:eastAsiaTheme="minorHAnsi" w:cs="굴림"/>
                <w:color w:val="000000"/>
                <w:kern w:val="0"/>
                <w:szCs w:val="20"/>
              </w:rPr>
            </w:pPr>
            <w:r>
              <w:rPr>
                <w:rFonts w:eastAsiaTheme="minorHAnsi" w:cs="함초롬바탕"/>
                <w:color w:val="000000"/>
                <w:kern w:val="0"/>
                <w:sz w:val="18"/>
                <w:szCs w:val="18"/>
              </w:rPr>
              <w:t>Ability to apply different kinds of rules or principles to rearrange and reorganize things in different ways</w:t>
            </w:r>
          </w:p>
        </w:tc>
      </w:tr>
    </w:tbl>
    <w:p w14:paraId="55ECBBF7" w14:textId="77777777" w:rsidR="00EF278B" w:rsidRDefault="00EF278B">
      <w:pPr>
        <w:spacing w:line="276" w:lineRule="auto"/>
        <w:rPr>
          <w:rFonts w:eastAsiaTheme="minorHAnsi"/>
        </w:rPr>
      </w:pPr>
    </w:p>
    <w:sectPr w:rsidR="00EF278B">
      <w:pgSz w:w="11906" w:h="16838"/>
      <w:pgMar w:top="567" w:right="720" w:bottom="284" w:left="720" w:header="851" w:footer="99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62954ED" w14:textId="77777777" w:rsidR="00FB0135" w:rsidRDefault="00FB0135" w:rsidP="0083076C">
      <w:pPr>
        <w:spacing w:after="0" w:line="240" w:lineRule="auto"/>
      </w:pPr>
      <w:r>
        <w:separator/>
      </w:r>
    </w:p>
  </w:endnote>
  <w:endnote w:type="continuationSeparator" w:id="0">
    <w:p w14:paraId="11ADE757" w14:textId="77777777" w:rsidR="00FB0135" w:rsidRDefault="00FB0135" w:rsidP="008307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한컴바탕">
    <w:panose1 w:val="02030600000101010101"/>
    <w:charset w:val="00"/>
    <w:family w:val="auto"/>
    <w:pitch w:val="default"/>
    <w:sig w:usb0="FFFFFFFF" w:usb1="FFFFFFFF" w:usb2="00FFFFFF" w:usb3="00000001" w:csb0="863F01FF" w:csb1="0000FFFF"/>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함초롬바탕">
    <w:panose1 w:val="02030604000101010101"/>
    <w:charset w:val="81"/>
    <w:family w:val="modern"/>
    <w:pitch w:val="variable"/>
    <w:sig w:usb0="F7002EFF" w:usb1="19DFFFFF" w:usb2="001BFDD7" w:usb3="00000000" w:csb0="001F01FF" w:csb1="00000000"/>
  </w:font>
  <w:font w:name="굴림">
    <w:altName w:val="Gulim"/>
    <w:panose1 w:val="020B0600000101010101"/>
    <w:charset w:val="81"/>
    <w:family w:val="modern"/>
    <w:pitch w:val="variable"/>
    <w:sig w:usb0="B00002AF" w:usb1="69D77CFB" w:usb2="00000030" w:usb3="00000000" w:csb0="0008009F" w:csb1="00000000"/>
  </w:font>
  <w:font w:name="함초롬돋움">
    <w:panose1 w:val="020B0604000101010101"/>
    <w:charset w:val="81"/>
    <w:family w:val="modern"/>
    <w:pitch w:val="variable"/>
    <w:sig w:usb0="F7002EFF" w:usb1="19DFFFFF" w:usb2="001BFDD7" w:usb3="00000000" w:csb0="001F007F" w:csb1="00000000"/>
  </w:font>
  <w:font w:name="한컴산뜻돋움">
    <w:panose1 w:val="02000000000000000000"/>
    <w:charset w:val="81"/>
    <w:family w:val="auto"/>
    <w:pitch w:val="variable"/>
    <w:sig w:usb0="800002A7" w:usb1="39D7FCFB" w:usb2="00000014"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85B0B95" w14:textId="77777777" w:rsidR="00FB0135" w:rsidRDefault="00FB0135" w:rsidP="0083076C">
      <w:pPr>
        <w:spacing w:after="0" w:line="240" w:lineRule="auto"/>
      </w:pPr>
      <w:r>
        <w:separator/>
      </w:r>
    </w:p>
  </w:footnote>
  <w:footnote w:type="continuationSeparator" w:id="0">
    <w:p w14:paraId="2848458A" w14:textId="77777777" w:rsidR="00FB0135" w:rsidRDefault="00FB0135" w:rsidP="008307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996224"/>
    <w:multiLevelType w:val="multilevel"/>
    <w:tmpl w:val="9A042CAC"/>
    <w:lvl w:ilvl="0">
      <w:start w:val="1"/>
      <w:numFmt w:val="decimal"/>
      <w:pStyle w:val="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1EF129B"/>
    <w:multiLevelType w:val="hybridMultilevel"/>
    <w:tmpl w:val="15A008D6"/>
    <w:lvl w:ilvl="0" w:tplc="4DC288F0">
      <w:start w:val="1"/>
      <w:numFmt w:val="bullet"/>
      <w:suff w:val="space"/>
      <w:lvlText w:val=""/>
      <w:lvlJc w:val="left"/>
    </w:lvl>
    <w:lvl w:ilvl="1" w:tplc="DBFA94A2">
      <w:numFmt w:val="decimal"/>
      <w:lvlText w:val=""/>
      <w:lvlJc w:val="left"/>
    </w:lvl>
    <w:lvl w:ilvl="2" w:tplc="A592455E">
      <w:numFmt w:val="decimal"/>
      <w:lvlText w:val=""/>
      <w:lvlJc w:val="left"/>
    </w:lvl>
    <w:lvl w:ilvl="3" w:tplc="B4D629D4">
      <w:numFmt w:val="decimal"/>
      <w:lvlText w:val=""/>
      <w:lvlJc w:val="left"/>
    </w:lvl>
    <w:lvl w:ilvl="4" w:tplc="FE6E8A3C">
      <w:numFmt w:val="decimal"/>
      <w:lvlText w:val=""/>
      <w:lvlJc w:val="left"/>
    </w:lvl>
    <w:lvl w:ilvl="5" w:tplc="9FC241A0">
      <w:numFmt w:val="decimal"/>
      <w:lvlText w:val=""/>
      <w:lvlJc w:val="left"/>
    </w:lvl>
    <w:lvl w:ilvl="6" w:tplc="0D76B95E">
      <w:numFmt w:val="decimal"/>
      <w:lvlText w:val=""/>
      <w:lvlJc w:val="left"/>
    </w:lvl>
    <w:lvl w:ilvl="7" w:tplc="FCFCDD00">
      <w:numFmt w:val="decimal"/>
      <w:lvlText w:val=""/>
      <w:lvlJc w:val="left"/>
    </w:lvl>
    <w:lvl w:ilvl="8" w:tplc="0BCCD810">
      <w:numFmt w:val="decimal"/>
      <w:lvlText w:val=""/>
      <w:lvlJc w:val="left"/>
    </w:lvl>
  </w:abstractNum>
  <w:abstractNum w:abstractNumId="2" w15:restartNumberingAfterBreak="0">
    <w:nsid w:val="4E6662D3"/>
    <w:multiLevelType w:val="multilevel"/>
    <w:tmpl w:val="2D14CE16"/>
    <w:lvl w:ilvl="0">
      <w:start w:val="1"/>
      <w:numFmt w:val="decimal"/>
      <w:suff w:val="space"/>
      <w:lvlText w:val="w"/>
      <w:lvlJc w:val="left"/>
      <w:rPr>
        <w:rFonts w:ascii="Wingdings" w:eastAsia="한컴바탕" w:hAnsi="Wingdings"/>
        <w:color w:val="000000"/>
        <w:sz w:val="20"/>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800"/>
  <w:displayVerticalDrawingGridEvery w:val="2"/>
  <w:noPunctuationKerning/>
  <w:characterSpacingControl w:val="doNotCompress"/>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278B"/>
    <w:rsid w:val="00010E16"/>
    <w:rsid w:val="0005349F"/>
    <w:rsid w:val="0013390D"/>
    <w:rsid w:val="00161496"/>
    <w:rsid w:val="00161C6E"/>
    <w:rsid w:val="00176BD8"/>
    <w:rsid w:val="001E11CB"/>
    <w:rsid w:val="00210197"/>
    <w:rsid w:val="00294C72"/>
    <w:rsid w:val="00320841"/>
    <w:rsid w:val="003E0343"/>
    <w:rsid w:val="004224C2"/>
    <w:rsid w:val="00513F75"/>
    <w:rsid w:val="00596B8B"/>
    <w:rsid w:val="007077E5"/>
    <w:rsid w:val="0083076C"/>
    <w:rsid w:val="00845516"/>
    <w:rsid w:val="00865477"/>
    <w:rsid w:val="00875D55"/>
    <w:rsid w:val="00886BB9"/>
    <w:rsid w:val="008F51FC"/>
    <w:rsid w:val="00A26D8E"/>
    <w:rsid w:val="00A851F3"/>
    <w:rsid w:val="00A85DC9"/>
    <w:rsid w:val="00AB02DE"/>
    <w:rsid w:val="00AC59C5"/>
    <w:rsid w:val="00B82D99"/>
    <w:rsid w:val="00BA1A67"/>
    <w:rsid w:val="00BD0B14"/>
    <w:rsid w:val="00D22C3C"/>
    <w:rsid w:val="00D56BC1"/>
    <w:rsid w:val="00D92C0B"/>
    <w:rsid w:val="00E50102"/>
    <w:rsid w:val="00EC7337"/>
    <w:rsid w:val="00ED0E3C"/>
    <w:rsid w:val="00EF278B"/>
    <w:rsid w:val="00F8147D"/>
    <w:rsid w:val="00FB0135"/>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8D00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0" w:defSemiHidden="0" w:defUnhideWhenUsed="0" w:defQFormat="0" w:count="375">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99"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nhideWhenUsed="1" w:qFormat="1"/>
    <w:lsdException w:name="table of figures" w:semiHidden="1" w:uiPriority="99" w:unhideWhenUsed="1"/>
    <w:lsdException w:name="envelope address" w:semiHidden="1" w:uiPriority="99" w:unhideWhenUsed="1"/>
    <w:lsdException w:name="envelope return" w:semiHidden="1" w:uiPriority="99" w:unhideWhenUsed="1"/>
    <w:lsdException w:name="footnote reference" w:semiHidden="1" w:uiPriority="99" w:unhideWhenUsed="1"/>
    <w:lsdException w:name="annotation reference" w:semiHidden="1" w:uiPriority="99"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iPriority="99" w:unhideWhenUsed="1"/>
    <w:lsdException w:name="List Bullet" w:semiHidden="1" w:uiPriority="99" w:unhideWhenUsed="1"/>
    <w:lsdException w:name="List Number" w:semiHidden="1" w:uiPriority="99" w:unhideWhenUsed="1"/>
    <w:lsdException w:name="List 2" w:semiHidden="1" w:uiPriority="99" w:unhideWhenUsed="1"/>
    <w:lsdException w:name="List 3" w:semiHidden="1" w:uiPriority="99" w:unhideWhenUsed="1"/>
    <w:lsdException w:name="List 4" w:semiHidden="1" w:uiPriority="99" w:unhideWhenUsed="1"/>
    <w:lsdException w:name="List 5" w:semiHidden="1" w:uiPriority="99"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iPriority="99" w:unhideWhenUsed="1"/>
    <w:lsdException w:name="Title"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iPriority="99" w:unhideWhenUsed="1"/>
    <w:lsdException w:name="Subtitle" w:qFormat="1"/>
    <w:lsdException w:name="Salutation" w:semiHidden="1" w:uiPriority="99" w:unhideWhenUsed="1"/>
    <w:lsdException w:name="Date" w:semiHidden="1" w:uiPriority="99" w:unhideWhenUsed="1"/>
    <w:lsdException w:name="Body Text First Indent" w:semiHidden="1" w:uiPriority="99" w:unhideWhenUsed="1"/>
    <w:lsdException w:name="Body Text First Indent 2" w:semiHidden="1" w:uiPriority="99" w:unhideWhenUsed="1"/>
    <w:lsdException w:name="Note Heading" w:semiHidden="1" w:uiPriority="99"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iPriority="99" w:unhideWhenUsed="1"/>
    <w:lsdException w:name="Plain Text" w:semiHidden="1" w:uiPriority="99"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Theme" w:semiHidden="1" w:uiPriority="99" w:unhideWhenUsed="1"/>
    <w:lsdException w:name="Placeholder Text" w:semiHidden="1" w:uiPriority="99"/>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0">
    <w:name w:val="Normal"/>
    <w:qFormat/>
    <w:pPr>
      <w:widowControl w:val="0"/>
      <w:wordWrap w:val="0"/>
      <w:autoSpaceDE w:val="0"/>
      <w:autoSpaceDN w:val="0"/>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바탕글"/>
    <w:basedOn w:val="a0"/>
    <w:pPr>
      <w:spacing w:after="0" w:line="384" w:lineRule="auto"/>
      <w:textAlignment w:val="baseline"/>
    </w:pPr>
    <w:rPr>
      <w:rFonts w:ascii="함초롬바탕" w:eastAsia="굴림" w:hAnsi="굴림" w:cs="굴림"/>
      <w:color w:val="000000"/>
      <w:kern w:val="0"/>
      <w:szCs w:val="20"/>
    </w:rPr>
  </w:style>
  <w:style w:type="paragraph" w:styleId="a5">
    <w:name w:val="Body Text"/>
    <w:basedOn w:val="a0"/>
    <w:link w:val="Char"/>
    <w:uiPriority w:val="99"/>
    <w:unhideWhenUsed/>
    <w:pPr>
      <w:spacing w:after="0" w:line="384" w:lineRule="auto"/>
      <w:ind w:left="300"/>
      <w:textAlignment w:val="baseline"/>
    </w:pPr>
    <w:rPr>
      <w:rFonts w:ascii="함초롬바탕" w:eastAsia="굴림" w:hAnsi="굴림" w:cs="굴림"/>
      <w:color w:val="000000"/>
      <w:kern w:val="0"/>
      <w:szCs w:val="20"/>
    </w:rPr>
  </w:style>
  <w:style w:type="character" w:customStyle="1" w:styleId="Char">
    <w:name w:val="본문 Char"/>
    <w:basedOn w:val="a1"/>
    <w:link w:val="a5"/>
    <w:uiPriority w:val="99"/>
    <w:rPr>
      <w:rFonts w:ascii="함초롬바탕" w:eastAsia="굴림" w:hAnsi="굴림" w:cs="굴림"/>
      <w:color w:val="000000"/>
      <w:kern w:val="0"/>
      <w:szCs w:val="20"/>
    </w:rPr>
  </w:style>
  <w:style w:type="paragraph" w:customStyle="1" w:styleId="a">
    <w:name w:val="개조식서술"/>
    <w:basedOn w:val="a0"/>
    <w:pPr>
      <w:numPr>
        <w:numId w:val="3"/>
      </w:num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napToGrid w:val="0"/>
      <w:spacing w:after="0" w:line="360" w:lineRule="auto"/>
      <w:ind w:left="200"/>
      <w:textAlignment w:val="baseline"/>
    </w:pPr>
    <w:rPr>
      <w:rFonts w:ascii="함초롬돋움" w:eastAsia="굴림" w:hAnsi="굴림" w:cs="굴림"/>
      <w:color w:val="000000"/>
      <w:kern w:val="0"/>
      <w:szCs w:val="20"/>
    </w:rPr>
  </w:style>
  <w:style w:type="paragraph" w:styleId="a6">
    <w:name w:val="Balloon Text"/>
    <w:basedOn w:val="a0"/>
    <w:link w:val="Char0"/>
    <w:uiPriority w:val="99"/>
    <w:semiHidden/>
    <w:unhideWhenUsed/>
    <w:pPr>
      <w:spacing w:after="0" w:line="240" w:lineRule="auto"/>
    </w:pPr>
    <w:rPr>
      <w:rFonts w:asciiTheme="majorHAnsi" w:eastAsiaTheme="majorEastAsia" w:hAnsiTheme="majorHAnsi" w:cstheme="majorBidi"/>
      <w:sz w:val="18"/>
      <w:szCs w:val="18"/>
    </w:rPr>
  </w:style>
  <w:style w:type="character" w:customStyle="1" w:styleId="Char0">
    <w:name w:val="풍선 도움말 텍스트 Char"/>
    <w:basedOn w:val="a1"/>
    <w:link w:val="a6"/>
    <w:uiPriority w:val="99"/>
    <w:semiHidden/>
    <w:rPr>
      <w:rFonts w:asciiTheme="majorHAnsi" w:eastAsiaTheme="majorEastAsia" w:hAnsiTheme="majorHAnsi" w:cstheme="majorBidi"/>
      <w:sz w:val="18"/>
      <w:szCs w:val="18"/>
    </w:rPr>
  </w:style>
  <w:style w:type="paragraph" w:customStyle="1" w:styleId="1">
    <w:name w:val="바탕글1"/>
    <w:uiPriority w:val="2"/>
    <w:pPr>
      <w:widowControl w:val="0"/>
      <w:pBdr>
        <w:top w:val="none" w:sz="2" w:space="1" w:color="000000"/>
        <w:left w:val="none" w:sz="2" w:space="4" w:color="000000"/>
        <w:bottom w:val="none" w:sz="2" w:space="1" w:color="000000"/>
        <w:right w:val="none" w:sz="2" w:space="4" w:color="000000"/>
      </w:pBdr>
      <w:wordWrap w:val="0"/>
      <w:autoSpaceDE w:val="0"/>
      <w:autoSpaceDN w:val="0"/>
      <w:spacing w:after="0" w:line="384" w:lineRule="auto"/>
      <w:textAlignment w:val="baseline"/>
    </w:pPr>
    <w:rPr>
      <w:rFonts w:ascii="함초롬바탕" w:eastAsia="굴림"/>
      <w:color w:val="000000"/>
    </w:rPr>
  </w:style>
  <w:style w:type="paragraph" w:styleId="a7">
    <w:name w:val="header"/>
    <w:basedOn w:val="a0"/>
    <w:link w:val="Char1"/>
    <w:uiPriority w:val="99"/>
    <w:unhideWhenUsed/>
    <w:rsid w:val="0083076C"/>
    <w:pPr>
      <w:tabs>
        <w:tab w:val="center" w:pos="4513"/>
        <w:tab w:val="right" w:pos="9026"/>
      </w:tabs>
      <w:snapToGrid w:val="0"/>
    </w:pPr>
  </w:style>
  <w:style w:type="character" w:customStyle="1" w:styleId="Char1">
    <w:name w:val="머리글 Char"/>
    <w:basedOn w:val="a1"/>
    <w:link w:val="a7"/>
    <w:uiPriority w:val="99"/>
    <w:rsid w:val="0083076C"/>
  </w:style>
  <w:style w:type="paragraph" w:styleId="a8">
    <w:name w:val="footer"/>
    <w:basedOn w:val="a0"/>
    <w:link w:val="Char2"/>
    <w:uiPriority w:val="99"/>
    <w:unhideWhenUsed/>
    <w:rsid w:val="0083076C"/>
    <w:pPr>
      <w:tabs>
        <w:tab w:val="center" w:pos="4513"/>
        <w:tab w:val="right" w:pos="9026"/>
      </w:tabs>
      <w:snapToGrid w:val="0"/>
    </w:pPr>
  </w:style>
  <w:style w:type="character" w:customStyle="1" w:styleId="Char2">
    <w:name w:val="바닥글 Char"/>
    <w:basedOn w:val="a1"/>
    <w:link w:val="a8"/>
    <w:uiPriority w:val="99"/>
    <w:rsid w:val="008307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D3AE88-38D7-4904-9676-4956746BB3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1635</Words>
  <Characters>9324</Characters>
  <Application>Microsoft Office Word</Application>
  <DocSecurity>0</DocSecurity>
  <Lines>77</Lines>
  <Paragraphs>21</Paragraphs>
  <ScaleCrop>false</ScaleCrop>
  <HeadingPairs>
    <vt:vector size="2" baseType="variant">
      <vt:variant>
        <vt:lpstr>제목</vt:lpstr>
      </vt:variant>
      <vt:variant>
        <vt:i4>1</vt:i4>
      </vt:variant>
    </vt:vector>
  </HeadingPairs>
  <TitlesOfParts>
    <vt:vector size="1" baseType="lpstr">
      <vt:lpstr>Syllabus</vt:lpstr>
    </vt:vector>
  </TitlesOfParts>
  <LinksUpToDate>false</LinksUpToDate>
  <CharactersWithSpaces>10938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Syllabus</dc:title>
  <dc:subject/>
  <dc:creator/>
  <cp:keywords/>
  <dc:description/>
  <cp:lastModifiedBy/>
  <cp:revision>1</cp:revision>
  <dcterms:created xsi:type="dcterms:W3CDTF">2026-03-03T07:52:00Z</dcterms:created>
  <dcterms:modified xsi:type="dcterms:W3CDTF">2026-03-03T07:52:00Z</dcterms:modified>
  <cp:version>1200.0100.01</cp:version>
</cp:coreProperties>
</file>