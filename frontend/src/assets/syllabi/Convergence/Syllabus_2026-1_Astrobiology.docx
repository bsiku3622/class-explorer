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70B4F7" w14:textId="77777777" w:rsidR="00EF278B" w:rsidRDefault="00AB02DE">
      <w:pPr>
        <w:wordWrap/>
        <w:spacing w:after="0" w:line="276" w:lineRule="auto"/>
        <w:jc w:val="center"/>
        <w:textAlignment w:val="baseline"/>
        <w:rPr>
          <w:rFonts w:eastAsiaTheme="minorHAnsi" w:cs="굴림"/>
          <w:color w:val="000000"/>
          <w:kern w:val="0"/>
          <w:szCs w:val="20"/>
        </w:rPr>
      </w:pPr>
      <w:bookmarkStart w:id="0" w:name="_top"/>
      <w:bookmarkStart w:id="1" w:name="_GoBack"/>
      <w:bookmarkEnd w:id="0"/>
      <w:bookmarkEnd w:id="1"/>
      <w:r>
        <w:rPr>
          <w:rFonts w:eastAsiaTheme="minorHAnsi" w:cs="함초롬바탕"/>
          <w:b/>
          <w:bCs/>
          <w:color w:val="000000"/>
          <w:kern w:val="0"/>
          <w:sz w:val="40"/>
          <w:szCs w:val="40"/>
        </w:rPr>
        <w:t>Syllabus</w:t>
      </w:r>
    </w:p>
    <w:p w14:paraId="19DB3B21" w14:textId="77777777" w:rsidR="00EF278B" w:rsidRDefault="00AB02DE">
      <w:pPr>
        <w:spacing w:after="0" w:line="276" w:lineRule="auto"/>
        <w:textAlignment w:val="baseline"/>
        <w:rPr>
          <w:rFonts w:eastAsiaTheme="minorHAnsi" w:cs="굴림"/>
          <w:color w:val="000000"/>
          <w:kern w:val="0"/>
          <w:szCs w:val="20"/>
        </w:rPr>
      </w:pPr>
      <w:r>
        <w:rPr>
          <w:rFonts w:eastAsiaTheme="minorHAnsi" w:cs="굴림"/>
          <w:b/>
          <w:bCs/>
          <w:color w:val="000000"/>
          <w:kern w:val="0"/>
          <w:sz w:val="24"/>
          <w:szCs w:val="24"/>
        </w:rPr>
        <w:t>Spring semester 2026</w:t>
      </w:r>
    </w:p>
    <w:tbl>
      <w:tblPr>
        <w:tblOverlap w:val="never"/>
        <w:tblW w:w="104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1495"/>
        <w:gridCol w:w="353"/>
        <w:gridCol w:w="639"/>
        <w:gridCol w:w="664"/>
        <w:gridCol w:w="328"/>
        <w:gridCol w:w="1315"/>
        <w:gridCol w:w="963"/>
        <w:gridCol w:w="793"/>
        <w:gridCol w:w="1044"/>
        <w:gridCol w:w="1839"/>
      </w:tblGrid>
      <w:tr w:rsidR="00EF278B" w14:paraId="720B5814" w14:textId="77777777">
        <w:trPr>
          <w:trHeight w:val="426"/>
        </w:trPr>
        <w:tc>
          <w:tcPr>
            <w:tcW w:w="1042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781AD6" w14:textId="77777777" w:rsidR="00EF278B" w:rsidRDefault="00AB02DE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b/>
                <w:color w:val="000000"/>
                <w:kern w:val="0"/>
                <w:szCs w:val="20"/>
              </w:rPr>
            </w:pPr>
            <w:r>
              <w:rPr>
                <w:rFonts w:eastAsiaTheme="minorHAnsi" w:cs="굴림"/>
                <w:b/>
                <w:color w:val="000000"/>
                <w:kern w:val="0"/>
                <w:szCs w:val="20"/>
              </w:rPr>
              <w:t>Course Title</w:t>
            </w:r>
          </w:p>
        </w:tc>
        <w:tc>
          <w:tcPr>
            <w:tcW w:w="1848" w:type="dxa"/>
            <w:gridSpan w:val="2"/>
            <w:vMerge w:val="restart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AA3FE9" w14:textId="75B3819C" w:rsidR="00EF278B" w:rsidRDefault="00CA7049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b/>
                <w:color w:val="000000"/>
                <w:kern w:val="0"/>
                <w:szCs w:val="20"/>
              </w:rPr>
            </w:pPr>
            <w:r>
              <w:rPr>
                <w:rFonts w:eastAsiaTheme="minorHAnsi" w:cs="굴림"/>
                <w:b/>
                <w:color w:val="000000"/>
                <w:kern w:val="0"/>
                <w:szCs w:val="20"/>
              </w:rPr>
              <w:t>Astrobiology</w:t>
            </w:r>
          </w:p>
        </w:tc>
        <w:tc>
          <w:tcPr>
            <w:tcW w:w="130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62A203" w14:textId="77777777" w:rsidR="00EF278B" w:rsidRDefault="00AB02DE">
            <w:pPr>
              <w:wordWrap/>
              <w:spacing w:after="0" w:line="276" w:lineRule="auto"/>
              <w:textAlignment w:val="baseline"/>
              <w:rPr>
                <w:rFonts w:eastAsiaTheme="minorHAnsi" w:cs="굴림"/>
                <w:b/>
                <w:color w:val="000000"/>
                <w:kern w:val="0"/>
                <w:szCs w:val="20"/>
              </w:rPr>
            </w:pPr>
            <w:r>
              <w:rPr>
                <w:rFonts w:eastAsiaTheme="minorHAnsi" w:cs="굴림"/>
                <w:b/>
                <w:color w:val="000000"/>
                <w:kern w:val="0"/>
                <w:szCs w:val="20"/>
              </w:rPr>
              <w:t>Course Code</w:t>
            </w:r>
          </w:p>
        </w:tc>
        <w:tc>
          <w:tcPr>
            <w:tcW w:w="1643" w:type="dxa"/>
            <w:gridSpan w:val="2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EE3B28" w14:textId="6422B5DF" w:rsidR="00EF278B" w:rsidRPr="007559CD" w:rsidRDefault="00844EBE" w:rsidP="00844EBE">
            <w:pPr>
              <w:widowControl/>
              <w:shd w:val="clear" w:color="auto" w:fill="FFFFFF"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color w:val="444746"/>
                <w:kern w:val="0"/>
                <w:sz w:val="21"/>
                <w:szCs w:val="21"/>
              </w:rPr>
            </w:pPr>
            <w:r w:rsidRPr="00844EBE">
              <w:rPr>
                <w:rFonts w:ascii="Arial" w:eastAsia="굴림" w:hAnsi="Arial" w:cs="Arial"/>
                <w:color w:val="444746"/>
                <w:kern w:val="0"/>
                <w:sz w:val="21"/>
                <w:szCs w:val="21"/>
              </w:rPr>
              <w:t>KC6007</w:t>
            </w:r>
          </w:p>
        </w:tc>
        <w:tc>
          <w:tcPr>
            <w:tcW w:w="963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606738" w14:textId="77777777" w:rsidR="00EF278B" w:rsidRDefault="00AB02DE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b/>
                <w:color w:val="000000"/>
                <w:kern w:val="0"/>
                <w:szCs w:val="20"/>
              </w:rPr>
            </w:pPr>
            <w:r>
              <w:rPr>
                <w:rFonts w:eastAsiaTheme="minorHAnsi" w:cs="굴림"/>
                <w:b/>
                <w:color w:val="000000"/>
                <w:kern w:val="0"/>
                <w:szCs w:val="20"/>
              </w:rPr>
              <w:t>Credit</w:t>
            </w:r>
          </w:p>
        </w:tc>
        <w:tc>
          <w:tcPr>
            <w:tcW w:w="793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648238" w14:textId="11671CF3" w:rsidR="00EF278B" w:rsidRPr="0033553C" w:rsidRDefault="002619E6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33553C">
              <w:rPr>
                <w:rFonts w:eastAsiaTheme="minorHAnsi" w:cs="굴림" w:hint="eastAsia"/>
                <w:color w:val="000000"/>
                <w:kern w:val="0"/>
                <w:szCs w:val="20"/>
              </w:rPr>
              <w:t>3</w:t>
            </w:r>
          </w:p>
        </w:tc>
        <w:tc>
          <w:tcPr>
            <w:tcW w:w="1044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E48500" w14:textId="77777777" w:rsidR="00EF278B" w:rsidRDefault="00AB02DE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b/>
                <w:color w:val="000000"/>
                <w:kern w:val="0"/>
                <w:szCs w:val="20"/>
              </w:rPr>
            </w:pPr>
            <w:r w:rsidRPr="002619E6">
              <w:rPr>
                <w:rFonts w:eastAsiaTheme="minorHAnsi" w:cs="굴림"/>
                <w:b/>
                <w:color w:val="000000"/>
                <w:kern w:val="0"/>
                <w:szCs w:val="20"/>
              </w:rPr>
              <w:t>Classroom</w:t>
            </w:r>
          </w:p>
        </w:tc>
        <w:tc>
          <w:tcPr>
            <w:tcW w:w="1839" w:type="dxa"/>
            <w:vMerge w:val="restart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CEFEA1" w14:textId="0B2CBFE1" w:rsidR="00EF278B" w:rsidRDefault="00CA7049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b/>
                <w:color w:val="000000"/>
                <w:kern w:val="0"/>
                <w:szCs w:val="20"/>
              </w:rPr>
            </w:pPr>
            <w:r>
              <w:rPr>
                <w:rFonts w:eastAsiaTheme="minorHAnsi" w:cs="굴림"/>
                <w:color w:val="000000"/>
                <w:kern w:val="0"/>
                <w:szCs w:val="20"/>
              </w:rPr>
              <w:t>5510</w:t>
            </w:r>
          </w:p>
        </w:tc>
      </w:tr>
      <w:tr w:rsidR="00EF278B" w14:paraId="62ECE735" w14:textId="77777777">
        <w:trPr>
          <w:trHeight w:val="379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14:paraId="383EDF31" w14:textId="77777777" w:rsidR="00EF278B" w:rsidRDefault="00EF278B" w:rsidP="002619E6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b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F05323E" w14:textId="77777777" w:rsidR="00EF278B" w:rsidRDefault="00EF278B" w:rsidP="002619E6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b/>
                <w:color w:val="000000"/>
                <w:kern w:val="0"/>
                <w:szCs w:val="20"/>
              </w:rPr>
            </w:pPr>
          </w:p>
        </w:tc>
        <w:tc>
          <w:tcPr>
            <w:tcW w:w="1303" w:type="dxa"/>
            <w:gridSpan w:val="2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654D63" w14:textId="045DB025" w:rsidR="00EF278B" w:rsidRDefault="00844EBE" w:rsidP="002619E6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b/>
                <w:color w:val="000000"/>
                <w:kern w:val="0"/>
                <w:szCs w:val="20"/>
              </w:rPr>
            </w:pPr>
            <w:r>
              <w:rPr>
                <w:rFonts w:eastAsiaTheme="minorHAnsi" w:cs="굴림"/>
                <w:b/>
                <w:color w:val="000000"/>
                <w:kern w:val="0"/>
                <w:szCs w:val="20"/>
              </w:rPr>
              <w:t>Google</w:t>
            </w:r>
          </w:p>
        </w:tc>
        <w:tc>
          <w:tcPr>
            <w:tcW w:w="1643" w:type="dxa"/>
            <w:gridSpan w:val="2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56B923" w14:textId="22A81A75" w:rsidR="0033553C" w:rsidRPr="0033553C" w:rsidRDefault="00844EBE" w:rsidP="007559CD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7559CD">
              <w:rPr>
                <w:rFonts w:ascii="Arial" w:eastAsia="굴림" w:hAnsi="Arial" w:cs="Arial"/>
                <w:color w:val="444746"/>
                <w:kern w:val="0"/>
                <w:sz w:val="21"/>
                <w:szCs w:val="21"/>
              </w:rPr>
              <w:t>qzuhp276</w:t>
            </w:r>
          </w:p>
        </w:tc>
        <w:tc>
          <w:tcPr>
            <w:tcW w:w="963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095C50" w14:textId="77777777" w:rsidR="00EF278B" w:rsidRDefault="00AB02DE" w:rsidP="002619E6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b/>
                <w:color w:val="000000"/>
                <w:kern w:val="0"/>
                <w:szCs w:val="20"/>
              </w:rPr>
            </w:pPr>
            <w:r w:rsidRPr="002619E6">
              <w:rPr>
                <w:rFonts w:eastAsiaTheme="minorHAnsi" w:cs="굴림"/>
                <w:b/>
                <w:color w:val="000000"/>
                <w:kern w:val="0"/>
                <w:szCs w:val="20"/>
              </w:rPr>
              <w:t>Hours</w:t>
            </w:r>
          </w:p>
        </w:tc>
        <w:tc>
          <w:tcPr>
            <w:tcW w:w="793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2758C8" w14:textId="3BCE3EAA" w:rsidR="00EF278B" w:rsidRPr="0033553C" w:rsidRDefault="002619E6" w:rsidP="002619E6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33553C">
              <w:rPr>
                <w:rFonts w:eastAsiaTheme="minorHAnsi" w:cs="굴림" w:hint="eastAsia"/>
                <w:color w:val="000000"/>
                <w:kern w:val="0"/>
                <w:szCs w:val="20"/>
              </w:rPr>
              <w:t>3</w:t>
            </w: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14:paraId="0685C3E8" w14:textId="77777777" w:rsidR="00EF278B" w:rsidRDefault="00EF278B" w:rsidP="002619E6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b/>
                <w:color w:val="000000"/>
                <w:kern w:val="0"/>
                <w:szCs w:val="20"/>
              </w:rPr>
            </w:pPr>
          </w:p>
        </w:tc>
        <w:tc>
          <w:tcPr>
            <w:tcW w:w="1839" w:type="dxa"/>
            <w:vMerge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4B94730" w14:textId="77777777" w:rsidR="00EF278B" w:rsidRDefault="00EF278B" w:rsidP="002619E6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b/>
                <w:color w:val="000000"/>
                <w:kern w:val="0"/>
                <w:szCs w:val="20"/>
              </w:rPr>
            </w:pPr>
          </w:p>
        </w:tc>
      </w:tr>
      <w:tr w:rsidR="00EF278B" w14:paraId="20BFDBFF" w14:textId="77777777">
        <w:trPr>
          <w:trHeight w:val="426"/>
        </w:trPr>
        <w:tc>
          <w:tcPr>
            <w:tcW w:w="1042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6ED63D" w14:textId="77777777" w:rsidR="00EF278B" w:rsidRDefault="00AB02DE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b/>
                <w:color w:val="000000"/>
                <w:kern w:val="0"/>
                <w:szCs w:val="20"/>
              </w:rPr>
            </w:pPr>
            <w:r>
              <w:rPr>
                <w:rFonts w:eastAsiaTheme="minorHAnsi" w:cs="굴림"/>
                <w:b/>
                <w:color w:val="000000"/>
                <w:kern w:val="0"/>
                <w:szCs w:val="20"/>
              </w:rPr>
              <w:t>Teacher</w:t>
            </w:r>
          </w:p>
        </w:tc>
        <w:tc>
          <w:tcPr>
            <w:tcW w:w="1495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1DB0E8" w14:textId="77777777" w:rsidR="00EF278B" w:rsidRDefault="00AB02DE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b/>
                <w:color w:val="000000"/>
                <w:kern w:val="0"/>
                <w:szCs w:val="20"/>
              </w:rPr>
            </w:pPr>
            <w:r>
              <w:rPr>
                <w:rFonts w:eastAsiaTheme="minorHAnsi" w:cs="굴림"/>
                <w:b/>
                <w:color w:val="000000"/>
                <w:kern w:val="0"/>
                <w:szCs w:val="20"/>
              </w:rPr>
              <w:t>Name</w:t>
            </w:r>
          </w:p>
        </w:tc>
        <w:tc>
          <w:tcPr>
            <w:tcW w:w="992" w:type="dxa"/>
            <w:gridSpan w:val="2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18B0D0" w14:textId="77777777" w:rsidR="00EF278B" w:rsidRDefault="00AB02DE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b/>
                <w:color w:val="000000"/>
                <w:kern w:val="0"/>
                <w:szCs w:val="20"/>
              </w:rPr>
            </w:pPr>
            <w:r>
              <w:rPr>
                <w:rFonts w:eastAsiaTheme="minorHAnsi" w:cs="굴림"/>
                <w:b/>
                <w:color w:val="000000"/>
                <w:kern w:val="0"/>
                <w:szCs w:val="20"/>
              </w:rPr>
              <w:t>Class no.</w:t>
            </w:r>
          </w:p>
        </w:tc>
        <w:tc>
          <w:tcPr>
            <w:tcW w:w="992" w:type="dxa"/>
            <w:gridSpan w:val="2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43F135" w14:textId="77777777" w:rsidR="00EF278B" w:rsidRDefault="00AB02DE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b/>
                <w:color w:val="000000"/>
                <w:kern w:val="0"/>
                <w:szCs w:val="20"/>
              </w:rPr>
            </w:pPr>
            <w:r w:rsidRPr="002619E6">
              <w:rPr>
                <w:rFonts w:eastAsiaTheme="minorHAnsi" w:cs="굴림"/>
                <w:b/>
                <w:color w:val="000000"/>
                <w:kern w:val="0"/>
                <w:szCs w:val="20"/>
              </w:rPr>
              <w:t>Office</w:t>
            </w:r>
          </w:p>
        </w:tc>
        <w:tc>
          <w:tcPr>
            <w:tcW w:w="1315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894954" w14:textId="6B571E21" w:rsidR="00EF278B" w:rsidRDefault="00AB02DE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b/>
                <w:color w:val="000000"/>
                <w:kern w:val="0"/>
                <w:szCs w:val="20"/>
              </w:rPr>
            </w:pPr>
            <w:r w:rsidRPr="002619E6">
              <w:rPr>
                <w:rFonts w:eastAsiaTheme="minorHAnsi" w:cs="굴림"/>
                <w:b/>
                <w:color w:val="000000"/>
                <w:kern w:val="0"/>
                <w:szCs w:val="20"/>
              </w:rPr>
              <w:t xml:space="preserve">Office </w:t>
            </w:r>
            <w:r w:rsidR="0083076C" w:rsidRPr="002619E6">
              <w:rPr>
                <w:rFonts w:eastAsiaTheme="minorHAnsi" w:cs="굴림"/>
                <w:b/>
                <w:color w:val="000000"/>
                <w:kern w:val="0"/>
                <w:szCs w:val="20"/>
              </w:rPr>
              <w:t>H</w:t>
            </w:r>
            <w:r w:rsidRPr="002619E6">
              <w:rPr>
                <w:rFonts w:eastAsiaTheme="minorHAnsi" w:cs="굴림"/>
                <w:b/>
                <w:color w:val="000000"/>
                <w:kern w:val="0"/>
                <w:szCs w:val="20"/>
              </w:rPr>
              <w:t>our</w:t>
            </w:r>
            <w:r w:rsidR="00D56BC1" w:rsidRPr="002619E6">
              <w:rPr>
                <w:rFonts w:eastAsiaTheme="minorHAnsi" w:cs="굴림"/>
                <w:b/>
                <w:color w:val="000000"/>
                <w:kern w:val="0"/>
                <w:szCs w:val="20"/>
              </w:rPr>
              <w:t>*</w:t>
            </w:r>
          </w:p>
        </w:tc>
        <w:tc>
          <w:tcPr>
            <w:tcW w:w="1756" w:type="dxa"/>
            <w:gridSpan w:val="2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CF1BDF" w14:textId="77777777" w:rsidR="00EF278B" w:rsidRDefault="00AB02DE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b/>
                <w:color w:val="000000"/>
                <w:kern w:val="0"/>
                <w:szCs w:val="20"/>
              </w:rPr>
            </w:pPr>
            <w:r>
              <w:rPr>
                <w:rFonts w:eastAsiaTheme="minorHAnsi" w:cs="굴림"/>
                <w:b/>
                <w:color w:val="000000"/>
                <w:kern w:val="0"/>
                <w:szCs w:val="20"/>
              </w:rPr>
              <w:t>Contact</w:t>
            </w:r>
          </w:p>
        </w:tc>
        <w:tc>
          <w:tcPr>
            <w:tcW w:w="2883" w:type="dxa"/>
            <w:gridSpan w:val="2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6CF355" w14:textId="77777777" w:rsidR="00EF278B" w:rsidRDefault="00AB02DE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b/>
                <w:color w:val="000000"/>
                <w:kern w:val="0"/>
                <w:szCs w:val="20"/>
              </w:rPr>
            </w:pPr>
            <w:r w:rsidRPr="002619E6">
              <w:rPr>
                <w:rFonts w:eastAsiaTheme="minorHAnsi" w:cs="굴림"/>
                <w:b/>
                <w:color w:val="000000"/>
                <w:kern w:val="0"/>
                <w:szCs w:val="20"/>
              </w:rPr>
              <w:t>E-mail</w:t>
            </w:r>
          </w:p>
        </w:tc>
      </w:tr>
      <w:tr w:rsidR="00EF278B" w14:paraId="2DCCF603" w14:textId="77777777" w:rsidTr="002619E6">
        <w:trPr>
          <w:trHeight w:val="426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auto"/>
              <w:right w:val="single" w:sz="2" w:space="0" w:color="000000"/>
            </w:tcBorders>
            <w:vAlign w:val="center"/>
            <w:hideMark/>
          </w:tcPr>
          <w:p w14:paraId="7B67907D" w14:textId="77777777" w:rsidR="00EF278B" w:rsidRDefault="00EF278B" w:rsidP="002619E6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b/>
                <w:color w:val="000000"/>
                <w:kern w:val="0"/>
                <w:szCs w:val="20"/>
              </w:rPr>
            </w:pPr>
          </w:p>
        </w:tc>
        <w:tc>
          <w:tcPr>
            <w:tcW w:w="1495" w:type="dxa"/>
            <w:tcBorders>
              <w:top w:val="single" w:sz="12" w:space="0" w:color="000000"/>
              <w:left w:val="single" w:sz="2" w:space="0" w:color="000000"/>
              <w:bottom w:val="single" w:sz="12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1EF6DB" w14:textId="739C9317" w:rsidR="00EF278B" w:rsidRPr="0033553C" w:rsidRDefault="002619E6" w:rsidP="002619E6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33553C">
              <w:rPr>
                <w:rFonts w:eastAsiaTheme="minorHAnsi" w:cs="굴림" w:hint="eastAsia"/>
                <w:color w:val="000000"/>
                <w:kern w:val="0"/>
                <w:szCs w:val="20"/>
              </w:rPr>
              <w:t>In-Ok Song</w:t>
            </w:r>
          </w:p>
        </w:tc>
        <w:tc>
          <w:tcPr>
            <w:tcW w:w="992" w:type="dxa"/>
            <w:gridSpan w:val="2"/>
            <w:tcBorders>
              <w:top w:val="single" w:sz="12" w:space="0" w:color="000000"/>
              <w:left w:val="single" w:sz="2" w:space="0" w:color="000000"/>
              <w:bottom w:val="single" w:sz="12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F11BAD" w14:textId="7A48651C" w:rsidR="00EF278B" w:rsidRPr="0033553C" w:rsidRDefault="002619E6" w:rsidP="002619E6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33553C">
              <w:rPr>
                <w:rFonts w:eastAsiaTheme="minorHAnsi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992" w:type="dxa"/>
            <w:gridSpan w:val="2"/>
            <w:tcBorders>
              <w:top w:val="single" w:sz="12" w:space="0" w:color="000000"/>
              <w:left w:val="single" w:sz="2" w:space="0" w:color="000000"/>
              <w:bottom w:val="single" w:sz="12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BFC02C" w14:textId="643380A0" w:rsidR="00EF278B" w:rsidRPr="0033553C" w:rsidRDefault="00322BEF" w:rsidP="00322BEF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33553C">
              <w:rPr>
                <w:rFonts w:eastAsiaTheme="minorHAnsi" w:cs="굴림"/>
                <w:color w:val="000000"/>
                <w:kern w:val="0"/>
                <w:szCs w:val="20"/>
              </w:rPr>
              <w:t>5</w:t>
            </w:r>
            <w:r w:rsidR="002619E6" w:rsidRPr="0033553C">
              <w:rPr>
                <w:rFonts w:eastAsiaTheme="minorHAnsi" w:cs="굴림" w:hint="eastAsia"/>
                <w:color w:val="000000"/>
                <w:kern w:val="0"/>
                <w:szCs w:val="20"/>
              </w:rPr>
              <w:t>306</w:t>
            </w:r>
          </w:p>
        </w:tc>
        <w:tc>
          <w:tcPr>
            <w:tcW w:w="1315" w:type="dxa"/>
            <w:tcBorders>
              <w:top w:val="single" w:sz="12" w:space="0" w:color="000000"/>
              <w:left w:val="single" w:sz="2" w:space="0" w:color="000000"/>
              <w:bottom w:val="single" w:sz="12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0042E5" w14:textId="77777777" w:rsidR="00EF278B" w:rsidRPr="0033553C" w:rsidRDefault="002619E6" w:rsidP="002619E6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33553C">
              <w:rPr>
                <w:rFonts w:eastAsiaTheme="minorHAnsi" w:cs="굴림"/>
                <w:color w:val="000000"/>
                <w:kern w:val="0"/>
                <w:szCs w:val="20"/>
              </w:rPr>
              <w:t>M</w:t>
            </w:r>
            <w:r w:rsidRPr="0033553C">
              <w:rPr>
                <w:rFonts w:eastAsiaTheme="minorHAnsi" w:cs="굴림" w:hint="eastAsia"/>
                <w:color w:val="000000"/>
                <w:kern w:val="0"/>
                <w:szCs w:val="20"/>
              </w:rPr>
              <w:t>on</w:t>
            </w:r>
            <w:r w:rsidRPr="0033553C">
              <w:rPr>
                <w:rFonts w:eastAsiaTheme="minorHAnsi" w:cs="굴림"/>
                <w:color w:val="000000"/>
                <w:kern w:val="0"/>
                <w:szCs w:val="20"/>
              </w:rPr>
              <w:t>3,4</w:t>
            </w:r>
          </w:p>
          <w:p w14:paraId="5C3C296E" w14:textId="2ADAA5D7" w:rsidR="002619E6" w:rsidRPr="0033553C" w:rsidRDefault="002619E6" w:rsidP="002619E6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33553C">
              <w:rPr>
                <w:rFonts w:eastAsiaTheme="minorHAnsi" w:cs="굴림"/>
                <w:color w:val="000000"/>
                <w:kern w:val="0"/>
                <w:szCs w:val="20"/>
              </w:rPr>
              <w:t>Wed2,3</w:t>
            </w:r>
          </w:p>
        </w:tc>
        <w:tc>
          <w:tcPr>
            <w:tcW w:w="1756" w:type="dxa"/>
            <w:gridSpan w:val="2"/>
            <w:tcBorders>
              <w:top w:val="single" w:sz="12" w:space="0" w:color="000000"/>
              <w:left w:val="single" w:sz="2" w:space="0" w:color="000000"/>
              <w:bottom w:val="single" w:sz="12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0E4BD0" w14:textId="53C844C3" w:rsidR="00EF278B" w:rsidRPr="0033553C" w:rsidRDefault="002619E6" w:rsidP="002619E6">
            <w:pPr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33553C">
              <w:rPr>
                <w:rFonts w:eastAsiaTheme="minorHAnsi" w:cs="굴림" w:hint="eastAsia"/>
                <w:color w:val="000000"/>
                <w:kern w:val="0"/>
                <w:szCs w:val="20"/>
              </w:rPr>
              <w:t>051 606 2332</w:t>
            </w:r>
          </w:p>
        </w:tc>
        <w:tc>
          <w:tcPr>
            <w:tcW w:w="2883" w:type="dxa"/>
            <w:gridSpan w:val="2"/>
            <w:tcBorders>
              <w:top w:val="single" w:sz="12" w:space="0" w:color="000000"/>
              <w:left w:val="single" w:sz="2" w:space="0" w:color="000000"/>
              <w:bottom w:val="single" w:sz="12" w:space="0" w:color="auto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7F1ECA" w14:textId="4502CC26" w:rsidR="00EF278B" w:rsidRPr="0033553C" w:rsidRDefault="00622DC4" w:rsidP="002619E6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hyperlink r:id="rId7" w:history="1">
              <w:r w:rsidR="002619E6" w:rsidRPr="0033553C">
                <w:rPr>
                  <w:rFonts w:eastAsiaTheme="minorHAnsi" w:cs="굴림" w:hint="eastAsia"/>
                  <w:color w:val="000000"/>
                  <w:kern w:val="0"/>
                </w:rPr>
                <w:t>song.inok@ksa.kaist.ac.kr</w:t>
              </w:r>
            </w:hyperlink>
          </w:p>
        </w:tc>
      </w:tr>
    </w:tbl>
    <w:p w14:paraId="3363549B" w14:textId="5B400101" w:rsidR="00EF278B" w:rsidRDefault="0083076C">
      <w:pPr>
        <w:spacing w:after="0" w:line="276" w:lineRule="auto"/>
        <w:textAlignment w:val="baseline"/>
        <w:rPr>
          <w:rFonts w:eastAsiaTheme="minorHAnsi" w:cs="굴림"/>
          <w:b/>
          <w:bCs/>
          <w:color w:val="000000"/>
          <w:kern w:val="0"/>
          <w:sz w:val="10"/>
          <w:szCs w:val="10"/>
        </w:rPr>
      </w:pPr>
      <w:r>
        <w:rPr>
          <w:rFonts w:eastAsiaTheme="minorHAnsi" w:cs="굴림"/>
          <w:b/>
          <w:bCs/>
          <w:color w:val="000000"/>
          <w:kern w:val="0"/>
          <w:sz w:val="18"/>
          <w:szCs w:val="18"/>
        </w:rPr>
        <w:t>*</w:t>
      </w:r>
      <w:r w:rsidRPr="0083076C">
        <w:rPr>
          <w:rFonts w:eastAsiaTheme="minorHAnsi" w:cs="굴림"/>
          <w:b/>
          <w:bCs/>
          <w:color w:val="000000"/>
          <w:kern w:val="0"/>
          <w:sz w:val="18"/>
          <w:szCs w:val="18"/>
        </w:rPr>
        <w:t>Office Hour: Time for students to ask questions and discuss lecture or lab topics with teachers for deeper understanding.</w:t>
      </w:r>
    </w:p>
    <w:p w14:paraId="04B18798" w14:textId="77777777" w:rsidR="00EF278B" w:rsidRDefault="00AB02DE">
      <w:pPr>
        <w:spacing w:after="0" w:line="276" w:lineRule="auto"/>
        <w:textAlignment w:val="baseline"/>
        <w:rPr>
          <w:rFonts w:eastAsiaTheme="minorHAnsi" w:cs="굴림"/>
          <w:color w:val="000000"/>
          <w:kern w:val="0"/>
          <w:szCs w:val="20"/>
        </w:rPr>
      </w:pPr>
      <w:r>
        <w:rPr>
          <w:rFonts w:eastAsiaTheme="minorHAnsi" w:cs="굴림"/>
          <w:b/>
          <w:bCs/>
          <w:color w:val="000000"/>
          <w:kern w:val="0"/>
          <w:sz w:val="22"/>
        </w:rPr>
        <w:t xml:space="preserve">1. </w:t>
      </w:r>
      <w:r>
        <w:rPr>
          <w:rFonts w:eastAsiaTheme="minorHAnsi" w:cs="함초롬바탕"/>
          <w:b/>
          <w:bCs/>
          <w:color w:val="000000"/>
          <w:kern w:val="0"/>
          <w:sz w:val="22"/>
        </w:rPr>
        <w:t>Course Description</w:t>
      </w:r>
      <w:del w:id="2" w:author="만든 이" w:date="2023-04-26T15:39:00Z">
        <w:r>
          <w:rPr>
            <w:rFonts w:eastAsiaTheme="minorHAnsi" w:cs="함초롬바탕"/>
            <w:b/>
            <w:bCs/>
            <w:color w:val="000000"/>
            <w:kern w:val="0"/>
            <w:sz w:val="22"/>
          </w:rPr>
          <w:delText>s</w:delText>
        </w:r>
      </w:del>
    </w:p>
    <w:tbl>
      <w:tblPr>
        <w:tblOverlap w:val="never"/>
        <w:tblW w:w="104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7"/>
      </w:tblGrid>
      <w:tr w:rsidR="00EF278B" w14:paraId="359C1F2C" w14:textId="77777777" w:rsidTr="00CA7049">
        <w:trPr>
          <w:trHeight w:val="1400"/>
        </w:trPr>
        <w:tc>
          <w:tcPr>
            <w:tcW w:w="10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FD0B14" w14:textId="77777777" w:rsidR="00CA7049" w:rsidRPr="00CA7049" w:rsidRDefault="00CA7049" w:rsidP="00CA7049">
            <w:pPr>
              <w:wordWrap/>
              <w:spacing w:line="276" w:lineRule="auto"/>
              <w:jc w:val="left"/>
              <w:textAlignment w:val="baseline"/>
            </w:pPr>
            <w:r w:rsidRPr="00CA7049">
              <w:rPr>
                <w:rFonts w:hint="eastAsia"/>
              </w:rPr>
              <w:t xml:space="preserve">The science of </w:t>
            </w:r>
            <w:r w:rsidRPr="00CA7049">
              <w:t>life in the universe</w:t>
            </w:r>
            <w:r w:rsidRPr="00CA7049">
              <w:rPr>
                <w:rFonts w:hint="eastAsia"/>
              </w:rPr>
              <w:t xml:space="preserve"> </w:t>
            </w:r>
            <w:r w:rsidRPr="00CA7049">
              <w:t>known</w:t>
            </w:r>
            <w:r w:rsidRPr="00CA7049">
              <w:rPr>
                <w:rFonts w:hint="eastAsia"/>
              </w:rPr>
              <w:t xml:space="preserve"> as astrobiology is </w:t>
            </w:r>
            <w:r w:rsidRPr="00CA7049">
              <w:t>an interdisciplinary</w:t>
            </w:r>
            <w:r w:rsidRPr="00CA7049">
              <w:rPr>
                <w:rFonts w:hint="eastAsia"/>
              </w:rPr>
              <w:t xml:space="preserve"> topic with astronomy, astrophysics, chemistry, biology, earth science</w:t>
            </w:r>
            <w:r w:rsidRPr="00CA7049">
              <w:t>,</w:t>
            </w:r>
            <w:r w:rsidRPr="00CA7049">
              <w:rPr>
                <w:rFonts w:hint="eastAsia"/>
              </w:rPr>
              <w:t xml:space="preserve"> and somehow philosophy. Astronomy contributes to </w:t>
            </w:r>
            <w:r w:rsidRPr="00CA7049">
              <w:t>understanding</w:t>
            </w:r>
            <w:r w:rsidRPr="00CA7049">
              <w:rPr>
                <w:rFonts w:hint="eastAsia"/>
              </w:rPr>
              <w:t xml:space="preserve"> the origin of </w:t>
            </w:r>
            <w:r w:rsidRPr="00CA7049">
              <w:t>the st</w:t>
            </w:r>
            <w:r w:rsidRPr="00CA7049">
              <w:rPr>
                <w:rFonts w:hint="eastAsia"/>
              </w:rPr>
              <w:t xml:space="preserve">ar and solar system where the Earth was born in. The earth is the best example so far </w:t>
            </w:r>
            <w:r w:rsidRPr="00CA7049">
              <w:t>of</w:t>
            </w:r>
            <w:r w:rsidRPr="00CA7049">
              <w:rPr>
                <w:rFonts w:hint="eastAsia"/>
              </w:rPr>
              <w:t xml:space="preserve"> habitable zones. Chemistry and biology play an important role in astrobiology the process from atoms to organic molecules and even further to prebiotic molecules and life.</w:t>
            </w:r>
            <w:r w:rsidRPr="00CA7049">
              <w:t xml:space="preserve"> </w:t>
            </w:r>
            <w:r w:rsidRPr="00CA7049">
              <w:rPr>
                <w:rFonts w:hint="eastAsia"/>
              </w:rPr>
              <w:t xml:space="preserve">Earth science helps to deduce the </w:t>
            </w:r>
            <w:r w:rsidRPr="00CA7049">
              <w:t>potential</w:t>
            </w:r>
            <w:r w:rsidRPr="00CA7049">
              <w:rPr>
                <w:rFonts w:hint="eastAsia"/>
              </w:rPr>
              <w:t xml:space="preserve"> of early habitats for life on </w:t>
            </w:r>
            <w:r w:rsidRPr="00CA7049">
              <w:t>exoplanets</w:t>
            </w:r>
            <w:r w:rsidRPr="00CA7049">
              <w:rPr>
                <w:rFonts w:hint="eastAsia"/>
              </w:rPr>
              <w:t xml:space="preserve"> as an example.</w:t>
            </w:r>
          </w:p>
          <w:p w14:paraId="29AB8F10" w14:textId="42452D1C" w:rsidR="00EF278B" w:rsidRPr="00CA7049" w:rsidRDefault="00CA7049" w:rsidP="00CA7049">
            <w:pPr>
              <w:wordWrap/>
              <w:spacing w:line="276" w:lineRule="auto"/>
              <w:jc w:val="left"/>
              <w:textAlignment w:val="baseline"/>
            </w:pPr>
            <w:r w:rsidRPr="00CA7049">
              <w:rPr>
                <w:rFonts w:hint="eastAsia"/>
              </w:rPr>
              <w:t>This course m</w:t>
            </w:r>
            <w:r w:rsidRPr="00CA7049">
              <w:t xml:space="preserve">ay </w:t>
            </w:r>
            <w:r w:rsidRPr="00CA7049">
              <w:rPr>
                <w:rFonts w:hint="eastAsia"/>
              </w:rPr>
              <w:t xml:space="preserve">not </w:t>
            </w:r>
            <w:r w:rsidRPr="00CA7049">
              <w:t>cover</w:t>
            </w:r>
            <w:r w:rsidRPr="00CA7049">
              <w:rPr>
                <w:rFonts w:hint="eastAsia"/>
              </w:rPr>
              <w:t xml:space="preserve"> all of </w:t>
            </w:r>
            <w:r w:rsidRPr="00CA7049">
              <w:t>these area in depth</w:t>
            </w:r>
            <w:r w:rsidRPr="00CA7049">
              <w:rPr>
                <w:rFonts w:hint="eastAsia"/>
              </w:rPr>
              <w:t xml:space="preserve">, but it </w:t>
            </w:r>
            <w:r w:rsidRPr="00CA7049">
              <w:t>will introduce you to interdisciplinary</w:t>
            </w:r>
            <w:r w:rsidRPr="00CA7049">
              <w:rPr>
                <w:rFonts w:hint="eastAsia"/>
              </w:rPr>
              <w:t xml:space="preserve"> </w:t>
            </w:r>
            <w:r w:rsidRPr="00CA7049">
              <w:t>nature of astrobiology</w:t>
            </w:r>
            <w:r w:rsidRPr="00CA7049">
              <w:rPr>
                <w:rFonts w:hint="eastAsia"/>
              </w:rPr>
              <w:t xml:space="preserve">. </w:t>
            </w:r>
            <w:r w:rsidRPr="00CA7049">
              <w:t xml:space="preserve">By the end of the course, you will be able to </w:t>
            </w:r>
            <w:r w:rsidRPr="00CA7049">
              <w:rPr>
                <w:rFonts w:hint="eastAsia"/>
              </w:rPr>
              <w:t xml:space="preserve">understand </w:t>
            </w:r>
            <w:r w:rsidRPr="00CA7049">
              <w:t>recent</w:t>
            </w:r>
            <w:r w:rsidRPr="00CA7049">
              <w:rPr>
                <w:rFonts w:hint="eastAsia"/>
              </w:rPr>
              <w:t xml:space="preserve"> news and research </w:t>
            </w:r>
            <w:r w:rsidRPr="00CA7049">
              <w:t>in the field and have a deeper</w:t>
            </w:r>
            <w:r w:rsidRPr="00CA7049">
              <w:rPr>
                <w:rFonts w:hint="eastAsia"/>
              </w:rPr>
              <w:t xml:space="preserve"> interest </w:t>
            </w:r>
            <w:r w:rsidRPr="00CA7049">
              <w:t xml:space="preserve">in the basic </w:t>
            </w:r>
            <w:r w:rsidRPr="00CA7049">
              <w:rPr>
                <w:rFonts w:hint="eastAsia"/>
              </w:rPr>
              <w:t xml:space="preserve">sciences relevant to astrobiology after this course. Let us study how to resolve the </w:t>
            </w:r>
            <w:r w:rsidRPr="00CA7049">
              <w:t>question</w:t>
            </w:r>
            <w:r w:rsidRPr="00CA7049">
              <w:rPr>
                <w:rFonts w:hint="eastAsia"/>
              </w:rPr>
              <w:t xml:space="preserve">: Is life out there? Are there others like us </w:t>
            </w:r>
            <w:r w:rsidRPr="00CA7049">
              <w:t>elsewhere</w:t>
            </w:r>
            <w:r w:rsidRPr="00CA7049">
              <w:rPr>
                <w:rFonts w:hint="eastAsia"/>
              </w:rPr>
              <w:t>? The important aim of this subject is to make scientific question</w:t>
            </w:r>
            <w:r w:rsidRPr="00CA7049">
              <w:t>s</w:t>
            </w:r>
            <w:r w:rsidRPr="00CA7049">
              <w:rPr>
                <w:rFonts w:hint="eastAsia"/>
              </w:rPr>
              <w:t xml:space="preserve"> properly to be solved about our</w:t>
            </w:r>
          </w:p>
        </w:tc>
      </w:tr>
    </w:tbl>
    <w:p w14:paraId="4164A3F7" w14:textId="77777777" w:rsidR="00EF278B" w:rsidRPr="00CA7049" w:rsidRDefault="00EF278B" w:rsidP="00CA7049">
      <w:pPr>
        <w:wordWrap/>
        <w:spacing w:line="276" w:lineRule="auto"/>
        <w:jc w:val="left"/>
        <w:textAlignment w:val="baseline"/>
      </w:pPr>
    </w:p>
    <w:p w14:paraId="4CF3116C" w14:textId="77777777" w:rsidR="00EF278B" w:rsidRDefault="00AB02DE">
      <w:pPr>
        <w:spacing w:after="0" w:line="276" w:lineRule="auto"/>
        <w:textAlignment w:val="baseline"/>
        <w:rPr>
          <w:rFonts w:eastAsiaTheme="minorHAnsi" w:cs="굴림"/>
          <w:color w:val="000000"/>
          <w:kern w:val="0"/>
          <w:szCs w:val="20"/>
        </w:rPr>
      </w:pPr>
      <w:r>
        <w:rPr>
          <w:rFonts w:eastAsiaTheme="minorHAnsi" w:cs="굴림"/>
          <w:b/>
          <w:bCs/>
          <w:color w:val="000000"/>
          <w:kern w:val="0"/>
          <w:sz w:val="22"/>
        </w:rPr>
        <w:t>2. Core Target Competencies</w:t>
      </w:r>
    </w:p>
    <w:tbl>
      <w:tblPr>
        <w:tblOverlap w:val="never"/>
        <w:tblW w:w="104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2097"/>
        <w:gridCol w:w="2098"/>
        <w:gridCol w:w="2097"/>
        <w:gridCol w:w="2098"/>
      </w:tblGrid>
      <w:tr w:rsidR="00EF278B" w14:paraId="52401E19" w14:textId="77777777">
        <w:trPr>
          <w:trHeight w:val="370"/>
        </w:trPr>
        <w:tc>
          <w:tcPr>
            <w:tcW w:w="10487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F03C25" w14:textId="77777777" w:rsidR="00EF278B" w:rsidRPr="007F5548" w:rsidRDefault="00AB02DE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7F5548">
              <w:rPr>
                <w:rFonts w:eastAsiaTheme="minorHAnsi" w:cs="함초롬돋움"/>
                <w:b/>
                <w:bCs/>
                <w:color w:val="000000"/>
                <w:kern w:val="0"/>
                <w:sz w:val="22"/>
              </w:rPr>
              <w:t>Subject Core Competencies</w:t>
            </w:r>
          </w:p>
        </w:tc>
      </w:tr>
      <w:tr w:rsidR="00CA7049" w14:paraId="0A3801B5" w14:textId="77777777" w:rsidTr="00322BEF">
        <w:trPr>
          <w:trHeight w:val="526"/>
        </w:trPr>
        <w:tc>
          <w:tcPr>
            <w:tcW w:w="20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CF89F1" w14:textId="7E0BE12C" w:rsidR="00CA7049" w:rsidRPr="007F5548" w:rsidRDefault="00CA7049" w:rsidP="00CA7049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color w:val="0000FF"/>
                <w:kern w:val="0"/>
                <w:szCs w:val="20"/>
              </w:rPr>
            </w:pPr>
            <w:r w:rsidRPr="007F5548">
              <w:rPr>
                <w:rFonts w:eastAsiaTheme="minorHAnsi" w:cs="Times New Roman"/>
                <w:kern w:val="0"/>
                <w:szCs w:val="20"/>
              </w:rPr>
              <w:t>Scientific Knowledge</w:t>
            </w:r>
          </w:p>
        </w:tc>
        <w:tc>
          <w:tcPr>
            <w:tcW w:w="20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EB8265" w14:textId="736F988F" w:rsidR="00CA7049" w:rsidRPr="007F5548" w:rsidRDefault="00CA7049" w:rsidP="00CA7049">
            <w:pPr>
              <w:wordWrap/>
              <w:spacing w:after="0" w:line="276" w:lineRule="auto"/>
              <w:ind w:left="18" w:hanging="10"/>
              <w:jc w:val="center"/>
              <w:textAlignment w:val="baseline"/>
              <w:rPr>
                <w:rFonts w:eastAsiaTheme="minorHAnsi" w:cs="굴림"/>
                <w:color w:val="0000FF"/>
                <w:kern w:val="0"/>
                <w:szCs w:val="20"/>
              </w:rPr>
            </w:pPr>
            <w:r w:rsidRPr="007F5548">
              <w:rPr>
                <w:rFonts w:eastAsiaTheme="minorHAnsi" w:cs="Times New Roman"/>
                <w:kern w:val="0"/>
                <w:szCs w:val="20"/>
              </w:rPr>
              <w:t>Scientific Literacy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F63E19" w14:textId="3170353D" w:rsidR="00CA7049" w:rsidRPr="007F5548" w:rsidRDefault="00CA7049" w:rsidP="00CA7049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color w:val="0000FF"/>
                <w:kern w:val="0"/>
                <w:szCs w:val="20"/>
              </w:rPr>
            </w:pPr>
            <w:r w:rsidRPr="007F5548">
              <w:rPr>
                <w:rFonts w:eastAsiaTheme="minorHAnsi" w:cs="Times New Roman"/>
                <w:kern w:val="0"/>
                <w:szCs w:val="20"/>
              </w:rPr>
              <w:t>Self-motived study</w:t>
            </w:r>
          </w:p>
        </w:tc>
        <w:tc>
          <w:tcPr>
            <w:tcW w:w="20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B92F86" w14:textId="651061AD" w:rsidR="00CA7049" w:rsidRPr="007F5548" w:rsidRDefault="00CA7049" w:rsidP="00CA7049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color w:val="0000FF"/>
                <w:kern w:val="0"/>
                <w:szCs w:val="20"/>
              </w:rPr>
            </w:pPr>
            <w:r w:rsidRPr="007F5548">
              <w:rPr>
                <w:rFonts w:eastAsiaTheme="minorHAnsi" w:cs="Times New Roman"/>
                <w:kern w:val="0"/>
                <w:szCs w:val="20"/>
              </w:rPr>
              <w:t>Collaborative study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B2F980" w14:textId="77777777" w:rsidR="00CA7049" w:rsidRPr="007F5548" w:rsidRDefault="00CA7049" w:rsidP="00CA7049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Times New Roman"/>
                <w:kern w:val="0"/>
                <w:szCs w:val="20"/>
              </w:rPr>
            </w:pPr>
            <w:r w:rsidRPr="007F5548">
              <w:rPr>
                <w:rFonts w:eastAsiaTheme="minorHAnsi" w:cs="Times New Roman"/>
                <w:kern w:val="0"/>
                <w:szCs w:val="20"/>
              </w:rPr>
              <w:t>Scientific Writing</w:t>
            </w:r>
          </w:p>
          <w:p w14:paraId="7621D011" w14:textId="5A95EC25" w:rsidR="00CA7049" w:rsidRPr="007F5548" w:rsidRDefault="00CA7049" w:rsidP="00CA7049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color w:val="0000FF"/>
                <w:kern w:val="0"/>
                <w:szCs w:val="20"/>
              </w:rPr>
            </w:pPr>
            <w:r w:rsidRPr="007F5548">
              <w:rPr>
                <w:rFonts w:eastAsiaTheme="minorHAnsi" w:cs="Times New Roman"/>
                <w:kern w:val="0"/>
                <w:szCs w:val="20"/>
              </w:rPr>
              <w:t>And Communication</w:t>
            </w:r>
          </w:p>
        </w:tc>
      </w:tr>
      <w:tr w:rsidR="00CA7049" w14:paraId="278B7334" w14:textId="77777777">
        <w:trPr>
          <w:trHeight w:val="596"/>
        </w:trPr>
        <w:tc>
          <w:tcPr>
            <w:tcW w:w="10487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88C9AF" w14:textId="77777777" w:rsidR="00CA7049" w:rsidRPr="007F5548" w:rsidRDefault="00CA7049" w:rsidP="00CA7049">
            <w:pPr>
              <w:spacing w:after="0"/>
              <w:rPr>
                <w:rFonts w:eastAsiaTheme="minorHAnsi" w:cs="Times New Roman"/>
                <w:szCs w:val="20"/>
              </w:rPr>
            </w:pPr>
            <w:r w:rsidRPr="007F5548">
              <w:rPr>
                <w:rFonts w:eastAsiaTheme="minorHAnsi" w:cs="Times New Roman"/>
                <w:kern w:val="0"/>
                <w:sz w:val="22"/>
                <w:szCs w:val="20"/>
                <w:lang w:val="en-GB" w:eastAsia="en-US"/>
              </w:rPr>
              <w:t>To introduce astrobiology</w:t>
            </w:r>
          </w:p>
          <w:p w14:paraId="34AE3676" w14:textId="77777777" w:rsidR="00CA7049" w:rsidRPr="007F5548" w:rsidRDefault="00CA7049" w:rsidP="00CA7049">
            <w:pPr>
              <w:spacing w:after="0"/>
              <w:rPr>
                <w:rFonts w:eastAsiaTheme="minorHAnsi"/>
                <w:color w:val="000000"/>
                <w:szCs w:val="20"/>
              </w:rPr>
            </w:pPr>
            <w:r w:rsidRPr="007F5548">
              <w:rPr>
                <w:rFonts w:eastAsiaTheme="minorHAnsi" w:cs="Times New Roman"/>
                <w:szCs w:val="20"/>
              </w:rPr>
              <w:t>To follow up on current issues about exoplanets and astrobiology.</w:t>
            </w:r>
          </w:p>
          <w:p w14:paraId="004D10D5" w14:textId="1A6C1853" w:rsidR="00CA7049" w:rsidRPr="007F5548" w:rsidRDefault="00CA7049" w:rsidP="00CA7049">
            <w:pPr>
              <w:wordWrap/>
              <w:spacing w:line="276" w:lineRule="auto"/>
              <w:jc w:val="left"/>
              <w:textAlignment w:val="baseline"/>
              <w:rPr>
                <w:rFonts w:eastAsiaTheme="minorHAnsi"/>
              </w:rPr>
            </w:pPr>
            <w:r w:rsidRPr="007F5548">
              <w:rPr>
                <w:rFonts w:eastAsiaTheme="minorHAnsi" w:cs="Times New Roman"/>
                <w:szCs w:val="20"/>
              </w:rPr>
              <w:t>How to refine inquiry to be real scientific questions?</w:t>
            </w:r>
          </w:p>
        </w:tc>
      </w:tr>
    </w:tbl>
    <w:p w14:paraId="2BCF51BC" w14:textId="77777777" w:rsidR="00EF278B" w:rsidRPr="007F5548" w:rsidRDefault="00EF278B" w:rsidP="00322BEF">
      <w:pPr>
        <w:wordWrap/>
        <w:spacing w:after="0" w:line="276" w:lineRule="auto"/>
        <w:jc w:val="center"/>
        <w:textAlignment w:val="baseline"/>
        <w:rPr>
          <w:rFonts w:eastAsiaTheme="minorHAnsi"/>
        </w:rPr>
      </w:pPr>
    </w:p>
    <w:p w14:paraId="4B7F51DE" w14:textId="77777777" w:rsidR="00EF278B" w:rsidRPr="007F5548" w:rsidRDefault="00AB02DE">
      <w:pPr>
        <w:spacing w:after="0" w:line="240" w:lineRule="auto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7F5548">
        <w:rPr>
          <w:rFonts w:eastAsiaTheme="minorHAnsi" w:cs="굴림"/>
          <w:b/>
          <w:bCs/>
          <w:color w:val="000000"/>
          <w:kern w:val="0"/>
          <w:sz w:val="22"/>
        </w:rPr>
        <w:t>3. Textbooks and References</w:t>
      </w:r>
    </w:p>
    <w:p w14:paraId="6E7490CE" w14:textId="659657D9" w:rsidR="00EF278B" w:rsidRPr="007F5548" w:rsidRDefault="00AB02DE">
      <w:pPr>
        <w:spacing w:after="0" w:line="240" w:lineRule="auto"/>
        <w:ind w:left="300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7F5548">
        <w:rPr>
          <w:rFonts w:eastAsiaTheme="minorHAnsi" w:cs="굴림"/>
          <w:color w:val="000000"/>
          <w:kern w:val="0"/>
          <w:szCs w:val="20"/>
        </w:rPr>
        <w:t xml:space="preserve">A. Textbook: </w:t>
      </w:r>
    </w:p>
    <w:p w14:paraId="6583F77C" w14:textId="77777777" w:rsidR="00CA7049" w:rsidRPr="007F5548" w:rsidRDefault="00CA7049" w:rsidP="00CA7049">
      <w:pPr>
        <w:pStyle w:val="a4"/>
        <w:spacing w:line="240" w:lineRule="auto"/>
        <w:ind w:firstLine="426"/>
        <w:rPr>
          <w:rFonts w:asciiTheme="minorHAnsi" w:eastAsiaTheme="minorHAnsi" w:hAnsiTheme="minorHAnsi" w:cs="함초롬바탕"/>
        </w:rPr>
      </w:pPr>
      <w:r w:rsidRPr="007F5548">
        <w:rPr>
          <w:rFonts w:asciiTheme="minorHAnsi" w:eastAsiaTheme="minorHAnsi" w:hAnsiTheme="minorHAnsi" w:cs="함초롬바탕" w:hint="eastAsia"/>
        </w:rPr>
        <w:t xml:space="preserve">우주생물학, </w:t>
      </w:r>
      <w:r w:rsidRPr="007F5548">
        <w:rPr>
          <w:rFonts w:asciiTheme="minorHAnsi" w:eastAsiaTheme="minorHAnsi" w:hAnsiTheme="minorHAnsi" w:cs="함초롬바탕"/>
        </w:rPr>
        <w:t xml:space="preserve">3판, D.A. </w:t>
      </w:r>
      <w:proofErr w:type="spellStart"/>
      <w:r w:rsidRPr="007F5548">
        <w:rPr>
          <w:rFonts w:asciiTheme="minorHAnsi" w:eastAsiaTheme="minorHAnsi" w:hAnsiTheme="minorHAnsi" w:cs="함초롬바탕"/>
        </w:rPr>
        <w:t>Rothery</w:t>
      </w:r>
      <w:proofErr w:type="spellEnd"/>
      <w:r w:rsidRPr="007F5548">
        <w:rPr>
          <w:rFonts w:asciiTheme="minorHAnsi" w:eastAsiaTheme="minorHAnsi" w:hAnsiTheme="minorHAnsi" w:cs="함초롬바탕"/>
        </w:rPr>
        <w:t xml:space="preserve"> 외 2</w:t>
      </w:r>
      <w:r w:rsidRPr="007F5548">
        <w:rPr>
          <w:rFonts w:asciiTheme="minorHAnsi" w:eastAsiaTheme="minorHAnsi" w:hAnsiTheme="minorHAnsi" w:cs="함초롬바탕" w:hint="eastAsia"/>
        </w:rPr>
        <w:t xml:space="preserve">인 </w:t>
      </w:r>
      <w:r w:rsidRPr="007F5548">
        <w:rPr>
          <w:rFonts w:asciiTheme="minorHAnsi" w:eastAsiaTheme="minorHAnsi" w:hAnsiTheme="minorHAnsi" w:cs="함초롬바탕"/>
        </w:rPr>
        <w:t xml:space="preserve">(2020, </w:t>
      </w:r>
      <w:r w:rsidRPr="007F5548">
        <w:rPr>
          <w:rFonts w:asciiTheme="minorHAnsi" w:eastAsiaTheme="minorHAnsi" w:hAnsiTheme="minorHAnsi" w:cs="함초롬바탕" w:hint="eastAsia"/>
        </w:rPr>
        <w:t>시그마프레스)</w:t>
      </w:r>
    </w:p>
    <w:p w14:paraId="53B518C4" w14:textId="0D3E801C" w:rsidR="00CA7049" w:rsidRPr="007F5548" w:rsidRDefault="00CA7049">
      <w:pPr>
        <w:spacing w:after="0" w:line="240" w:lineRule="auto"/>
        <w:ind w:left="300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7F5548">
        <w:rPr>
          <w:rFonts w:eastAsiaTheme="minorHAnsi" w:cs="함초롬바탕" w:hint="eastAsia"/>
        </w:rPr>
        <w:t>A</w:t>
      </w:r>
      <w:r w:rsidRPr="007F5548">
        <w:rPr>
          <w:rFonts w:eastAsiaTheme="minorHAnsi" w:cs="Times New Roman" w:hint="eastAsia"/>
        </w:rPr>
        <w:t xml:space="preserve">n introduction to Astrobiology, </w:t>
      </w:r>
      <w:r w:rsidRPr="007F5548">
        <w:rPr>
          <w:rFonts w:eastAsiaTheme="minorHAnsi" w:cs="Times New Roman"/>
        </w:rPr>
        <w:t>3</w:t>
      </w:r>
      <w:r w:rsidRPr="007F5548">
        <w:rPr>
          <w:rFonts w:eastAsiaTheme="minorHAnsi" w:cs="Times New Roman" w:hint="eastAsia"/>
          <w:vertAlign w:val="superscript"/>
        </w:rPr>
        <w:t>rd</w:t>
      </w:r>
      <w:r w:rsidRPr="007F5548">
        <w:rPr>
          <w:rFonts w:eastAsiaTheme="minorHAnsi" w:cs="Times New Roman" w:hint="eastAsia"/>
        </w:rPr>
        <w:t xml:space="preserve"> </w:t>
      </w:r>
      <w:r w:rsidRPr="007F5548">
        <w:rPr>
          <w:rFonts w:eastAsiaTheme="minorHAnsi" w:cs="Times New Roman"/>
        </w:rPr>
        <w:t xml:space="preserve">Ed., </w:t>
      </w:r>
      <w:r w:rsidRPr="007F5548">
        <w:rPr>
          <w:rFonts w:eastAsiaTheme="minorHAnsi" w:cs="Times New Roman" w:hint="eastAsia"/>
        </w:rPr>
        <w:t xml:space="preserve">D.A. </w:t>
      </w:r>
      <w:proofErr w:type="spellStart"/>
      <w:r w:rsidRPr="007F5548">
        <w:rPr>
          <w:rFonts w:eastAsiaTheme="minorHAnsi" w:cs="Times New Roman" w:hint="eastAsia"/>
        </w:rPr>
        <w:t>Rothery</w:t>
      </w:r>
      <w:proofErr w:type="spellEnd"/>
      <w:r w:rsidRPr="007F5548">
        <w:rPr>
          <w:rFonts w:eastAsiaTheme="minorHAnsi" w:cs="Times New Roman" w:hint="eastAsia"/>
        </w:rPr>
        <w:t xml:space="preserve"> et </w:t>
      </w:r>
      <w:r w:rsidRPr="007F5548">
        <w:rPr>
          <w:rFonts w:eastAsiaTheme="minorHAnsi" w:cs="Times New Roman"/>
        </w:rPr>
        <w:t xml:space="preserve">al. </w:t>
      </w:r>
      <w:r w:rsidRPr="007F5548">
        <w:rPr>
          <w:rFonts w:eastAsiaTheme="minorHAnsi" w:cs="Times New Roman" w:hint="eastAsia"/>
        </w:rPr>
        <w:t>(Cambridge Univ. Press, 20</w:t>
      </w:r>
      <w:r w:rsidRPr="007F5548">
        <w:rPr>
          <w:rFonts w:eastAsiaTheme="minorHAnsi" w:cs="Times New Roman"/>
        </w:rPr>
        <w:t>18</w:t>
      </w:r>
      <w:r w:rsidRPr="007F5548">
        <w:rPr>
          <w:rFonts w:eastAsiaTheme="minorHAnsi" w:cs="Times New Roman" w:hint="eastAsia"/>
        </w:rPr>
        <w:t>)</w:t>
      </w:r>
    </w:p>
    <w:p w14:paraId="08E422E7" w14:textId="77777777" w:rsidR="00EF278B" w:rsidRPr="007F5548" w:rsidRDefault="00AB02DE">
      <w:pPr>
        <w:spacing w:after="0" w:line="240" w:lineRule="auto"/>
        <w:ind w:left="300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7F5548">
        <w:rPr>
          <w:rFonts w:eastAsiaTheme="minorHAnsi" w:cs="함초롬바탕"/>
          <w:color w:val="000000"/>
          <w:kern w:val="0"/>
          <w:szCs w:val="20"/>
        </w:rPr>
        <w:t>B</w:t>
      </w:r>
      <w:r w:rsidRPr="007F5548">
        <w:rPr>
          <w:rFonts w:eastAsiaTheme="minorHAnsi" w:cs="굴림"/>
          <w:color w:val="000000"/>
          <w:kern w:val="0"/>
          <w:szCs w:val="20"/>
        </w:rPr>
        <w:t>. References</w:t>
      </w:r>
      <w:r w:rsidRPr="007F5548">
        <w:rPr>
          <w:rFonts w:eastAsiaTheme="minorHAnsi" w:cs="함초롬바탕"/>
          <w:color w:val="000000"/>
          <w:kern w:val="0"/>
          <w:szCs w:val="20"/>
        </w:rPr>
        <w:t xml:space="preserve"> </w:t>
      </w:r>
    </w:p>
    <w:p w14:paraId="39393FEF" w14:textId="46CF2A9D" w:rsidR="00CA7049" w:rsidRPr="007F5548" w:rsidRDefault="00CA7049" w:rsidP="00CA7049">
      <w:pPr>
        <w:pStyle w:val="a4"/>
        <w:spacing w:line="240" w:lineRule="auto"/>
        <w:ind w:firstLine="426"/>
        <w:rPr>
          <w:rFonts w:asciiTheme="minorHAnsi" w:eastAsiaTheme="minorHAnsi" w:hAnsiTheme="minorHAnsi" w:cs="Times New Roman"/>
        </w:rPr>
      </w:pPr>
      <w:r w:rsidRPr="007F5548">
        <w:rPr>
          <w:rFonts w:asciiTheme="minorHAnsi" w:eastAsiaTheme="minorHAnsi" w:hAnsiTheme="minorHAnsi" w:cs="함초롬바탕" w:hint="eastAsia"/>
        </w:rPr>
        <w:t>생명의 물리학,</w:t>
      </w:r>
      <w:r w:rsidRPr="007F5548">
        <w:rPr>
          <w:rFonts w:asciiTheme="minorHAnsi" w:eastAsiaTheme="minorHAnsi" w:hAnsiTheme="minorHAnsi" w:cs="함초롬바탕"/>
        </w:rPr>
        <w:t xml:space="preserve"> </w:t>
      </w:r>
      <w:r w:rsidRPr="007F5548">
        <w:rPr>
          <w:rFonts w:asciiTheme="minorHAnsi" w:eastAsiaTheme="minorHAnsi" w:hAnsiTheme="minorHAnsi" w:cs="함초롬바탕" w:hint="eastAsia"/>
        </w:rPr>
        <w:t xml:space="preserve">찰스 </w:t>
      </w:r>
      <w:r w:rsidRPr="007F5548">
        <w:rPr>
          <w:rFonts w:asciiTheme="minorHAnsi" w:eastAsiaTheme="minorHAnsi" w:hAnsiTheme="minorHAnsi" w:cs="함초롬바탕"/>
        </w:rPr>
        <w:t xml:space="preserve">S. </w:t>
      </w:r>
      <w:proofErr w:type="spellStart"/>
      <w:r w:rsidRPr="007F5548">
        <w:rPr>
          <w:rFonts w:asciiTheme="minorHAnsi" w:eastAsiaTheme="minorHAnsi" w:hAnsiTheme="minorHAnsi" w:cs="함초롬바탕" w:hint="eastAsia"/>
        </w:rPr>
        <w:t>코켈</w:t>
      </w:r>
      <w:proofErr w:type="spellEnd"/>
      <w:r w:rsidRPr="007F5548">
        <w:rPr>
          <w:rFonts w:asciiTheme="minorHAnsi" w:eastAsiaTheme="minorHAnsi" w:hAnsiTheme="minorHAnsi" w:cs="함초롬바탕" w:hint="eastAsia"/>
        </w:rPr>
        <w:t xml:space="preserve"> </w:t>
      </w:r>
      <w:r w:rsidRPr="007F5548">
        <w:rPr>
          <w:rFonts w:asciiTheme="minorHAnsi" w:eastAsiaTheme="minorHAnsi" w:hAnsiTheme="minorHAnsi" w:cs="함초롬바탕"/>
        </w:rPr>
        <w:t xml:space="preserve">(2021, </w:t>
      </w:r>
      <w:r w:rsidRPr="007F5548">
        <w:rPr>
          <w:rFonts w:asciiTheme="minorHAnsi" w:eastAsiaTheme="minorHAnsi" w:hAnsiTheme="minorHAnsi" w:cs="함초롬바탕" w:hint="eastAsia"/>
        </w:rPr>
        <w:t>열린 책들)</w:t>
      </w:r>
    </w:p>
    <w:p w14:paraId="1AA461F2" w14:textId="3FCBCD42" w:rsidR="00CA7049" w:rsidRPr="007F5548" w:rsidRDefault="00CA7049" w:rsidP="007F5548">
      <w:pPr>
        <w:pStyle w:val="a4"/>
        <w:spacing w:line="240" w:lineRule="auto"/>
        <w:ind w:firstLine="426"/>
        <w:rPr>
          <w:rFonts w:asciiTheme="minorHAnsi" w:eastAsiaTheme="minorHAnsi" w:hAnsiTheme="minorHAnsi" w:cs="Times New Roman"/>
        </w:rPr>
      </w:pPr>
      <w:r w:rsidRPr="007F5548">
        <w:rPr>
          <w:rFonts w:asciiTheme="minorHAnsi" w:eastAsiaTheme="minorHAnsi" w:hAnsiTheme="minorHAnsi" w:cs="Times New Roman" w:hint="eastAsia"/>
        </w:rPr>
        <w:t xml:space="preserve">Life in the Universe, Bennet and </w:t>
      </w:r>
      <w:proofErr w:type="spellStart"/>
      <w:r w:rsidRPr="007F5548">
        <w:rPr>
          <w:rFonts w:asciiTheme="minorHAnsi" w:eastAsiaTheme="minorHAnsi" w:hAnsiTheme="minorHAnsi" w:cs="Times New Roman" w:hint="eastAsia"/>
        </w:rPr>
        <w:t>Shostak</w:t>
      </w:r>
      <w:proofErr w:type="spellEnd"/>
      <w:r w:rsidRPr="007F5548">
        <w:rPr>
          <w:rFonts w:asciiTheme="minorHAnsi" w:eastAsiaTheme="minorHAnsi" w:hAnsiTheme="minorHAnsi" w:cs="Times New Roman" w:hint="eastAsia"/>
        </w:rPr>
        <w:t xml:space="preserve"> (Addison-Wesley, 2010: 3e/d)</w:t>
      </w:r>
    </w:p>
    <w:p w14:paraId="5C9B9FD6" w14:textId="29180C80" w:rsidR="00EF278B" w:rsidRDefault="00AB02DE" w:rsidP="00CA7049">
      <w:pPr>
        <w:spacing w:after="0" w:line="240" w:lineRule="auto"/>
        <w:textAlignment w:val="baseline"/>
        <w:rPr>
          <w:rFonts w:eastAsiaTheme="minorHAnsi" w:cs="굴림"/>
          <w:color w:val="000000"/>
          <w:kern w:val="0"/>
          <w:szCs w:val="20"/>
        </w:rPr>
      </w:pPr>
      <w:r>
        <w:rPr>
          <w:rFonts w:eastAsiaTheme="minorHAnsi" w:cs="굴림"/>
          <w:b/>
          <w:bCs/>
          <w:color w:val="000000"/>
          <w:kern w:val="0"/>
          <w:sz w:val="22"/>
        </w:rPr>
        <w:lastRenderedPageBreak/>
        <w:t xml:space="preserve">4. </w:t>
      </w:r>
      <w:r>
        <w:rPr>
          <w:rFonts w:eastAsiaTheme="minorHAnsi" w:cs="함초롬바탕"/>
          <w:b/>
          <w:bCs/>
          <w:color w:val="000000"/>
          <w:kern w:val="0"/>
          <w:sz w:val="22"/>
        </w:rPr>
        <w:t>Class Method</w:t>
      </w:r>
      <w:r>
        <w:rPr>
          <w:rFonts w:eastAsiaTheme="minorHAnsi" w:cs="굴림"/>
          <w:b/>
          <w:bCs/>
          <w:color w:val="000000"/>
          <w:kern w:val="0"/>
          <w:sz w:val="22"/>
        </w:rPr>
        <w:t xml:space="preserve"> </w:t>
      </w:r>
    </w:p>
    <w:p w14:paraId="594FC249" w14:textId="66B20AD8" w:rsidR="00EF278B" w:rsidRDefault="00AB02DE">
      <w:pPr>
        <w:tabs>
          <w:tab w:val="left" w:pos="0"/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 w:line="240" w:lineRule="auto"/>
        <w:ind w:left="284"/>
        <w:textAlignment w:val="baseline"/>
        <w:rPr>
          <w:rFonts w:eastAsiaTheme="minorHAnsi" w:cs="굴림"/>
          <w:color w:val="000000"/>
          <w:kern w:val="0"/>
          <w:sz w:val="18"/>
          <w:szCs w:val="20"/>
        </w:rPr>
      </w:pPr>
      <w:r w:rsidRPr="00EC6D79">
        <w:rPr>
          <w:rFonts w:eastAsiaTheme="minorHAnsi" w:cs="함초롬바탕"/>
          <w:b/>
          <w:color w:val="000000"/>
          <w:kern w:val="0"/>
        </w:rPr>
        <w:t xml:space="preserve">A. </w:t>
      </w:r>
      <w:r w:rsidR="00EC6D79" w:rsidRPr="00EC6D79">
        <w:rPr>
          <w:b/>
        </w:rPr>
        <w:t>Structured Lectures (Conceptual Foundations):</w:t>
      </w:r>
      <w:r w:rsidR="00EC6D79">
        <w:t xml:space="preserve"> It provides systematic instruction on core theoretical concepts in astronomy.</w:t>
      </w:r>
    </w:p>
    <w:p w14:paraId="63DD59C9" w14:textId="673D8990" w:rsidR="00EF278B" w:rsidRDefault="00AB02DE">
      <w:pPr>
        <w:spacing w:after="0" w:line="240" w:lineRule="auto"/>
        <w:ind w:left="300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EC6D79">
        <w:rPr>
          <w:rFonts w:eastAsiaTheme="minorHAnsi" w:cs="함초롬바탕"/>
          <w:b/>
          <w:color w:val="000000"/>
          <w:kern w:val="0"/>
        </w:rPr>
        <w:t xml:space="preserve">B. </w:t>
      </w:r>
      <w:r w:rsidR="00EC6D79" w:rsidRPr="00EC6D79">
        <w:rPr>
          <w:rFonts w:eastAsiaTheme="minorHAnsi" w:cs="함초롬바탕"/>
          <w:b/>
          <w:color w:val="000000"/>
          <w:kern w:val="0"/>
        </w:rPr>
        <w:t>Pre-Class Discussion &amp; Round-Tour Method</w:t>
      </w:r>
      <w:r w:rsidR="00EC6D79">
        <w:t>: Encourages students to prepare in advance and engage in structured peer discussion. Promotes critical thinking through questioning, reflection, and peer feedback.</w:t>
      </w:r>
    </w:p>
    <w:p w14:paraId="40F3F4B9" w14:textId="780613BE" w:rsidR="00EC6D79" w:rsidRDefault="00EC6D79" w:rsidP="00CA7049">
      <w:pPr>
        <w:spacing w:after="0" w:line="240" w:lineRule="auto"/>
        <w:ind w:left="300"/>
        <w:textAlignment w:val="baseline"/>
        <w:rPr>
          <w:rFonts w:eastAsiaTheme="minorHAnsi" w:cs="굴림"/>
          <w:color w:val="000000"/>
          <w:kern w:val="0"/>
          <w:szCs w:val="20"/>
        </w:rPr>
      </w:pPr>
    </w:p>
    <w:p w14:paraId="7DFD0B62" w14:textId="77777777" w:rsidR="00EF278B" w:rsidRDefault="00EF278B">
      <w:pPr>
        <w:spacing w:after="0" w:line="276" w:lineRule="auto"/>
        <w:textAlignment w:val="baseline"/>
        <w:rPr>
          <w:rFonts w:eastAsiaTheme="minorHAnsi" w:cs="굴림"/>
          <w:b/>
          <w:bCs/>
          <w:color w:val="000000"/>
          <w:kern w:val="0"/>
          <w:sz w:val="10"/>
          <w:szCs w:val="10"/>
        </w:rPr>
      </w:pPr>
    </w:p>
    <w:p w14:paraId="6FAABD56" w14:textId="77777777" w:rsidR="00EF278B" w:rsidRDefault="00AB02DE">
      <w:pPr>
        <w:spacing w:after="0" w:line="276" w:lineRule="auto"/>
        <w:textAlignment w:val="baseline"/>
        <w:rPr>
          <w:rFonts w:eastAsiaTheme="minorHAnsi" w:cs="굴림"/>
          <w:color w:val="000000"/>
          <w:kern w:val="0"/>
          <w:szCs w:val="20"/>
        </w:rPr>
      </w:pPr>
      <w:r>
        <w:rPr>
          <w:rFonts w:eastAsiaTheme="minorHAnsi" w:cs="굴림"/>
          <w:b/>
          <w:bCs/>
          <w:color w:val="000000"/>
          <w:kern w:val="0"/>
          <w:sz w:val="22"/>
        </w:rPr>
        <w:t>5. Evaluation</w:t>
      </w:r>
    </w:p>
    <w:p w14:paraId="042E8D7F" w14:textId="77777777" w:rsidR="00EF278B" w:rsidRDefault="00AB02DE">
      <w:pPr>
        <w:spacing w:after="0" w:line="276" w:lineRule="auto"/>
        <w:ind w:firstLineChars="150" w:firstLine="300"/>
        <w:textAlignment w:val="baseline"/>
        <w:rPr>
          <w:rFonts w:eastAsiaTheme="minorHAnsi" w:cs="굴림"/>
          <w:color w:val="000000"/>
          <w:kern w:val="0"/>
          <w:szCs w:val="20"/>
        </w:rPr>
      </w:pPr>
      <w:r>
        <w:rPr>
          <w:rFonts w:eastAsiaTheme="minorHAnsi" w:cs="함초롬바탕"/>
          <w:color w:val="000000"/>
          <w:kern w:val="0"/>
          <w:szCs w:val="20"/>
        </w:rPr>
        <w:t>A</w:t>
      </w:r>
      <w:r>
        <w:rPr>
          <w:rFonts w:eastAsiaTheme="minorHAnsi" w:cs="굴림"/>
          <w:color w:val="000000"/>
          <w:kern w:val="0"/>
          <w:szCs w:val="20"/>
        </w:rPr>
        <w:t xml:space="preserve">. </w:t>
      </w:r>
      <w:r>
        <w:rPr>
          <w:rFonts w:eastAsiaTheme="minorHAnsi" w:cs="함초롬바탕"/>
          <w:color w:val="000000"/>
          <w:kern w:val="0"/>
          <w:szCs w:val="20"/>
        </w:rPr>
        <w:t>Evaluation Criteria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  <w:gridCol w:w="2067"/>
        <w:gridCol w:w="2066"/>
        <w:gridCol w:w="2067"/>
        <w:gridCol w:w="2067"/>
      </w:tblGrid>
      <w:tr w:rsidR="00EC6D79" w14:paraId="1E30269F" w14:textId="77777777" w:rsidTr="00CA7049">
        <w:trPr>
          <w:trHeight w:val="619"/>
        </w:trPr>
        <w:tc>
          <w:tcPr>
            <w:tcW w:w="2066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F7015B" w14:textId="39347AE7" w:rsidR="00EC6D79" w:rsidRDefault="00CA7049" w:rsidP="00EC6D79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CA7049">
              <w:rPr>
                <w:rFonts w:eastAsiaTheme="minorHAnsi" w:cs="함초롬돋움"/>
                <w:b/>
                <w:bCs/>
                <w:color w:val="000000"/>
                <w:spacing w:val="-8"/>
                <w:kern w:val="0"/>
              </w:rPr>
              <w:t>Scientific Essay and Presentation</w:t>
            </w:r>
          </w:p>
        </w:tc>
        <w:tc>
          <w:tcPr>
            <w:tcW w:w="2067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FBA6BA" w14:textId="7A251095" w:rsidR="00EC6D79" w:rsidRDefault="00EC6D79" w:rsidP="00EC6D79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eastAsiaTheme="minorHAnsi" w:cs="함초롬돋움"/>
                <w:b/>
                <w:bCs/>
                <w:color w:val="000000"/>
                <w:spacing w:val="-8"/>
                <w:kern w:val="0"/>
              </w:rPr>
              <w:t>Mid-term exam</w:t>
            </w:r>
          </w:p>
        </w:tc>
        <w:tc>
          <w:tcPr>
            <w:tcW w:w="2066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43E430" w14:textId="7F04C9F2" w:rsidR="00EC6D79" w:rsidRDefault="00CA7049" w:rsidP="00EC6D79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color w:val="000000"/>
                <w:kern w:val="0"/>
                <w:szCs w:val="20"/>
              </w:rPr>
            </w:pPr>
            <w:r>
              <w:rPr>
                <w:rFonts w:eastAsiaTheme="minorHAnsi" w:cs="굴림"/>
                <w:b/>
                <w:color w:val="000000"/>
                <w:kern w:val="0"/>
                <w:szCs w:val="20"/>
              </w:rPr>
              <w:t>Final Exam</w:t>
            </w:r>
          </w:p>
        </w:tc>
        <w:tc>
          <w:tcPr>
            <w:tcW w:w="2067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14AF5C" w14:textId="67D974A1" w:rsidR="00EC6D79" w:rsidRDefault="00EC6D79" w:rsidP="00EC6D79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함초롬돋움"/>
                <w:b/>
                <w:bCs/>
                <w:color w:val="000000"/>
                <w:kern w:val="0"/>
              </w:rPr>
            </w:pPr>
            <w:r>
              <w:rPr>
                <w:rFonts w:eastAsiaTheme="minorHAnsi" w:cs="함초롬돋움" w:hint="eastAsia"/>
                <w:b/>
                <w:bCs/>
                <w:color w:val="000000"/>
                <w:kern w:val="0"/>
              </w:rPr>
              <w:t>A</w:t>
            </w:r>
            <w:r>
              <w:rPr>
                <w:rFonts w:eastAsiaTheme="minorHAnsi" w:cs="함초롬돋움"/>
                <w:b/>
                <w:bCs/>
                <w:color w:val="000000"/>
                <w:kern w:val="0"/>
              </w:rPr>
              <w:t>ttendance</w:t>
            </w:r>
            <w:r w:rsidR="00CA7049">
              <w:rPr>
                <w:rFonts w:eastAsiaTheme="minorHAnsi" w:cs="함초롬돋움"/>
                <w:b/>
                <w:bCs/>
                <w:color w:val="000000"/>
                <w:kern w:val="0"/>
              </w:rPr>
              <w:t xml:space="preserve"> and Attitude</w:t>
            </w:r>
          </w:p>
        </w:tc>
        <w:tc>
          <w:tcPr>
            <w:tcW w:w="2067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95E99D" w14:textId="717484B9" w:rsidR="00EC6D79" w:rsidRDefault="00EC6D79" w:rsidP="00EC6D79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eastAsiaTheme="minorHAnsi" w:cs="함초롬돋움"/>
                <w:b/>
                <w:bCs/>
                <w:color w:val="000000"/>
                <w:kern w:val="0"/>
              </w:rPr>
              <w:t>Sum</w:t>
            </w:r>
          </w:p>
        </w:tc>
      </w:tr>
      <w:tr w:rsidR="00EC6D79" w14:paraId="37489352" w14:textId="77777777" w:rsidTr="00CA7049">
        <w:trPr>
          <w:trHeight w:val="459"/>
        </w:trPr>
        <w:tc>
          <w:tcPr>
            <w:tcW w:w="2066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65B88" w14:textId="3ECB80E0" w:rsidR="00EC6D79" w:rsidRDefault="00EC6D79" w:rsidP="00EC6D79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4"/>
              </w:rPr>
            </w:pPr>
            <w:r>
              <w:rPr>
                <w:rFonts w:eastAsiaTheme="minorHAnsi" w:cs="굴림" w:hint="eastAsia"/>
                <w:color w:val="000000"/>
                <w:kern w:val="0"/>
                <w:szCs w:val="24"/>
              </w:rPr>
              <w:t>40</w:t>
            </w:r>
          </w:p>
        </w:tc>
        <w:tc>
          <w:tcPr>
            <w:tcW w:w="206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324BF7" w14:textId="6377913C" w:rsidR="00EC6D79" w:rsidRDefault="00CA7049" w:rsidP="00EC6D79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4"/>
              </w:rPr>
            </w:pPr>
            <w:r>
              <w:rPr>
                <w:rFonts w:eastAsiaTheme="minorHAnsi" w:cs="굴림" w:hint="eastAsia"/>
                <w:color w:val="000000"/>
                <w:kern w:val="0"/>
                <w:szCs w:val="24"/>
              </w:rPr>
              <w:t>25</w:t>
            </w:r>
          </w:p>
        </w:tc>
        <w:tc>
          <w:tcPr>
            <w:tcW w:w="2066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C0882" w14:textId="25D97342" w:rsidR="00EC6D79" w:rsidRDefault="00CA7049" w:rsidP="00EC6D79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4"/>
              </w:rPr>
            </w:pPr>
            <w:r>
              <w:rPr>
                <w:rFonts w:eastAsiaTheme="minorHAnsi" w:cs="굴림" w:hint="eastAsia"/>
                <w:color w:val="000000"/>
                <w:kern w:val="0"/>
                <w:szCs w:val="24"/>
              </w:rPr>
              <w:t>25</w:t>
            </w:r>
          </w:p>
        </w:tc>
        <w:tc>
          <w:tcPr>
            <w:tcW w:w="206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5997DA58" w14:textId="4575FC7D" w:rsidR="00EC6D79" w:rsidRDefault="00EC6D79" w:rsidP="00EC6D79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</w:rPr>
            </w:pPr>
            <w:r>
              <w:rPr>
                <w:rFonts w:eastAsiaTheme="minorHAnsi" w:cs="굴림" w:hint="eastAsia"/>
                <w:color w:val="000000"/>
                <w:kern w:val="0"/>
              </w:rPr>
              <w:t>1</w:t>
            </w:r>
            <w:r>
              <w:rPr>
                <w:rFonts w:eastAsiaTheme="minorHAnsi" w:cs="굴림"/>
                <w:color w:val="000000"/>
                <w:kern w:val="0"/>
              </w:rPr>
              <w:t>0</w:t>
            </w:r>
          </w:p>
        </w:tc>
        <w:tc>
          <w:tcPr>
            <w:tcW w:w="206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BF4862" w14:textId="6D704E8E" w:rsidR="00EC6D79" w:rsidRDefault="00EC6D79" w:rsidP="00EC6D79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</w:rPr>
            </w:pPr>
            <w:r>
              <w:rPr>
                <w:rFonts w:eastAsiaTheme="minorHAnsi" w:cs="굴림" w:hint="eastAsia"/>
                <w:color w:val="000000"/>
                <w:kern w:val="0"/>
              </w:rPr>
              <w:t>1</w:t>
            </w:r>
            <w:r>
              <w:rPr>
                <w:rFonts w:eastAsiaTheme="minorHAnsi" w:cs="굴림"/>
                <w:color w:val="000000"/>
                <w:kern w:val="0"/>
              </w:rPr>
              <w:t>00</w:t>
            </w:r>
          </w:p>
        </w:tc>
      </w:tr>
    </w:tbl>
    <w:p w14:paraId="764881B5" w14:textId="77777777" w:rsidR="00EF278B" w:rsidRDefault="00EF278B">
      <w:pPr>
        <w:tabs>
          <w:tab w:val="left" w:pos="0"/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 w:line="276" w:lineRule="auto"/>
        <w:ind w:left="334"/>
        <w:textAlignment w:val="baseline"/>
        <w:rPr>
          <w:rFonts w:eastAsiaTheme="minorHAnsi" w:cs="함초롬바탕"/>
          <w:color w:val="000000"/>
          <w:kern w:val="0"/>
          <w:sz w:val="10"/>
          <w:szCs w:val="10"/>
        </w:rPr>
      </w:pPr>
    </w:p>
    <w:p w14:paraId="56A5038D" w14:textId="77777777" w:rsidR="00EF278B" w:rsidRDefault="00AB02DE">
      <w:pPr>
        <w:tabs>
          <w:tab w:val="left" w:pos="0"/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 w:line="276" w:lineRule="auto"/>
        <w:ind w:left="334"/>
        <w:textAlignment w:val="baseline"/>
        <w:rPr>
          <w:rFonts w:eastAsiaTheme="minorHAnsi" w:cs="굴림"/>
          <w:color w:val="000000"/>
          <w:kern w:val="0"/>
          <w:sz w:val="18"/>
          <w:szCs w:val="20"/>
        </w:rPr>
      </w:pPr>
      <w:r>
        <w:rPr>
          <w:rFonts w:eastAsiaTheme="minorHAnsi" w:cs="함초롬바탕"/>
          <w:color w:val="000000"/>
          <w:kern w:val="0"/>
        </w:rPr>
        <w:t>B. Evaluation Method</w:t>
      </w:r>
    </w:p>
    <w:p w14:paraId="162450D7" w14:textId="77777777" w:rsidR="00FF0F5C" w:rsidRPr="00FF0F5C" w:rsidRDefault="00FF0F5C" w:rsidP="00FF0F5C">
      <w:pPr>
        <w:tabs>
          <w:tab w:val="left" w:pos="0"/>
          <w:tab w:val="left" w:pos="800"/>
          <w:tab w:val="left" w:pos="1600"/>
          <w:tab w:val="left" w:pos="2400"/>
          <w:tab w:val="left" w:pos="319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 w:line="276" w:lineRule="auto"/>
        <w:ind w:firstLineChars="250" w:firstLine="500"/>
        <w:textAlignment w:val="baseline"/>
        <w:rPr>
          <w:rFonts w:eastAsiaTheme="minorHAnsi" w:cs="함초롬바탕"/>
          <w:color w:val="000000"/>
          <w:kern w:val="0"/>
        </w:rPr>
      </w:pPr>
      <w:r w:rsidRPr="00FF0F5C">
        <w:rPr>
          <w:rFonts w:eastAsiaTheme="minorHAnsi" w:cs="함초롬바탕" w:hint="eastAsia"/>
          <w:color w:val="000000"/>
          <w:kern w:val="0"/>
        </w:rPr>
        <w:t>(</w:t>
      </w:r>
      <w:r w:rsidRPr="00FF0F5C">
        <w:rPr>
          <w:rFonts w:eastAsiaTheme="minorHAnsi" w:cs="함초롬바탕"/>
          <w:color w:val="000000"/>
          <w:kern w:val="0"/>
        </w:rPr>
        <w:t xml:space="preserve">1) </w:t>
      </w:r>
      <w:r w:rsidRPr="00FF0F5C">
        <w:rPr>
          <w:rFonts w:eastAsiaTheme="minorHAnsi" w:cs="함초롬바탕" w:hint="eastAsia"/>
          <w:color w:val="000000"/>
          <w:kern w:val="0"/>
        </w:rPr>
        <w:t xml:space="preserve">Paper Exams </w:t>
      </w:r>
      <w:r w:rsidRPr="00FF0F5C">
        <w:rPr>
          <w:rFonts w:eastAsiaTheme="minorHAnsi" w:cs="함초롬바탕" w:hint="eastAsia"/>
          <w:color w:val="000000"/>
          <w:kern w:val="0"/>
        </w:rPr>
        <w:tab/>
      </w:r>
      <w:r w:rsidRPr="00FF0F5C">
        <w:rPr>
          <w:rFonts w:eastAsiaTheme="minorHAnsi" w:cs="함초롬바탕"/>
          <w:color w:val="000000"/>
          <w:kern w:val="0"/>
        </w:rPr>
        <w:t>5</w:t>
      </w:r>
      <w:r w:rsidRPr="00FF0F5C">
        <w:rPr>
          <w:rFonts w:eastAsiaTheme="minorHAnsi" w:cs="함초롬바탕" w:hint="eastAsia"/>
          <w:color w:val="000000"/>
          <w:kern w:val="0"/>
        </w:rPr>
        <w:t>0%</w:t>
      </w:r>
      <w:r w:rsidRPr="00FF0F5C">
        <w:rPr>
          <w:rFonts w:eastAsiaTheme="minorHAnsi" w:cs="함초롬바탕" w:hint="eastAsia"/>
          <w:color w:val="000000"/>
          <w:kern w:val="0"/>
        </w:rPr>
        <w:tab/>
      </w:r>
      <w:r w:rsidRPr="00FF0F5C">
        <w:rPr>
          <w:rFonts w:eastAsiaTheme="minorHAnsi" w:cs="함초롬바탕"/>
          <w:color w:val="000000"/>
          <w:kern w:val="0"/>
        </w:rPr>
        <w:t>W</w:t>
      </w:r>
      <w:r w:rsidRPr="00FF0F5C">
        <w:rPr>
          <w:rFonts w:eastAsiaTheme="minorHAnsi" w:cs="함초롬바탕" w:hint="eastAsia"/>
          <w:color w:val="000000"/>
          <w:kern w:val="0"/>
        </w:rPr>
        <w:t>ritten exam</w:t>
      </w:r>
      <w:r w:rsidRPr="00FF0F5C">
        <w:rPr>
          <w:rFonts w:eastAsiaTheme="minorHAnsi" w:cs="함초롬바탕"/>
          <w:color w:val="000000"/>
          <w:kern w:val="0"/>
        </w:rPr>
        <w:t>s</w:t>
      </w:r>
      <w:r w:rsidRPr="00FF0F5C">
        <w:rPr>
          <w:rFonts w:eastAsiaTheme="minorHAnsi" w:cs="함초롬바탕" w:hint="eastAsia"/>
          <w:color w:val="000000"/>
          <w:kern w:val="0"/>
        </w:rPr>
        <w:t xml:space="preserve"> </w:t>
      </w:r>
      <w:r w:rsidRPr="00FF0F5C">
        <w:rPr>
          <w:rFonts w:eastAsiaTheme="minorHAnsi" w:cs="함초롬바탕"/>
          <w:color w:val="000000"/>
          <w:kern w:val="0"/>
        </w:rPr>
        <w:t>(Mid-term 25%; Final-exam 25%)</w:t>
      </w:r>
    </w:p>
    <w:p w14:paraId="1BE2F679" w14:textId="48665CEC" w:rsidR="00FF0F5C" w:rsidRPr="00FF0F5C" w:rsidRDefault="00FF0F5C" w:rsidP="00FF0F5C">
      <w:pPr>
        <w:tabs>
          <w:tab w:val="left" w:pos="0"/>
          <w:tab w:val="left" w:pos="800"/>
          <w:tab w:val="left" w:pos="1600"/>
          <w:tab w:val="left" w:pos="2400"/>
          <w:tab w:val="left" w:pos="319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 w:line="276" w:lineRule="auto"/>
        <w:ind w:firstLineChars="250" w:firstLine="500"/>
        <w:textAlignment w:val="baseline"/>
        <w:rPr>
          <w:rFonts w:eastAsiaTheme="minorHAnsi" w:cs="함초롬바탕"/>
          <w:color w:val="000000"/>
          <w:kern w:val="0"/>
        </w:rPr>
      </w:pPr>
      <w:r>
        <w:rPr>
          <w:rFonts w:eastAsiaTheme="minorHAnsi" w:cs="함초롬바탕"/>
          <w:color w:val="000000"/>
          <w:kern w:val="0"/>
        </w:rPr>
        <w:t xml:space="preserve">(2) </w:t>
      </w:r>
      <w:r w:rsidRPr="00FF0F5C">
        <w:rPr>
          <w:rFonts w:eastAsiaTheme="minorHAnsi" w:cs="함초롬바탕"/>
          <w:color w:val="000000"/>
          <w:kern w:val="0"/>
        </w:rPr>
        <w:t>Scientific essay and presentation 40%</w:t>
      </w:r>
    </w:p>
    <w:p w14:paraId="50C47595" w14:textId="77777777" w:rsidR="00FF0F5C" w:rsidRPr="00FF0F5C" w:rsidRDefault="00FF0F5C" w:rsidP="00FF0F5C">
      <w:pPr>
        <w:tabs>
          <w:tab w:val="left" w:pos="0"/>
          <w:tab w:val="left" w:pos="800"/>
          <w:tab w:val="left" w:pos="1600"/>
          <w:tab w:val="left" w:pos="2400"/>
          <w:tab w:val="left" w:pos="319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 w:line="276" w:lineRule="auto"/>
        <w:ind w:left="851" w:firstLineChars="150" w:firstLine="300"/>
        <w:textAlignment w:val="baseline"/>
        <w:rPr>
          <w:rFonts w:eastAsiaTheme="minorHAnsi" w:cs="함초롬바탕"/>
          <w:color w:val="000000"/>
          <w:kern w:val="0"/>
        </w:rPr>
      </w:pPr>
      <w:r w:rsidRPr="00FF0F5C">
        <w:rPr>
          <w:rFonts w:eastAsiaTheme="minorHAnsi" w:cs="함초롬바탕"/>
          <w:color w:val="000000"/>
          <w:kern w:val="0"/>
        </w:rPr>
        <w:t>Originality and fluency in the topic: data, evidence, logical support, analysis in the context: wide vocabulary, accurate scientific terms, neat figures, and table: your own strength.</w:t>
      </w:r>
    </w:p>
    <w:p w14:paraId="4966F7F2" w14:textId="77777777" w:rsidR="00FF0F5C" w:rsidRPr="00FF0F5C" w:rsidRDefault="00FF0F5C" w:rsidP="00FF0F5C">
      <w:pPr>
        <w:tabs>
          <w:tab w:val="left" w:pos="0"/>
          <w:tab w:val="left" w:pos="800"/>
          <w:tab w:val="left" w:pos="1600"/>
          <w:tab w:val="left" w:pos="2400"/>
          <w:tab w:val="left" w:pos="319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 w:line="276" w:lineRule="auto"/>
        <w:ind w:left="851" w:firstLineChars="150" w:firstLine="300"/>
        <w:textAlignment w:val="baseline"/>
        <w:rPr>
          <w:rFonts w:eastAsiaTheme="minorHAnsi" w:cs="함초롬바탕"/>
          <w:color w:val="000000"/>
          <w:kern w:val="0"/>
        </w:rPr>
      </w:pPr>
      <w:r w:rsidRPr="00FF0F5C">
        <w:rPr>
          <w:rFonts w:eastAsiaTheme="minorHAnsi" w:cs="함초롬바탕" w:hint="eastAsia"/>
          <w:color w:val="000000"/>
          <w:kern w:val="0"/>
        </w:rPr>
        <w:t xml:space="preserve">If the report is submitted in time, it will get </w:t>
      </w:r>
      <w:r w:rsidRPr="00FF0F5C">
        <w:rPr>
          <w:rFonts w:eastAsiaTheme="minorHAnsi" w:cs="함초롬바탕"/>
          <w:color w:val="000000"/>
          <w:kern w:val="0"/>
        </w:rPr>
        <w:t>a</w:t>
      </w:r>
      <w:r w:rsidRPr="00FF0F5C">
        <w:rPr>
          <w:rFonts w:eastAsiaTheme="minorHAnsi" w:cs="함초롬바탕" w:hint="eastAsia"/>
          <w:color w:val="000000"/>
          <w:kern w:val="0"/>
        </w:rPr>
        <w:t xml:space="preserve"> score from A to C. However, the highest score will be B if it is submitted one week after. After that, you don</w:t>
      </w:r>
      <w:r w:rsidRPr="00FF0F5C">
        <w:rPr>
          <w:rFonts w:eastAsiaTheme="minorHAnsi" w:cs="함초롬바탕"/>
          <w:color w:val="000000"/>
          <w:kern w:val="0"/>
        </w:rPr>
        <w:t>’</w:t>
      </w:r>
      <w:r w:rsidRPr="00FF0F5C">
        <w:rPr>
          <w:rFonts w:eastAsiaTheme="minorHAnsi" w:cs="함초롬바탕" w:hint="eastAsia"/>
          <w:color w:val="000000"/>
          <w:kern w:val="0"/>
        </w:rPr>
        <w:t xml:space="preserve">t have to submit it because it is </w:t>
      </w:r>
      <w:r w:rsidRPr="00FF0F5C">
        <w:rPr>
          <w:rFonts w:eastAsiaTheme="minorHAnsi" w:cs="함초롬바탕"/>
          <w:color w:val="000000"/>
          <w:kern w:val="0"/>
        </w:rPr>
        <w:t>already</w:t>
      </w:r>
      <w:r w:rsidRPr="00FF0F5C">
        <w:rPr>
          <w:rFonts w:eastAsiaTheme="minorHAnsi" w:cs="함초롬바탕" w:hint="eastAsia"/>
          <w:color w:val="000000"/>
          <w:kern w:val="0"/>
        </w:rPr>
        <w:t xml:space="preserve"> F. Make sure the report </w:t>
      </w:r>
      <w:r w:rsidRPr="00FF0F5C">
        <w:rPr>
          <w:rFonts w:eastAsiaTheme="minorHAnsi" w:cs="함초롬바탕"/>
          <w:color w:val="000000"/>
          <w:kern w:val="0"/>
        </w:rPr>
        <w:t xml:space="preserve">is </w:t>
      </w:r>
      <w:r w:rsidRPr="00FF0F5C">
        <w:rPr>
          <w:rFonts w:eastAsiaTheme="minorHAnsi" w:cs="함초롬바탕" w:hint="eastAsia"/>
          <w:color w:val="000000"/>
          <w:kern w:val="0"/>
        </w:rPr>
        <w:t xml:space="preserve">submitted because the score of D- is 40 and it will make </w:t>
      </w:r>
      <w:r w:rsidRPr="00FF0F5C">
        <w:rPr>
          <w:rFonts w:eastAsiaTheme="minorHAnsi" w:cs="함초롬바탕"/>
          <w:color w:val="000000"/>
          <w:kern w:val="0"/>
        </w:rPr>
        <w:t>a</w:t>
      </w:r>
      <w:r w:rsidRPr="00FF0F5C">
        <w:rPr>
          <w:rFonts w:eastAsiaTheme="minorHAnsi" w:cs="함초롬바탕" w:hint="eastAsia"/>
          <w:color w:val="000000"/>
          <w:kern w:val="0"/>
        </w:rPr>
        <w:t xml:space="preserve"> huge difference of F (0) in the evaluation. </w:t>
      </w:r>
      <w:r w:rsidRPr="00FF0F5C">
        <w:rPr>
          <w:rFonts w:eastAsiaTheme="minorHAnsi" w:cs="함초롬바탕"/>
          <w:color w:val="000000"/>
          <w:kern w:val="0"/>
        </w:rPr>
        <w:t>Plagiarism</w:t>
      </w:r>
      <w:r w:rsidRPr="00FF0F5C">
        <w:rPr>
          <w:rFonts w:eastAsiaTheme="minorHAnsi" w:cs="함초롬바탕" w:hint="eastAsia"/>
          <w:color w:val="000000"/>
          <w:kern w:val="0"/>
        </w:rPr>
        <w:t xml:space="preserve"> is criminal and a faculty meeting will be opened for FAIL of the course if it is the case.</w:t>
      </w:r>
      <w:r w:rsidRPr="00FF0F5C">
        <w:rPr>
          <w:rFonts w:eastAsiaTheme="minorHAnsi" w:cs="함초롬바탕"/>
          <w:color w:val="000000"/>
          <w:kern w:val="0"/>
        </w:rPr>
        <w:t xml:space="preserve"> </w:t>
      </w:r>
    </w:p>
    <w:p w14:paraId="4B2BE6F5" w14:textId="00E28191" w:rsidR="00EF278B" w:rsidRPr="00FF0F5C" w:rsidRDefault="00FF0F5C" w:rsidP="00FF0F5C">
      <w:pPr>
        <w:pStyle w:val="aa"/>
        <w:ind w:leftChars="221" w:left="442" w:firstLineChars="50" w:firstLine="100"/>
        <w:rPr>
          <w:rFonts w:ascii="Times New Roman" w:hAnsi="Times New Roman" w:cs="Times New Roman"/>
          <w:szCs w:val="20"/>
        </w:rPr>
      </w:pPr>
      <w:r>
        <w:rPr>
          <w:rFonts w:eastAsiaTheme="minorHAnsi" w:cs="함초롬바탕"/>
          <w:color w:val="000000"/>
          <w:kern w:val="0"/>
        </w:rPr>
        <w:t>(3</w:t>
      </w:r>
      <w:r w:rsidR="00AB02DE">
        <w:rPr>
          <w:rFonts w:eastAsiaTheme="minorHAnsi" w:cs="함초롬바탕"/>
          <w:color w:val="000000"/>
          <w:kern w:val="0"/>
        </w:rPr>
        <w:t xml:space="preserve">) </w:t>
      </w:r>
      <w:r w:rsidR="00484695">
        <w:rPr>
          <w:rFonts w:eastAsiaTheme="minorHAnsi" w:cs="함초롬바탕"/>
          <w:color w:val="000000"/>
          <w:kern w:val="0"/>
        </w:rPr>
        <w:t>Attitude</w:t>
      </w:r>
    </w:p>
    <w:p w14:paraId="33A0CBA0" w14:textId="77777777" w:rsidR="00FF0F5C" w:rsidRDefault="00AB02DE" w:rsidP="00FF0F5C">
      <w:pPr>
        <w:tabs>
          <w:tab w:val="left" w:pos="0"/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 w:line="276" w:lineRule="auto"/>
        <w:ind w:left="200" w:firstLineChars="200" w:firstLine="400"/>
        <w:textAlignment w:val="baseline"/>
        <w:rPr>
          <w:rFonts w:eastAsiaTheme="minorHAnsi" w:cs="함초롬바탕"/>
          <w:color w:val="000000"/>
          <w:kern w:val="0"/>
        </w:rPr>
      </w:pPr>
      <w:r>
        <w:rPr>
          <w:rFonts w:eastAsiaTheme="minorHAnsi" w:cs="함초롬바탕"/>
          <w:color w:val="000000"/>
          <w:kern w:val="0"/>
        </w:rPr>
        <w:t xml:space="preserve">- </w:t>
      </w:r>
      <w:r w:rsidR="00484695" w:rsidRPr="00484695">
        <w:rPr>
          <w:rFonts w:eastAsiaTheme="minorHAnsi" w:cs="함초롬바탕" w:hint="eastAsia"/>
          <w:color w:val="000000"/>
          <w:kern w:val="0"/>
        </w:rPr>
        <w:t>Active participation; Cooperative study; Awareness of instruction; Safety in KSA observatory</w:t>
      </w:r>
    </w:p>
    <w:p w14:paraId="02145FD0" w14:textId="155DC304" w:rsidR="00EF278B" w:rsidRPr="00FF0F5C" w:rsidRDefault="00AB02DE" w:rsidP="00FF0F5C">
      <w:pPr>
        <w:tabs>
          <w:tab w:val="left" w:pos="0"/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 w:line="276" w:lineRule="auto"/>
        <w:ind w:left="200" w:firstLineChars="163" w:firstLine="326"/>
        <w:textAlignment w:val="baseline"/>
        <w:rPr>
          <w:rFonts w:eastAsiaTheme="minorHAnsi" w:cs="함초롬바탕"/>
          <w:color w:val="000000"/>
          <w:kern w:val="0"/>
        </w:rPr>
      </w:pPr>
      <w:r>
        <w:rPr>
          <w:rFonts w:eastAsiaTheme="minorHAnsi" w:cs="함초롬바탕"/>
          <w:color w:val="000000"/>
          <w:kern w:val="0"/>
        </w:rPr>
        <w:t>(</w:t>
      </w:r>
      <w:r w:rsidR="00FF0F5C">
        <w:rPr>
          <w:rFonts w:eastAsiaTheme="minorHAnsi" w:cs="함초롬바탕"/>
          <w:color w:val="000000"/>
          <w:kern w:val="0"/>
        </w:rPr>
        <w:t>4</w:t>
      </w:r>
      <w:r>
        <w:rPr>
          <w:rFonts w:eastAsiaTheme="minorHAnsi" w:cs="함초롬바탕"/>
          <w:color w:val="000000"/>
          <w:kern w:val="0"/>
        </w:rPr>
        <w:t xml:space="preserve">) </w:t>
      </w:r>
      <w:r w:rsidR="00484695">
        <w:rPr>
          <w:rFonts w:eastAsiaTheme="minorHAnsi" w:cs="함초롬바탕"/>
          <w:color w:val="000000"/>
          <w:kern w:val="0"/>
        </w:rPr>
        <w:t>Attendance</w:t>
      </w:r>
    </w:p>
    <w:p w14:paraId="62AC693B" w14:textId="28581AD9" w:rsidR="00EF278B" w:rsidRDefault="00AB02DE">
      <w:pPr>
        <w:tabs>
          <w:tab w:val="left" w:pos="0"/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 w:line="276" w:lineRule="auto"/>
        <w:ind w:left="460" w:firstLineChars="50" w:firstLine="100"/>
        <w:textAlignment w:val="baseline"/>
        <w:rPr>
          <w:rFonts w:eastAsiaTheme="minorHAnsi" w:cs="함초롬바탕"/>
          <w:color w:val="000000"/>
          <w:kern w:val="0"/>
        </w:rPr>
      </w:pPr>
      <w:r>
        <w:rPr>
          <w:rFonts w:eastAsiaTheme="minorHAnsi" w:cs="함초롬바탕"/>
          <w:color w:val="000000"/>
          <w:kern w:val="0"/>
        </w:rPr>
        <w:t xml:space="preserve">- </w:t>
      </w:r>
      <w:r w:rsidR="00484695" w:rsidRPr="00484695">
        <w:rPr>
          <w:rFonts w:eastAsiaTheme="minorHAnsi" w:cs="함초롬바탕" w:hint="eastAsia"/>
          <w:color w:val="000000"/>
          <w:kern w:val="0"/>
        </w:rPr>
        <w:t>Absence degrading you 2% each time and if the number of unexcused absence</w:t>
      </w:r>
      <w:r w:rsidR="00484695" w:rsidRPr="00484695">
        <w:rPr>
          <w:rFonts w:eastAsiaTheme="minorHAnsi" w:cs="함초롬바탕"/>
          <w:color w:val="000000"/>
          <w:kern w:val="0"/>
        </w:rPr>
        <w:t>s</w:t>
      </w:r>
      <w:r w:rsidR="00484695" w:rsidRPr="00484695">
        <w:rPr>
          <w:rFonts w:eastAsiaTheme="minorHAnsi" w:cs="함초롬바탕" w:hint="eastAsia"/>
          <w:color w:val="000000"/>
          <w:kern w:val="0"/>
        </w:rPr>
        <w:t xml:space="preserve"> is 4 times, then a faculty meeting will be opened for FAIL of the course</w:t>
      </w:r>
    </w:p>
    <w:p w14:paraId="570ACC2D" w14:textId="68744A01" w:rsidR="00484695" w:rsidRDefault="00484695" w:rsidP="00FF0F5C">
      <w:pPr>
        <w:tabs>
          <w:tab w:val="left" w:pos="0"/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 w:line="276" w:lineRule="auto"/>
        <w:ind w:firstLineChars="50" w:firstLine="100"/>
        <w:textAlignment w:val="baseline"/>
        <w:rPr>
          <w:rFonts w:eastAsiaTheme="minorHAnsi" w:cs="함초롬바탕"/>
          <w:color w:val="000000"/>
          <w:kern w:val="0"/>
        </w:rPr>
      </w:pPr>
      <w:r>
        <w:rPr>
          <w:rFonts w:eastAsiaTheme="minorHAnsi" w:cs="함초롬바탕"/>
          <w:color w:val="000000"/>
          <w:kern w:val="0"/>
        </w:rPr>
        <w:t xml:space="preserve">    (</w:t>
      </w:r>
      <w:r w:rsidR="00FF0F5C">
        <w:rPr>
          <w:rFonts w:eastAsiaTheme="minorHAnsi" w:cs="함초롬바탕"/>
          <w:color w:val="000000"/>
          <w:kern w:val="0"/>
        </w:rPr>
        <w:t>5</w:t>
      </w:r>
      <w:r>
        <w:rPr>
          <w:rFonts w:eastAsiaTheme="minorHAnsi" w:cs="함초롬바탕"/>
          <w:color w:val="000000"/>
          <w:kern w:val="0"/>
        </w:rPr>
        <w:t>) Level of Evaluation</w:t>
      </w:r>
    </w:p>
    <w:p w14:paraId="30624142" w14:textId="30527B36" w:rsidR="00484695" w:rsidRPr="00484695" w:rsidRDefault="00484695" w:rsidP="00484695">
      <w:pPr>
        <w:tabs>
          <w:tab w:val="left" w:pos="0"/>
          <w:tab w:val="left" w:pos="800"/>
          <w:tab w:val="left" w:pos="1600"/>
          <w:tab w:val="left" w:pos="2400"/>
          <w:tab w:val="left" w:pos="319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 w:line="276" w:lineRule="auto"/>
        <w:ind w:left="460" w:firstLineChars="50" w:firstLine="100"/>
        <w:textAlignment w:val="baseline"/>
        <w:rPr>
          <w:rFonts w:eastAsiaTheme="minorHAnsi" w:cs="함초롬바탕"/>
          <w:color w:val="000000"/>
          <w:kern w:val="0"/>
        </w:rPr>
      </w:pPr>
      <w:r>
        <w:rPr>
          <w:rFonts w:eastAsiaTheme="minorHAnsi" w:cs="함초롬바탕"/>
          <w:color w:val="000000"/>
          <w:kern w:val="0"/>
        </w:rPr>
        <w:t>More than expected</w:t>
      </w:r>
      <w:r>
        <w:rPr>
          <w:rFonts w:eastAsiaTheme="minorHAnsi" w:cs="함초롬바탕"/>
          <w:color w:val="000000"/>
          <w:kern w:val="0"/>
        </w:rPr>
        <w:tab/>
      </w:r>
      <w:r w:rsidRPr="00484695">
        <w:rPr>
          <w:rFonts w:eastAsiaTheme="minorHAnsi" w:cs="함초롬바탕"/>
          <w:color w:val="000000"/>
          <w:kern w:val="0"/>
        </w:rPr>
        <w:t>A</w:t>
      </w:r>
      <w:r w:rsidRPr="00484695">
        <w:rPr>
          <w:rFonts w:eastAsiaTheme="minorHAnsi" w:cs="함초롬바탕"/>
          <w:color w:val="000000"/>
          <w:kern w:val="0"/>
        </w:rPr>
        <w:tab/>
        <w:t>100 - 85</w:t>
      </w:r>
    </w:p>
    <w:p w14:paraId="446E5CFD" w14:textId="77777777" w:rsidR="00484695" w:rsidRPr="00484695" w:rsidRDefault="00484695" w:rsidP="00484695">
      <w:pPr>
        <w:tabs>
          <w:tab w:val="left" w:pos="0"/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 w:line="276" w:lineRule="auto"/>
        <w:ind w:left="460" w:firstLineChars="50" w:firstLine="100"/>
        <w:textAlignment w:val="baseline"/>
        <w:rPr>
          <w:rFonts w:eastAsiaTheme="minorHAnsi" w:cs="함초롬바탕"/>
          <w:color w:val="000000"/>
          <w:kern w:val="0"/>
        </w:rPr>
      </w:pPr>
      <w:r w:rsidRPr="00484695">
        <w:rPr>
          <w:rFonts w:eastAsiaTheme="minorHAnsi" w:cs="함초롬바탕"/>
          <w:color w:val="000000"/>
          <w:kern w:val="0"/>
        </w:rPr>
        <w:t>Expected</w:t>
      </w:r>
      <w:r w:rsidRPr="00484695">
        <w:rPr>
          <w:rFonts w:eastAsiaTheme="minorHAnsi" w:cs="함초롬바탕"/>
          <w:color w:val="000000"/>
          <w:kern w:val="0"/>
        </w:rPr>
        <w:tab/>
      </w:r>
      <w:r w:rsidRPr="00484695">
        <w:rPr>
          <w:rFonts w:eastAsiaTheme="minorHAnsi" w:cs="함초롬바탕"/>
          <w:color w:val="000000"/>
          <w:kern w:val="0"/>
        </w:rPr>
        <w:tab/>
      </w:r>
      <w:r w:rsidRPr="00484695">
        <w:rPr>
          <w:rFonts w:eastAsiaTheme="minorHAnsi" w:cs="함초롬바탕"/>
          <w:color w:val="000000"/>
          <w:kern w:val="0"/>
        </w:rPr>
        <w:tab/>
        <w:t>B</w:t>
      </w:r>
      <w:r w:rsidRPr="00484695">
        <w:rPr>
          <w:rFonts w:eastAsiaTheme="minorHAnsi" w:cs="함초롬바탕"/>
          <w:color w:val="000000"/>
          <w:kern w:val="0"/>
        </w:rPr>
        <w:tab/>
        <w:t>84 - 70</w:t>
      </w:r>
    </w:p>
    <w:p w14:paraId="58F231D9" w14:textId="77777777" w:rsidR="00484695" w:rsidRPr="00484695" w:rsidRDefault="00484695" w:rsidP="00484695">
      <w:pPr>
        <w:tabs>
          <w:tab w:val="left" w:pos="0"/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 w:line="276" w:lineRule="auto"/>
        <w:ind w:left="460" w:firstLineChars="50" w:firstLine="100"/>
        <w:textAlignment w:val="baseline"/>
        <w:rPr>
          <w:rFonts w:eastAsiaTheme="minorHAnsi" w:cs="함초롬바탕"/>
          <w:color w:val="000000"/>
          <w:kern w:val="0"/>
        </w:rPr>
      </w:pPr>
      <w:r w:rsidRPr="00484695">
        <w:rPr>
          <w:rFonts w:eastAsiaTheme="minorHAnsi" w:cs="함초롬바탕"/>
          <w:color w:val="000000"/>
          <w:kern w:val="0"/>
        </w:rPr>
        <w:t>Reluctantly Followed</w:t>
      </w:r>
      <w:r w:rsidRPr="00484695">
        <w:rPr>
          <w:rFonts w:eastAsiaTheme="minorHAnsi" w:cs="함초롬바탕"/>
          <w:color w:val="000000"/>
          <w:kern w:val="0"/>
        </w:rPr>
        <w:tab/>
        <w:t>C/D</w:t>
      </w:r>
      <w:r w:rsidRPr="00484695">
        <w:rPr>
          <w:rFonts w:eastAsiaTheme="minorHAnsi" w:cs="함초롬바탕"/>
          <w:color w:val="000000"/>
          <w:kern w:val="0"/>
        </w:rPr>
        <w:tab/>
        <w:t>69 - 40</w:t>
      </w:r>
    </w:p>
    <w:p w14:paraId="5E6F26CD" w14:textId="77777777" w:rsidR="00484695" w:rsidRPr="00484695" w:rsidRDefault="00484695" w:rsidP="00484695">
      <w:pPr>
        <w:tabs>
          <w:tab w:val="left" w:pos="0"/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 w:line="276" w:lineRule="auto"/>
        <w:ind w:left="460" w:firstLineChars="50" w:firstLine="100"/>
        <w:textAlignment w:val="baseline"/>
        <w:rPr>
          <w:rFonts w:eastAsiaTheme="minorHAnsi" w:cs="함초롬바탕"/>
          <w:color w:val="000000"/>
          <w:kern w:val="0"/>
        </w:rPr>
      </w:pPr>
      <w:r w:rsidRPr="00484695">
        <w:rPr>
          <w:rFonts w:eastAsiaTheme="minorHAnsi" w:cs="함초롬바탕"/>
          <w:color w:val="000000"/>
          <w:kern w:val="0"/>
        </w:rPr>
        <w:t>Fail</w:t>
      </w:r>
      <w:r w:rsidRPr="00484695">
        <w:rPr>
          <w:rFonts w:eastAsiaTheme="minorHAnsi" w:cs="함초롬바탕"/>
          <w:color w:val="000000"/>
          <w:kern w:val="0"/>
        </w:rPr>
        <w:tab/>
      </w:r>
      <w:r w:rsidRPr="00484695">
        <w:rPr>
          <w:rFonts w:eastAsiaTheme="minorHAnsi" w:cs="함초롬바탕"/>
          <w:color w:val="000000"/>
          <w:kern w:val="0"/>
        </w:rPr>
        <w:tab/>
      </w:r>
      <w:r w:rsidRPr="00484695">
        <w:rPr>
          <w:rFonts w:eastAsiaTheme="minorHAnsi" w:cs="함초롬바탕"/>
          <w:color w:val="000000"/>
          <w:kern w:val="0"/>
        </w:rPr>
        <w:tab/>
        <w:t>F</w:t>
      </w:r>
      <w:r w:rsidRPr="00484695">
        <w:rPr>
          <w:rFonts w:eastAsiaTheme="minorHAnsi" w:cs="함초롬바탕"/>
          <w:color w:val="000000"/>
          <w:kern w:val="0"/>
        </w:rPr>
        <w:tab/>
        <w:t>39 - 0</w:t>
      </w:r>
    </w:p>
    <w:p w14:paraId="6FA4E56F" w14:textId="62A2B7C8" w:rsidR="00237980" w:rsidRPr="00237980" w:rsidRDefault="00237980" w:rsidP="00237980">
      <w:pPr>
        <w:pStyle w:val="ac"/>
        <w:spacing w:before="0" w:beforeAutospacing="0" w:after="0" w:afterAutospacing="0"/>
        <w:ind w:firstLineChars="300" w:firstLine="600"/>
        <w:rPr>
          <w:rFonts w:asciiTheme="minorHAnsi" w:eastAsiaTheme="minorHAnsi" w:hAnsiTheme="minorHAnsi" w:cs="함초롬바탕"/>
          <w:color w:val="000000"/>
          <w:sz w:val="20"/>
          <w:szCs w:val="22"/>
        </w:rPr>
      </w:pPr>
      <w:r w:rsidRPr="00237980">
        <w:rPr>
          <w:rFonts w:asciiTheme="minorHAnsi" w:eastAsiaTheme="minorHAnsi" w:hAnsiTheme="minorHAnsi" w:cs="함초롬바탕" w:hint="eastAsia"/>
          <w:color w:val="000000"/>
          <w:sz w:val="20"/>
          <w:szCs w:val="22"/>
        </w:rPr>
        <w:t>(</w:t>
      </w:r>
      <w:r w:rsidRPr="00237980">
        <w:rPr>
          <w:rFonts w:asciiTheme="minorHAnsi" w:eastAsiaTheme="minorHAnsi" w:hAnsiTheme="minorHAnsi" w:cs="함초롬바탕"/>
          <w:color w:val="000000"/>
          <w:sz w:val="20"/>
          <w:szCs w:val="22"/>
        </w:rPr>
        <w:t xml:space="preserve">6) </w:t>
      </w:r>
      <w:r w:rsidRPr="00237980">
        <w:rPr>
          <w:rFonts w:asciiTheme="minorHAnsi" w:eastAsiaTheme="minorHAnsi" w:hAnsiTheme="minorHAnsi" w:cs="함초롬바탕"/>
          <w:color w:val="000000"/>
          <w:sz w:val="20"/>
          <w:szCs w:val="22"/>
        </w:rPr>
        <w:t>Criteria for awarding</w:t>
      </w:r>
      <w:r>
        <w:rPr>
          <w:rFonts w:asciiTheme="minorHAnsi" w:eastAsiaTheme="minorHAnsi" w:hAnsiTheme="minorHAnsi" w:cs="함초롬바탕"/>
          <w:color w:val="000000"/>
          <w:sz w:val="20"/>
          <w:szCs w:val="22"/>
        </w:rPr>
        <w:t xml:space="preserve"> </w:t>
      </w:r>
      <w:r>
        <w:rPr>
          <w:rFonts w:asciiTheme="minorHAnsi" w:eastAsiaTheme="minorHAnsi" w:hAnsiTheme="minorHAnsi" w:cs="함초롬바탕" w:hint="eastAsia"/>
          <w:color w:val="000000"/>
          <w:sz w:val="20"/>
          <w:szCs w:val="22"/>
        </w:rPr>
        <w:t>r</w:t>
      </w:r>
      <w:r>
        <w:rPr>
          <w:rFonts w:asciiTheme="minorHAnsi" w:eastAsiaTheme="minorHAnsi" w:hAnsiTheme="minorHAnsi" w:cs="함초롬바탕"/>
          <w:color w:val="000000"/>
          <w:sz w:val="20"/>
          <w:szCs w:val="22"/>
        </w:rPr>
        <w:t>ecognized scores</w:t>
      </w:r>
      <w:r w:rsidRPr="00237980">
        <w:rPr>
          <w:rFonts w:asciiTheme="minorHAnsi" w:eastAsiaTheme="minorHAnsi" w:hAnsiTheme="minorHAnsi" w:cs="함초롬바탕"/>
          <w:color w:val="000000"/>
          <w:sz w:val="20"/>
          <w:szCs w:val="22"/>
        </w:rPr>
        <w:t xml:space="preserve"> to absent students</w:t>
      </w:r>
    </w:p>
    <w:p w14:paraId="42778CB7" w14:textId="1F78281E" w:rsidR="00237980" w:rsidRDefault="00237980" w:rsidP="00237980">
      <w:pPr>
        <w:pStyle w:val="aa"/>
        <w:ind w:leftChars="283" w:left="708" w:hangingChars="71" w:hanging="142"/>
        <w:rPr>
          <w:rFonts w:eastAsiaTheme="minorHAnsi" w:cs="함초롬바탕"/>
          <w:color w:val="000000"/>
          <w:kern w:val="0"/>
        </w:rPr>
      </w:pPr>
      <w:r>
        <w:rPr>
          <w:rFonts w:eastAsiaTheme="minorHAnsi" w:cs="함초롬바탕"/>
          <w:color w:val="000000"/>
          <w:kern w:val="0"/>
        </w:rPr>
        <w:t xml:space="preserve">- </w:t>
      </w:r>
      <w:r w:rsidR="002B5C4C">
        <w:t>W</w:t>
      </w:r>
      <w:r w:rsidR="002B5C4C">
        <w:t>hen calculable</w:t>
      </w:r>
      <w:r w:rsidR="002B5C4C">
        <w:t>, converting</w:t>
      </w:r>
      <w:r>
        <w:t xml:space="preserve"> the Z-score from the attended examination to the equivalent Z-score of the missed examination.</w:t>
      </w:r>
      <w:r>
        <w:rPr>
          <w:rFonts w:eastAsiaTheme="minorHAnsi" w:cs="함초롬바탕"/>
          <w:color w:val="000000"/>
          <w:kern w:val="0"/>
        </w:rPr>
        <w:t xml:space="preserve"> (</w:t>
      </w:r>
      <w:proofErr w:type="spellStart"/>
      <w:r w:rsidRPr="00237980">
        <w:rPr>
          <w:rFonts w:eastAsiaTheme="minorHAnsi" w:cs="함초롬바탕" w:hint="eastAsia"/>
          <w:color w:val="000000"/>
          <w:kern w:val="0"/>
        </w:rPr>
        <w:t>응시고사의</w:t>
      </w:r>
      <w:proofErr w:type="spellEnd"/>
      <w:r w:rsidRPr="00237980">
        <w:rPr>
          <w:rFonts w:eastAsiaTheme="minorHAnsi" w:cs="함초롬바탕"/>
          <w:color w:val="000000"/>
          <w:kern w:val="0"/>
        </w:rPr>
        <w:t xml:space="preserve"> 표준점수 Z를 </w:t>
      </w:r>
      <w:proofErr w:type="spellStart"/>
      <w:r w:rsidRPr="00237980">
        <w:rPr>
          <w:rFonts w:eastAsiaTheme="minorHAnsi" w:cs="함초롬바탕"/>
          <w:color w:val="000000"/>
          <w:kern w:val="0"/>
        </w:rPr>
        <w:t>미응시고사</w:t>
      </w:r>
      <w:proofErr w:type="spellEnd"/>
      <w:r w:rsidRPr="00237980">
        <w:rPr>
          <w:rFonts w:eastAsiaTheme="minorHAnsi" w:cs="함초롬바탕"/>
          <w:color w:val="000000"/>
          <w:kern w:val="0"/>
        </w:rPr>
        <w:t xml:space="preserve"> 표준점수로 환산</w:t>
      </w:r>
      <w:r>
        <w:rPr>
          <w:rFonts w:eastAsiaTheme="minorHAnsi" w:cs="함초롬바탕" w:hint="eastAsia"/>
          <w:color w:val="000000"/>
          <w:kern w:val="0"/>
        </w:rPr>
        <w:t>)</w:t>
      </w:r>
    </w:p>
    <w:p w14:paraId="0CD7586F" w14:textId="41AB4EF9" w:rsidR="00237980" w:rsidRPr="00237980" w:rsidRDefault="00237980" w:rsidP="00237980">
      <w:pPr>
        <w:pStyle w:val="aa"/>
        <w:ind w:leftChars="283" w:left="708" w:hangingChars="71" w:hanging="142"/>
        <w:rPr>
          <w:rFonts w:hint="eastAsia"/>
        </w:rPr>
      </w:pPr>
      <w:r>
        <w:rPr>
          <w:rFonts w:eastAsiaTheme="minorHAnsi" w:cs="함초롬바탕"/>
          <w:color w:val="000000"/>
          <w:kern w:val="0"/>
        </w:rPr>
        <w:t xml:space="preserve">- </w:t>
      </w:r>
      <w:r w:rsidR="002B5C4C">
        <w:t>W</w:t>
      </w:r>
      <w:r w:rsidR="002B5C4C">
        <w:t>hen not calculable</w:t>
      </w:r>
      <w:r w:rsidR="002B5C4C">
        <w:t xml:space="preserve">, </w:t>
      </w:r>
      <w:r w:rsidR="00B9572E">
        <w:rPr>
          <w:rFonts w:hint="eastAsia"/>
        </w:rPr>
        <w:t>i</w:t>
      </w:r>
      <w:r>
        <w:t>n accordance with Article 10, Paragraphs 2 and 3 of the Academic Performance Management Regulations.</w:t>
      </w:r>
      <w:r>
        <w:t xml:space="preserve"> (</w:t>
      </w:r>
      <w:r w:rsidRPr="00237980">
        <w:rPr>
          <w:rFonts w:hint="eastAsia"/>
        </w:rPr>
        <w:t>학업성적관리규정</w:t>
      </w:r>
      <w:r w:rsidRPr="00237980">
        <w:t xml:space="preserve"> 제 10조 2,3항을 준용함</w:t>
      </w:r>
      <w:r>
        <w:rPr>
          <w:rFonts w:hint="eastAsia"/>
        </w:rPr>
        <w:t>)</w:t>
      </w:r>
    </w:p>
    <w:p w14:paraId="2345E8B8" w14:textId="36C0A40C" w:rsidR="00484695" w:rsidRPr="00237980" w:rsidRDefault="00484695" w:rsidP="00484695">
      <w:pPr>
        <w:tabs>
          <w:tab w:val="left" w:pos="0"/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 w:line="276" w:lineRule="auto"/>
        <w:textAlignment w:val="baseline"/>
        <w:rPr>
          <w:rFonts w:eastAsiaTheme="minorHAnsi" w:cs="함초롬바탕"/>
          <w:color w:val="000000"/>
          <w:kern w:val="0"/>
        </w:rPr>
      </w:pPr>
    </w:p>
    <w:p w14:paraId="33ED0EA8" w14:textId="77777777" w:rsidR="00484695" w:rsidRDefault="00484695">
      <w:pPr>
        <w:widowControl/>
        <w:wordWrap/>
        <w:autoSpaceDE/>
        <w:autoSpaceDN/>
        <w:rPr>
          <w:rFonts w:eastAsiaTheme="minorHAnsi" w:cs="굴림"/>
          <w:b/>
          <w:bCs/>
          <w:color w:val="000000"/>
          <w:kern w:val="0"/>
          <w:sz w:val="22"/>
        </w:rPr>
      </w:pPr>
      <w:r>
        <w:rPr>
          <w:rFonts w:eastAsiaTheme="minorHAnsi" w:cs="굴림"/>
          <w:b/>
          <w:bCs/>
          <w:color w:val="000000"/>
          <w:kern w:val="0"/>
          <w:sz w:val="22"/>
        </w:rPr>
        <w:br w:type="page"/>
      </w:r>
    </w:p>
    <w:p w14:paraId="5FEB99AB" w14:textId="4E4B2591" w:rsidR="00EF278B" w:rsidRDefault="00484695">
      <w:pPr>
        <w:spacing w:after="0" w:line="276" w:lineRule="auto"/>
        <w:textAlignment w:val="baseline"/>
        <w:rPr>
          <w:rFonts w:eastAsiaTheme="minorHAnsi" w:cs="굴림"/>
          <w:color w:val="000000"/>
          <w:kern w:val="0"/>
          <w:szCs w:val="20"/>
        </w:rPr>
      </w:pPr>
      <w:r>
        <w:rPr>
          <w:rFonts w:eastAsiaTheme="minorHAnsi" w:cs="굴림"/>
          <w:b/>
          <w:bCs/>
          <w:color w:val="000000"/>
          <w:kern w:val="0"/>
          <w:sz w:val="22"/>
        </w:rPr>
        <w:lastRenderedPageBreak/>
        <w:t>6</w:t>
      </w:r>
      <w:r w:rsidR="00AB02DE">
        <w:rPr>
          <w:rFonts w:eastAsiaTheme="minorHAnsi" w:cs="굴림"/>
          <w:b/>
          <w:bCs/>
          <w:color w:val="000000"/>
          <w:kern w:val="0"/>
          <w:sz w:val="22"/>
        </w:rPr>
        <w:t xml:space="preserve">. Weekly Plans </w:t>
      </w:r>
    </w:p>
    <w:tbl>
      <w:tblPr>
        <w:tblOverlap w:val="never"/>
        <w:tblW w:w="10326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5957"/>
        <w:gridCol w:w="2707"/>
      </w:tblGrid>
      <w:tr w:rsidR="00EF278B" w14:paraId="70DF71D5" w14:textId="77777777" w:rsidTr="00A72345">
        <w:trPr>
          <w:trHeight w:val="337"/>
        </w:trPr>
        <w:tc>
          <w:tcPr>
            <w:tcW w:w="1662" w:type="dxa"/>
            <w:tcBorders>
              <w:top w:val="single" w:sz="11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C73133B" w14:textId="77777777" w:rsidR="00EF278B" w:rsidRDefault="00AB02DE">
            <w:pPr>
              <w:wordWrap/>
              <w:spacing w:after="0" w:line="276" w:lineRule="auto"/>
              <w:jc w:val="center"/>
            </w:pPr>
            <w:r>
              <w:rPr>
                <w:b/>
                <w:spacing w:val="-18"/>
                <w:sz w:val="22"/>
              </w:rPr>
              <w:t>Week (period)</w:t>
            </w:r>
          </w:p>
        </w:tc>
        <w:tc>
          <w:tcPr>
            <w:tcW w:w="5957" w:type="dxa"/>
            <w:tcBorders>
              <w:top w:val="single" w:sz="1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5B59DAC" w14:textId="77777777" w:rsidR="00EF278B" w:rsidRDefault="00AB02DE">
            <w:pPr>
              <w:wordWrap/>
              <w:spacing w:after="0" w:line="276" w:lineRule="auto"/>
              <w:jc w:val="center"/>
            </w:pPr>
            <w:r>
              <w:rPr>
                <w:b/>
                <w:sz w:val="22"/>
              </w:rPr>
              <w:t>Topic and Contents</w:t>
            </w:r>
          </w:p>
        </w:tc>
        <w:tc>
          <w:tcPr>
            <w:tcW w:w="2707" w:type="dxa"/>
            <w:tcBorders>
              <w:top w:val="single" w:sz="11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36E7DDD" w14:textId="77777777" w:rsidR="00EF278B" w:rsidRDefault="00AB02DE">
            <w:pPr>
              <w:wordWrap/>
              <w:spacing w:after="0" w:line="276" w:lineRule="auto"/>
              <w:jc w:val="center"/>
            </w:pPr>
            <w:r>
              <w:rPr>
                <w:b/>
                <w:sz w:val="22"/>
              </w:rPr>
              <w:t>(Notes)</w:t>
            </w:r>
          </w:p>
        </w:tc>
      </w:tr>
      <w:tr w:rsidR="00FF0F5C" w14:paraId="2CDEA6B5" w14:textId="77777777" w:rsidTr="00A72345">
        <w:trPr>
          <w:trHeight w:val="20"/>
        </w:trPr>
        <w:tc>
          <w:tcPr>
            <w:tcW w:w="1662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71EDD9B" w14:textId="77777777" w:rsidR="00FF0F5C" w:rsidRDefault="00FF0F5C" w:rsidP="00FF0F5C">
            <w:pPr>
              <w:wordWrap/>
              <w:spacing w:after="0" w:line="276" w:lineRule="auto"/>
              <w:jc w:val="center"/>
            </w:pPr>
            <w:r>
              <w:rPr>
                <w:b/>
                <w:sz w:val="22"/>
              </w:rPr>
              <w:t>Week 1</w:t>
            </w:r>
          </w:p>
          <w:p w14:paraId="06286C70" w14:textId="77777777" w:rsidR="00FF0F5C" w:rsidRDefault="00FF0F5C" w:rsidP="00FF0F5C">
            <w:pPr>
              <w:pStyle w:val="a4"/>
              <w:wordWrap/>
              <w:jc w:val="center"/>
            </w:pPr>
            <w:r>
              <w:rPr>
                <w:rFonts w:ascii="한컴산뜻돋움"/>
                <w:sz w:val="16"/>
                <w:shd w:val="clear" w:color="000000" w:fill="auto"/>
              </w:rPr>
              <w:t>2.23.~3.1.</w:t>
            </w:r>
          </w:p>
        </w:tc>
        <w:tc>
          <w:tcPr>
            <w:tcW w:w="5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337532" w14:textId="77777777" w:rsidR="00FF0F5C" w:rsidRPr="007F5548" w:rsidRDefault="00FF0F5C" w:rsidP="007F5548">
            <w:pPr>
              <w:wordWrap/>
              <w:spacing w:after="0" w:line="276" w:lineRule="auto"/>
              <w:ind w:firstLine="100"/>
              <w:jc w:val="left"/>
              <w:rPr>
                <w:color w:val="000000"/>
              </w:rPr>
            </w:pPr>
            <w:r w:rsidRPr="007F5548">
              <w:rPr>
                <w:rFonts w:hint="eastAsia"/>
                <w:color w:val="000000"/>
              </w:rPr>
              <w:t>Introduction to the course</w:t>
            </w:r>
          </w:p>
          <w:p w14:paraId="2F23E511" w14:textId="77777777" w:rsidR="00FF0F5C" w:rsidRPr="007F5548" w:rsidRDefault="00FF0F5C" w:rsidP="007F5548">
            <w:pPr>
              <w:wordWrap/>
              <w:spacing w:after="0" w:line="276" w:lineRule="auto"/>
              <w:ind w:firstLine="100"/>
              <w:jc w:val="left"/>
              <w:rPr>
                <w:color w:val="000000"/>
              </w:rPr>
            </w:pPr>
            <w:r w:rsidRPr="007F5548">
              <w:rPr>
                <w:rFonts w:hint="eastAsia"/>
                <w:color w:val="000000"/>
              </w:rPr>
              <w:t>Complete course syllabus with students</w:t>
            </w:r>
          </w:p>
          <w:p w14:paraId="57D4B218" w14:textId="0F179838" w:rsidR="00FF0F5C" w:rsidRDefault="00FF0F5C" w:rsidP="007F5548">
            <w:pPr>
              <w:pStyle w:val="aa"/>
              <w:numPr>
                <w:ilvl w:val="0"/>
                <w:numId w:val="10"/>
              </w:numPr>
              <w:wordWrap/>
              <w:spacing w:line="276" w:lineRule="auto"/>
              <w:ind w:leftChars="0" w:firstLine="100"/>
              <w:jc w:val="left"/>
              <w:rPr>
                <w:color w:val="000000"/>
              </w:rPr>
            </w:pPr>
            <w:r w:rsidRPr="007F5548">
              <w:rPr>
                <w:rFonts w:hint="eastAsia"/>
                <w:color w:val="000000"/>
              </w:rPr>
              <w:t>Is it science?</w:t>
            </w:r>
          </w:p>
        </w:tc>
        <w:tc>
          <w:tcPr>
            <w:tcW w:w="270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E11CB9" w14:textId="77777777" w:rsidR="002308F9" w:rsidRPr="007F5548" w:rsidRDefault="00FF0F5C" w:rsidP="007F5548">
            <w:pP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spacing w:after="0" w:line="276" w:lineRule="auto"/>
              <w:ind w:left="172" w:right="92" w:firstLine="100"/>
              <w:jc w:val="left"/>
              <w:rPr>
                <w:color w:val="000000"/>
              </w:rPr>
            </w:pPr>
            <w:r w:rsidRPr="007F5548">
              <w:rPr>
                <w:rFonts w:hint="eastAsia"/>
                <w:color w:val="000000"/>
              </w:rPr>
              <w:t>Worksheet</w:t>
            </w:r>
            <w:r w:rsidRPr="007F5548">
              <w:rPr>
                <w:color w:val="000000"/>
              </w:rPr>
              <w:t xml:space="preserve">: </w:t>
            </w:r>
          </w:p>
          <w:p w14:paraId="15C11F68" w14:textId="41741F49" w:rsidR="00FF0F5C" w:rsidRPr="007F5548" w:rsidRDefault="00FF0F5C" w:rsidP="007F5548">
            <w:pP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spacing w:after="0" w:line="276" w:lineRule="auto"/>
              <w:ind w:left="172" w:right="92" w:firstLine="100"/>
              <w:jc w:val="left"/>
              <w:rPr>
                <w:color w:val="000000"/>
              </w:rPr>
            </w:pPr>
            <w:r w:rsidRPr="007F5548">
              <w:rPr>
                <w:color w:val="000000"/>
              </w:rPr>
              <w:t>IS IT SCIENCE?</w:t>
            </w:r>
          </w:p>
        </w:tc>
      </w:tr>
      <w:tr w:rsidR="00FF0F5C" w14:paraId="49821794" w14:textId="77777777" w:rsidTr="00A72345">
        <w:trPr>
          <w:trHeight w:val="20"/>
        </w:trPr>
        <w:tc>
          <w:tcPr>
            <w:tcW w:w="1662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4AE43FE" w14:textId="77777777" w:rsidR="00FF0F5C" w:rsidRDefault="00FF0F5C" w:rsidP="00FF0F5C">
            <w:pPr>
              <w:wordWrap/>
              <w:spacing w:after="0" w:line="276" w:lineRule="auto"/>
              <w:jc w:val="center"/>
            </w:pPr>
            <w:r>
              <w:rPr>
                <w:b/>
                <w:w w:val="80"/>
                <w:sz w:val="16"/>
              </w:rPr>
              <w:t>Core Competencies</w:t>
            </w:r>
          </w:p>
        </w:tc>
        <w:tc>
          <w:tcPr>
            <w:tcW w:w="5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736A19" w14:textId="23270D58" w:rsidR="00FF0F5C" w:rsidRDefault="00FD16C0" w:rsidP="00FD16C0">
            <w:pPr>
              <w:wordWrap/>
              <w:spacing w:after="0" w:line="276" w:lineRule="auto"/>
              <w:ind w:firstLine="100"/>
              <w:jc w:val="left"/>
              <w:rPr>
                <w:color w:val="000000"/>
              </w:rPr>
            </w:pPr>
            <w:r>
              <w:rPr>
                <w:color w:val="000000"/>
              </w:rPr>
              <w:t>Scientific Knowledge; Scientific Literacy</w:t>
            </w:r>
            <w:r>
              <w:rPr>
                <w:color w:val="000000"/>
              </w:rPr>
              <w:tab/>
            </w:r>
          </w:p>
        </w:tc>
        <w:tc>
          <w:tcPr>
            <w:tcW w:w="270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</w:tcPr>
          <w:p w14:paraId="52BA209D" w14:textId="77777777" w:rsidR="00FF0F5C" w:rsidRPr="007F5548" w:rsidRDefault="00FF0F5C" w:rsidP="00FF0F5C">
            <w:pPr>
              <w:rPr>
                <w:color w:val="000000"/>
              </w:rPr>
            </w:pPr>
          </w:p>
        </w:tc>
      </w:tr>
      <w:tr w:rsidR="00FF0F5C" w14:paraId="0CA4752F" w14:textId="77777777" w:rsidTr="00A72345">
        <w:trPr>
          <w:trHeight w:val="20"/>
        </w:trPr>
        <w:tc>
          <w:tcPr>
            <w:tcW w:w="1662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CF5BDD" w14:textId="77777777" w:rsidR="00FF0F5C" w:rsidRDefault="00FF0F5C" w:rsidP="00FF0F5C">
            <w:pPr>
              <w:wordWrap/>
              <w:spacing w:after="0" w:line="276" w:lineRule="auto"/>
              <w:jc w:val="center"/>
            </w:pPr>
            <w:r>
              <w:rPr>
                <w:b/>
                <w:sz w:val="22"/>
              </w:rPr>
              <w:t>Week 2</w:t>
            </w:r>
          </w:p>
          <w:p w14:paraId="4FF2138A" w14:textId="77777777" w:rsidR="00FF0F5C" w:rsidRDefault="00FF0F5C" w:rsidP="00FF0F5C">
            <w:pPr>
              <w:pStyle w:val="a4"/>
              <w:wordWrap/>
              <w:jc w:val="center"/>
              <w:rPr>
                <w:rFonts w:ascii="한컴산뜻돋움"/>
                <w:sz w:val="16"/>
                <w:shd w:val="clear" w:color="000000" w:fill="auto"/>
              </w:rPr>
            </w:pPr>
            <w:r>
              <w:rPr>
                <w:rFonts w:ascii="한컴산뜻돋움"/>
                <w:sz w:val="16"/>
                <w:shd w:val="clear" w:color="000000" w:fill="auto"/>
              </w:rPr>
              <w:t>3.</w:t>
            </w:r>
            <w:proofErr w:type="gramStart"/>
            <w:r>
              <w:rPr>
                <w:rFonts w:ascii="한컴산뜻돋움"/>
                <w:sz w:val="16"/>
                <w:shd w:val="clear" w:color="000000" w:fill="auto"/>
              </w:rPr>
              <w:t>2.~</w:t>
            </w:r>
            <w:proofErr w:type="gramEnd"/>
            <w:r>
              <w:rPr>
                <w:rFonts w:ascii="한컴산뜻돋움"/>
                <w:sz w:val="16"/>
                <w:shd w:val="clear" w:color="000000" w:fill="auto"/>
              </w:rPr>
              <w:t>3.8.</w:t>
            </w:r>
          </w:p>
          <w:p w14:paraId="14E48381" w14:textId="77777777" w:rsidR="00FF0F5C" w:rsidRDefault="00FF0F5C" w:rsidP="00FF0F5C">
            <w:pPr>
              <w:wordWrap/>
              <w:spacing w:after="0" w:line="276" w:lineRule="auto"/>
              <w:jc w:val="center"/>
            </w:pPr>
            <w:r>
              <w:rPr>
                <w:b/>
                <w:sz w:val="22"/>
              </w:rPr>
              <w:t>Week 3</w:t>
            </w:r>
          </w:p>
          <w:p w14:paraId="1403F19F" w14:textId="1D95B4B2" w:rsidR="00FF0F5C" w:rsidRDefault="00FF0F5C" w:rsidP="00FF0F5C">
            <w:pPr>
              <w:pStyle w:val="a4"/>
              <w:wordWrap/>
              <w:jc w:val="center"/>
            </w:pPr>
            <w:r>
              <w:rPr>
                <w:rFonts w:ascii="한컴산뜻돋움"/>
                <w:sz w:val="16"/>
                <w:shd w:val="clear" w:color="000000" w:fill="auto"/>
              </w:rPr>
              <w:t>3.9.~3.15.</w:t>
            </w:r>
          </w:p>
        </w:tc>
        <w:tc>
          <w:tcPr>
            <w:tcW w:w="5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1206E7F" w14:textId="77777777" w:rsidR="00FF0F5C" w:rsidRPr="007F5548" w:rsidRDefault="00FF0F5C" w:rsidP="007F5548">
            <w:pPr>
              <w:wordWrap/>
              <w:spacing w:after="0" w:line="276" w:lineRule="auto"/>
              <w:ind w:firstLine="100"/>
              <w:jc w:val="left"/>
              <w:rPr>
                <w:color w:val="000000"/>
              </w:rPr>
            </w:pPr>
            <w:r w:rsidRPr="007F5548">
              <w:rPr>
                <w:rFonts w:hint="eastAsia"/>
                <w:color w:val="000000"/>
              </w:rPr>
              <w:t>Origin of life</w:t>
            </w:r>
          </w:p>
          <w:p w14:paraId="443BB91B" w14:textId="77777777" w:rsidR="00FF0F5C" w:rsidRPr="007F5548" w:rsidRDefault="00FF0F5C" w:rsidP="007F5548">
            <w:pPr>
              <w:pStyle w:val="aa"/>
              <w:numPr>
                <w:ilvl w:val="0"/>
                <w:numId w:val="38"/>
              </w:numPr>
              <w:wordWrap/>
              <w:spacing w:line="276" w:lineRule="auto"/>
              <w:ind w:leftChars="0" w:left="474" w:hangingChars="237" w:hanging="474"/>
              <w:jc w:val="left"/>
              <w:rPr>
                <w:color w:val="000000"/>
              </w:rPr>
            </w:pPr>
            <w:r w:rsidRPr="007F5548">
              <w:rPr>
                <w:color w:val="000000"/>
              </w:rPr>
              <w:t>What is life</w:t>
            </w:r>
          </w:p>
          <w:p w14:paraId="423918C6" w14:textId="77777777" w:rsidR="00FF0F5C" w:rsidRPr="007F5548" w:rsidRDefault="00FF0F5C" w:rsidP="007F5548">
            <w:pPr>
              <w:pStyle w:val="aa"/>
              <w:numPr>
                <w:ilvl w:val="0"/>
                <w:numId w:val="38"/>
              </w:numPr>
              <w:wordWrap/>
              <w:spacing w:line="276" w:lineRule="auto"/>
              <w:ind w:leftChars="0" w:left="474" w:hangingChars="237" w:hanging="474"/>
              <w:jc w:val="left"/>
              <w:rPr>
                <w:color w:val="000000"/>
              </w:rPr>
            </w:pPr>
            <w:r w:rsidRPr="007F5548">
              <w:rPr>
                <w:color w:val="000000"/>
              </w:rPr>
              <w:t>The building blocks of life</w:t>
            </w:r>
          </w:p>
          <w:p w14:paraId="23784736" w14:textId="77777777" w:rsidR="00FF0F5C" w:rsidRPr="007F5548" w:rsidRDefault="00FF0F5C" w:rsidP="007F5548">
            <w:pPr>
              <w:pStyle w:val="aa"/>
              <w:numPr>
                <w:ilvl w:val="0"/>
                <w:numId w:val="38"/>
              </w:numPr>
              <w:wordWrap/>
              <w:spacing w:line="276" w:lineRule="auto"/>
              <w:ind w:leftChars="0" w:left="474" w:hangingChars="237" w:hanging="474"/>
              <w:jc w:val="left"/>
              <w:rPr>
                <w:color w:val="000000"/>
              </w:rPr>
            </w:pPr>
            <w:r w:rsidRPr="007F5548">
              <w:rPr>
                <w:color w:val="000000"/>
              </w:rPr>
              <w:t>How to study the origins and remains of life</w:t>
            </w:r>
          </w:p>
          <w:p w14:paraId="5850AFF1" w14:textId="77777777" w:rsidR="00FF0F5C" w:rsidRPr="007F5548" w:rsidRDefault="00FF0F5C" w:rsidP="007F5548">
            <w:pPr>
              <w:pStyle w:val="aa"/>
              <w:numPr>
                <w:ilvl w:val="0"/>
                <w:numId w:val="38"/>
              </w:numPr>
              <w:wordWrap/>
              <w:spacing w:line="276" w:lineRule="auto"/>
              <w:ind w:leftChars="0" w:left="474" w:hangingChars="237" w:hanging="474"/>
              <w:jc w:val="left"/>
              <w:rPr>
                <w:color w:val="000000"/>
              </w:rPr>
            </w:pPr>
            <w:r w:rsidRPr="007F5548">
              <w:rPr>
                <w:color w:val="000000"/>
              </w:rPr>
              <w:t>Organic matter in the Universe</w:t>
            </w:r>
          </w:p>
          <w:p w14:paraId="2A7A9BC6" w14:textId="77777777" w:rsidR="00FF0F5C" w:rsidRPr="007F5548" w:rsidRDefault="00FF0F5C" w:rsidP="007F5548">
            <w:pPr>
              <w:pStyle w:val="aa"/>
              <w:numPr>
                <w:ilvl w:val="0"/>
                <w:numId w:val="38"/>
              </w:numPr>
              <w:wordWrap/>
              <w:spacing w:line="276" w:lineRule="auto"/>
              <w:ind w:leftChars="0" w:left="474" w:hangingChars="237" w:hanging="474"/>
              <w:jc w:val="left"/>
              <w:rPr>
                <w:color w:val="000000"/>
              </w:rPr>
            </w:pPr>
            <w:r w:rsidRPr="007F5548">
              <w:rPr>
                <w:color w:val="000000"/>
              </w:rPr>
              <w:t>Synthesis of organic molecules on the early Earth</w:t>
            </w:r>
          </w:p>
          <w:p w14:paraId="3CB6D1FF" w14:textId="77777777" w:rsidR="00FF0F5C" w:rsidRPr="007F5548" w:rsidRDefault="00FF0F5C" w:rsidP="007F5548">
            <w:pPr>
              <w:pStyle w:val="aa"/>
              <w:numPr>
                <w:ilvl w:val="0"/>
                <w:numId w:val="38"/>
              </w:numPr>
              <w:wordWrap/>
              <w:spacing w:line="276" w:lineRule="auto"/>
              <w:ind w:leftChars="0" w:left="474" w:hangingChars="237" w:hanging="474"/>
              <w:jc w:val="left"/>
              <w:rPr>
                <w:color w:val="000000"/>
              </w:rPr>
            </w:pPr>
            <w:r w:rsidRPr="007F5548">
              <w:rPr>
                <w:color w:val="000000"/>
              </w:rPr>
              <w:t>Delivery of extra-terrestrial organic matter to the early Earth</w:t>
            </w:r>
          </w:p>
          <w:p w14:paraId="4CA30006" w14:textId="77777777" w:rsidR="00FF0F5C" w:rsidRPr="007F5548" w:rsidRDefault="00FF0F5C" w:rsidP="007F5548">
            <w:pPr>
              <w:pStyle w:val="aa"/>
              <w:numPr>
                <w:ilvl w:val="0"/>
                <w:numId w:val="38"/>
              </w:numPr>
              <w:wordWrap/>
              <w:spacing w:line="276" w:lineRule="auto"/>
              <w:ind w:leftChars="0" w:left="474" w:hangingChars="237" w:hanging="474"/>
              <w:jc w:val="left"/>
              <w:rPr>
                <w:color w:val="000000"/>
              </w:rPr>
            </w:pPr>
            <w:r w:rsidRPr="007F5548">
              <w:rPr>
                <w:color w:val="000000"/>
              </w:rPr>
              <w:t>From chemical to biological system</w:t>
            </w:r>
          </w:p>
          <w:p w14:paraId="76592D69" w14:textId="2444BE99" w:rsidR="00FF0F5C" w:rsidRPr="00484695" w:rsidRDefault="00FF0F5C" w:rsidP="007F5548">
            <w:pPr>
              <w:pStyle w:val="aa"/>
              <w:numPr>
                <w:ilvl w:val="0"/>
                <w:numId w:val="11"/>
              </w:numPr>
              <w:wordWrap/>
              <w:spacing w:line="276" w:lineRule="auto"/>
              <w:ind w:leftChars="0" w:firstLine="100"/>
              <w:jc w:val="left"/>
              <w:rPr>
                <w:color w:val="000000"/>
              </w:rPr>
            </w:pPr>
            <w:r w:rsidRPr="007F5548">
              <w:rPr>
                <w:rFonts w:hint="eastAsia"/>
                <w:color w:val="000000"/>
              </w:rPr>
              <w:t>The evolving Earth: Geologic and biologic time</w:t>
            </w:r>
          </w:p>
        </w:tc>
        <w:tc>
          <w:tcPr>
            <w:tcW w:w="270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80790A4" w14:textId="086C653A" w:rsidR="00FF0F5C" w:rsidRPr="007F5548" w:rsidRDefault="00FF0F5C" w:rsidP="007F5548">
            <w:pPr>
              <w:wordWrap/>
              <w:spacing w:after="0" w:line="276" w:lineRule="auto"/>
              <w:ind w:firstLine="100"/>
              <w:jc w:val="left"/>
              <w:rPr>
                <w:color w:val="000000"/>
              </w:rPr>
            </w:pPr>
            <w:r w:rsidRPr="007F5548">
              <w:rPr>
                <w:rFonts w:hint="eastAsia"/>
                <w:color w:val="000000"/>
              </w:rPr>
              <w:t xml:space="preserve">RTM activity </w:t>
            </w:r>
          </w:p>
          <w:p w14:paraId="56300E61" w14:textId="7C50B3F1" w:rsidR="00FF0F5C" w:rsidRPr="007F5548" w:rsidRDefault="00FF0F5C" w:rsidP="007F5548">
            <w:pP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spacing w:after="0" w:line="276" w:lineRule="auto"/>
              <w:ind w:left="172" w:right="92" w:firstLine="100"/>
              <w:jc w:val="left"/>
              <w:rPr>
                <w:color w:val="000000"/>
              </w:rPr>
            </w:pPr>
          </w:p>
        </w:tc>
      </w:tr>
      <w:tr w:rsidR="00FF0F5C" w14:paraId="532674D6" w14:textId="77777777" w:rsidTr="00A72345">
        <w:trPr>
          <w:trHeight w:val="20"/>
        </w:trPr>
        <w:tc>
          <w:tcPr>
            <w:tcW w:w="1662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C304CAA" w14:textId="77777777" w:rsidR="00FF0F5C" w:rsidRDefault="00FF0F5C" w:rsidP="00FF0F5C">
            <w:pPr>
              <w:wordWrap/>
              <w:spacing w:after="0" w:line="276" w:lineRule="auto"/>
              <w:jc w:val="center"/>
            </w:pPr>
            <w:r>
              <w:rPr>
                <w:b/>
                <w:w w:val="80"/>
                <w:sz w:val="16"/>
              </w:rPr>
              <w:t>Core Competencies</w:t>
            </w:r>
          </w:p>
        </w:tc>
        <w:tc>
          <w:tcPr>
            <w:tcW w:w="5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F9DF44" w14:textId="153FB59D" w:rsidR="00FF0F5C" w:rsidRPr="00FD16C0" w:rsidRDefault="00FD16C0" w:rsidP="00FD16C0">
            <w:pPr>
              <w:wordWrap/>
              <w:spacing w:after="0" w:line="276" w:lineRule="auto"/>
              <w:ind w:firstLine="100"/>
              <w:jc w:val="left"/>
              <w:rPr>
                <w:color w:val="000000"/>
              </w:rPr>
            </w:pPr>
            <w:r>
              <w:rPr>
                <w:color w:val="000000"/>
              </w:rPr>
              <w:t>Scientific Knowledge; Self-motived study; Collaborative study</w:t>
            </w:r>
          </w:p>
        </w:tc>
        <w:tc>
          <w:tcPr>
            <w:tcW w:w="270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</w:tcPr>
          <w:p w14:paraId="23F6EE73" w14:textId="77777777" w:rsidR="00FF0F5C" w:rsidRPr="007F5548" w:rsidRDefault="00FF0F5C" w:rsidP="00FF0F5C">
            <w:pPr>
              <w:rPr>
                <w:color w:val="000000"/>
              </w:rPr>
            </w:pPr>
          </w:p>
        </w:tc>
      </w:tr>
      <w:tr w:rsidR="00FF0F5C" w14:paraId="3087CAB9" w14:textId="77777777" w:rsidTr="00A72345">
        <w:trPr>
          <w:trHeight w:val="20"/>
        </w:trPr>
        <w:tc>
          <w:tcPr>
            <w:tcW w:w="1662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DED8E3" w14:textId="77777777" w:rsidR="00FF0F5C" w:rsidRDefault="00FF0F5C" w:rsidP="00FF0F5C">
            <w:pPr>
              <w:wordWrap/>
              <w:spacing w:after="0" w:line="276" w:lineRule="auto"/>
              <w:jc w:val="center"/>
            </w:pPr>
            <w:r>
              <w:rPr>
                <w:b/>
                <w:sz w:val="22"/>
              </w:rPr>
              <w:t>Week 4</w:t>
            </w:r>
          </w:p>
          <w:p w14:paraId="4C1DCEBC" w14:textId="77777777" w:rsidR="00FF0F5C" w:rsidRDefault="00FF0F5C" w:rsidP="00FF0F5C">
            <w:pPr>
              <w:pStyle w:val="a4"/>
              <w:wordWrap/>
              <w:jc w:val="center"/>
              <w:rPr>
                <w:rFonts w:ascii="한컴산뜻돋움"/>
                <w:sz w:val="16"/>
                <w:shd w:val="clear" w:color="000000" w:fill="auto"/>
              </w:rPr>
            </w:pPr>
            <w:r>
              <w:rPr>
                <w:rFonts w:ascii="한컴산뜻돋움"/>
                <w:sz w:val="16"/>
                <w:shd w:val="clear" w:color="000000" w:fill="auto"/>
              </w:rPr>
              <w:t>3.</w:t>
            </w:r>
            <w:proofErr w:type="gramStart"/>
            <w:r>
              <w:rPr>
                <w:rFonts w:ascii="한컴산뜻돋움"/>
                <w:sz w:val="16"/>
                <w:shd w:val="clear" w:color="000000" w:fill="auto"/>
              </w:rPr>
              <w:t>16.~</w:t>
            </w:r>
            <w:proofErr w:type="gramEnd"/>
            <w:r>
              <w:rPr>
                <w:rFonts w:ascii="한컴산뜻돋움"/>
                <w:sz w:val="16"/>
                <w:shd w:val="clear" w:color="000000" w:fill="auto"/>
              </w:rPr>
              <w:t>3.22.</w:t>
            </w:r>
          </w:p>
          <w:p w14:paraId="2E90CE20" w14:textId="77777777" w:rsidR="00FF0F5C" w:rsidRDefault="00FF0F5C" w:rsidP="00FF0F5C">
            <w:pPr>
              <w:wordWrap/>
              <w:spacing w:after="0" w:line="276" w:lineRule="auto"/>
              <w:jc w:val="center"/>
            </w:pPr>
            <w:r>
              <w:rPr>
                <w:b/>
                <w:sz w:val="22"/>
              </w:rPr>
              <w:t>Week 5</w:t>
            </w:r>
          </w:p>
          <w:p w14:paraId="6170132A" w14:textId="04407493" w:rsidR="00FF0F5C" w:rsidRDefault="00FF0F5C" w:rsidP="00FF0F5C">
            <w:pPr>
              <w:pStyle w:val="a4"/>
              <w:wordWrap/>
              <w:jc w:val="center"/>
            </w:pPr>
            <w:r>
              <w:rPr>
                <w:rFonts w:ascii="한컴산뜻돋움"/>
                <w:sz w:val="16"/>
                <w:shd w:val="clear" w:color="000000" w:fill="auto"/>
              </w:rPr>
              <w:t>3.23.~3.29.</w:t>
            </w:r>
          </w:p>
        </w:tc>
        <w:tc>
          <w:tcPr>
            <w:tcW w:w="5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DA2B91E" w14:textId="77777777" w:rsidR="00FF0F5C" w:rsidRPr="007F5548" w:rsidRDefault="00FF0F5C" w:rsidP="007F5548">
            <w:pPr>
              <w:wordWrap/>
              <w:spacing w:after="0" w:line="276" w:lineRule="auto"/>
              <w:ind w:firstLine="100"/>
              <w:jc w:val="left"/>
              <w:rPr>
                <w:color w:val="000000"/>
              </w:rPr>
            </w:pPr>
            <w:r w:rsidRPr="007F5548">
              <w:rPr>
                <w:rFonts w:hint="eastAsia"/>
                <w:color w:val="000000"/>
              </w:rPr>
              <w:t>Universal context of life</w:t>
            </w:r>
          </w:p>
          <w:p w14:paraId="16A4B4C7" w14:textId="77777777" w:rsidR="00FF0F5C" w:rsidRPr="007F5548" w:rsidRDefault="00FF0F5C" w:rsidP="007F5548">
            <w:pPr>
              <w:pStyle w:val="aa"/>
              <w:numPr>
                <w:ilvl w:val="0"/>
                <w:numId w:val="40"/>
              </w:numPr>
              <w:wordWrap/>
              <w:spacing w:line="276" w:lineRule="auto"/>
              <w:ind w:leftChars="0" w:left="0" w:firstLine="100"/>
              <w:jc w:val="left"/>
              <w:rPr>
                <w:color w:val="000000"/>
              </w:rPr>
            </w:pPr>
            <w:r w:rsidRPr="007F5548">
              <w:rPr>
                <w:rFonts w:hint="eastAsia"/>
                <w:color w:val="000000"/>
              </w:rPr>
              <w:t>The universe and life</w:t>
            </w:r>
          </w:p>
          <w:p w14:paraId="47B7F9F4" w14:textId="77777777" w:rsidR="00FF0F5C" w:rsidRPr="007F5548" w:rsidRDefault="00FF0F5C" w:rsidP="007F5548">
            <w:pPr>
              <w:pStyle w:val="aa"/>
              <w:numPr>
                <w:ilvl w:val="0"/>
                <w:numId w:val="40"/>
              </w:numPr>
              <w:wordWrap/>
              <w:spacing w:line="276" w:lineRule="auto"/>
              <w:ind w:leftChars="0" w:left="0" w:firstLine="100"/>
              <w:jc w:val="left"/>
              <w:rPr>
                <w:color w:val="000000"/>
              </w:rPr>
            </w:pPr>
            <w:r w:rsidRPr="007F5548">
              <w:rPr>
                <w:rFonts w:hint="eastAsia"/>
                <w:color w:val="000000"/>
              </w:rPr>
              <w:t>The structure, scale, and history of the universe</w:t>
            </w:r>
          </w:p>
          <w:p w14:paraId="77FCE04D" w14:textId="77777777" w:rsidR="00FF0F5C" w:rsidRPr="007F5548" w:rsidRDefault="00FF0F5C" w:rsidP="007F5548">
            <w:pPr>
              <w:pStyle w:val="aa"/>
              <w:numPr>
                <w:ilvl w:val="0"/>
                <w:numId w:val="40"/>
              </w:numPr>
              <w:wordWrap/>
              <w:spacing w:line="276" w:lineRule="auto"/>
              <w:ind w:leftChars="0" w:left="0" w:firstLine="100"/>
              <w:jc w:val="left"/>
              <w:rPr>
                <w:color w:val="000000"/>
              </w:rPr>
            </w:pPr>
            <w:r w:rsidRPr="007F5548">
              <w:rPr>
                <w:rFonts w:hint="eastAsia"/>
                <w:color w:val="000000"/>
              </w:rPr>
              <w:t xml:space="preserve">The nature of </w:t>
            </w:r>
            <w:r w:rsidRPr="007F5548">
              <w:rPr>
                <w:color w:val="000000"/>
              </w:rPr>
              <w:t xml:space="preserve">the </w:t>
            </w:r>
            <w:r w:rsidRPr="007F5548">
              <w:rPr>
                <w:rFonts w:hint="eastAsia"/>
                <w:color w:val="000000"/>
              </w:rPr>
              <w:t>worlds</w:t>
            </w:r>
          </w:p>
          <w:p w14:paraId="239C280C" w14:textId="3B35E1EF" w:rsidR="00FF0F5C" w:rsidRPr="00484695" w:rsidRDefault="00FF0F5C" w:rsidP="007F5548">
            <w:pPr>
              <w:wordWrap/>
              <w:spacing w:after="0" w:line="276" w:lineRule="auto"/>
              <w:ind w:firstLine="100"/>
              <w:jc w:val="left"/>
              <w:rPr>
                <w:color w:val="000000"/>
              </w:rPr>
            </w:pPr>
            <w:r w:rsidRPr="007F5548">
              <w:rPr>
                <w:rFonts w:hint="eastAsia"/>
                <w:color w:val="000000"/>
              </w:rPr>
              <w:t>A universe of matter and energy</w:t>
            </w:r>
          </w:p>
        </w:tc>
        <w:tc>
          <w:tcPr>
            <w:tcW w:w="270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6E05E0C" w14:textId="77777777" w:rsidR="00FF0F5C" w:rsidRPr="007F5548" w:rsidRDefault="00FF0F5C" w:rsidP="007F5548">
            <w:pPr>
              <w:wordWrap/>
              <w:spacing w:after="0" w:line="276" w:lineRule="auto"/>
              <w:ind w:firstLine="100"/>
              <w:jc w:val="left"/>
              <w:rPr>
                <w:color w:val="000000"/>
              </w:rPr>
            </w:pPr>
            <w:r w:rsidRPr="007F5548">
              <w:rPr>
                <w:rFonts w:hint="eastAsia"/>
                <w:color w:val="000000"/>
              </w:rPr>
              <w:t>Worksheet:</w:t>
            </w:r>
          </w:p>
          <w:p w14:paraId="38B91C84" w14:textId="4884E453" w:rsidR="00FF0F5C" w:rsidRPr="007F5548" w:rsidRDefault="00FF0F5C" w:rsidP="007F5548">
            <w:pP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spacing w:after="0" w:line="276" w:lineRule="auto"/>
              <w:ind w:right="92" w:firstLine="100"/>
              <w:jc w:val="left"/>
              <w:rPr>
                <w:color w:val="000000"/>
              </w:rPr>
            </w:pPr>
            <w:r w:rsidRPr="007F5548">
              <w:rPr>
                <w:color w:val="000000"/>
              </w:rPr>
              <w:t>EVOLVING EARTH</w:t>
            </w:r>
          </w:p>
        </w:tc>
      </w:tr>
      <w:tr w:rsidR="00FF0F5C" w14:paraId="7A1D804C" w14:textId="77777777" w:rsidTr="00A72345">
        <w:trPr>
          <w:trHeight w:val="20"/>
        </w:trPr>
        <w:tc>
          <w:tcPr>
            <w:tcW w:w="1662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478DBB8" w14:textId="77777777" w:rsidR="00FF0F5C" w:rsidRDefault="00FF0F5C" w:rsidP="00FF0F5C">
            <w:pPr>
              <w:wordWrap/>
              <w:spacing w:after="0" w:line="276" w:lineRule="auto"/>
              <w:jc w:val="center"/>
            </w:pPr>
            <w:r>
              <w:rPr>
                <w:b/>
                <w:w w:val="80"/>
                <w:sz w:val="16"/>
              </w:rPr>
              <w:t>Core Competencies</w:t>
            </w:r>
          </w:p>
        </w:tc>
        <w:tc>
          <w:tcPr>
            <w:tcW w:w="5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920ABF" w14:textId="4E3C5739" w:rsidR="00FF0F5C" w:rsidRPr="00C6533B" w:rsidRDefault="00FD16C0" w:rsidP="00FD16C0">
            <w:pPr>
              <w:wordWrap/>
              <w:spacing w:after="0" w:line="276" w:lineRule="auto"/>
              <w:ind w:firstLine="100"/>
              <w:jc w:val="left"/>
              <w:rPr>
                <w:color w:val="000000"/>
              </w:rPr>
            </w:pPr>
            <w:r>
              <w:rPr>
                <w:color w:val="000000"/>
              </w:rPr>
              <w:t>Scientific Knowledge; Scientific Literacy; Collaborative study</w:t>
            </w:r>
          </w:p>
        </w:tc>
        <w:tc>
          <w:tcPr>
            <w:tcW w:w="270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</w:tcPr>
          <w:p w14:paraId="7CB30040" w14:textId="77777777" w:rsidR="00FF0F5C" w:rsidRDefault="00FF0F5C" w:rsidP="00FF0F5C"/>
        </w:tc>
      </w:tr>
      <w:tr w:rsidR="00FF0F5C" w14:paraId="37F19852" w14:textId="77777777" w:rsidTr="00A72345">
        <w:trPr>
          <w:trHeight w:val="20"/>
        </w:trPr>
        <w:tc>
          <w:tcPr>
            <w:tcW w:w="1662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DE231B" w14:textId="77777777" w:rsidR="00FF0F5C" w:rsidRDefault="00FF0F5C" w:rsidP="00FF0F5C">
            <w:pPr>
              <w:wordWrap/>
              <w:spacing w:after="0" w:line="276" w:lineRule="auto"/>
              <w:jc w:val="center"/>
            </w:pPr>
            <w:r>
              <w:rPr>
                <w:b/>
                <w:sz w:val="22"/>
              </w:rPr>
              <w:t>Week 6</w:t>
            </w:r>
          </w:p>
          <w:p w14:paraId="6F97FD0E" w14:textId="77777777" w:rsidR="00FF0F5C" w:rsidRDefault="00FF0F5C" w:rsidP="00FF0F5C">
            <w:pPr>
              <w:pStyle w:val="a4"/>
              <w:wordWrap/>
              <w:jc w:val="center"/>
              <w:rPr>
                <w:rFonts w:ascii="한컴산뜻돋움"/>
                <w:sz w:val="16"/>
                <w:shd w:val="clear" w:color="000000" w:fill="auto"/>
              </w:rPr>
            </w:pPr>
            <w:r>
              <w:rPr>
                <w:rFonts w:ascii="한컴산뜻돋움"/>
                <w:sz w:val="16"/>
                <w:shd w:val="clear" w:color="000000" w:fill="auto"/>
              </w:rPr>
              <w:t>3.</w:t>
            </w:r>
            <w:proofErr w:type="gramStart"/>
            <w:r>
              <w:rPr>
                <w:rFonts w:ascii="한컴산뜻돋움"/>
                <w:sz w:val="16"/>
                <w:shd w:val="clear" w:color="000000" w:fill="auto"/>
              </w:rPr>
              <w:t>30.~</w:t>
            </w:r>
            <w:proofErr w:type="gramEnd"/>
            <w:r>
              <w:rPr>
                <w:rFonts w:ascii="한컴산뜻돋움"/>
                <w:sz w:val="16"/>
                <w:shd w:val="clear" w:color="000000" w:fill="auto"/>
              </w:rPr>
              <w:t>4.5.</w:t>
            </w:r>
          </w:p>
          <w:p w14:paraId="34D3E78A" w14:textId="77777777" w:rsidR="00FF0F5C" w:rsidRDefault="00FF0F5C" w:rsidP="00FF0F5C">
            <w:pPr>
              <w:wordWrap/>
              <w:spacing w:after="0" w:line="276" w:lineRule="auto"/>
              <w:jc w:val="center"/>
            </w:pPr>
            <w:r>
              <w:rPr>
                <w:b/>
                <w:sz w:val="22"/>
              </w:rPr>
              <w:t>Week 7</w:t>
            </w:r>
          </w:p>
          <w:p w14:paraId="38750A8E" w14:textId="406670E0" w:rsidR="00FF0F5C" w:rsidRDefault="00FF0F5C" w:rsidP="00FF0F5C">
            <w:pPr>
              <w:pStyle w:val="a4"/>
              <w:wordWrap/>
              <w:jc w:val="center"/>
            </w:pPr>
            <w:r>
              <w:rPr>
                <w:rFonts w:ascii="한컴산뜻돋움"/>
                <w:sz w:val="16"/>
                <w:shd w:val="clear" w:color="000000" w:fill="auto"/>
              </w:rPr>
              <w:t>4.6.~4.12.</w:t>
            </w:r>
          </w:p>
        </w:tc>
        <w:tc>
          <w:tcPr>
            <w:tcW w:w="5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CAAD77" w14:textId="77777777" w:rsidR="00FF0F5C" w:rsidRPr="007F5548" w:rsidRDefault="00FF0F5C" w:rsidP="00FF0F5C">
            <w:pPr>
              <w:wordWrap/>
              <w:spacing w:after="0" w:line="240" w:lineRule="auto"/>
              <w:rPr>
                <w:rFonts w:eastAsiaTheme="minorHAnsi" w:cs="Times New Roman"/>
                <w:szCs w:val="20"/>
              </w:rPr>
            </w:pPr>
            <w:r w:rsidRPr="007F5548">
              <w:rPr>
                <w:rFonts w:eastAsiaTheme="minorHAnsi" w:cs="Times New Roman" w:hint="eastAsia"/>
                <w:szCs w:val="20"/>
              </w:rPr>
              <w:t>Habitable world</w:t>
            </w:r>
          </w:p>
          <w:p w14:paraId="4A6D5F15" w14:textId="77777777" w:rsidR="00FF0F5C" w:rsidRPr="007F5548" w:rsidRDefault="00FF0F5C" w:rsidP="00FF0F5C">
            <w:pPr>
              <w:pStyle w:val="aa"/>
              <w:numPr>
                <w:ilvl w:val="0"/>
                <w:numId w:val="41"/>
              </w:numPr>
              <w:wordWrap/>
              <w:ind w:leftChars="0" w:left="0" w:firstLine="0"/>
              <w:rPr>
                <w:rFonts w:eastAsiaTheme="minorHAnsi" w:cs="Times New Roman"/>
                <w:szCs w:val="20"/>
              </w:rPr>
            </w:pPr>
            <w:r w:rsidRPr="007F5548">
              <w:rPr>
                <w:rFonts w:eastAsiaTheme="minorHAnsi" w:cs="Times New Roman"/>
                <w:szCs w:val="20"/>
              </w:rPr>
              <w:t>Defining a habitable planet</w:t>
            </w:r>
          </w:p>
          <w:p w14:paraId="60E592F3" w14:textId="77777777" w:rsidR="00FF0F5C" w:rsidRPr="007F5548" w:rsidRDefault="00FF0F5C" w:rsidP="00FF0F5C">
            <w:pPr>
              <w:pStyle w:val="aa"/>
              <w:numPr>
                <w:ilvl w:val="0"/>
                <w:numId w:val="41"/>
              </w:numPr>
              <w:wordWrap/>
              <w:ind w:leftChars="0" w:left="0" w:firstLine="0"/>
              <w:rPr>
                <w:rFonts w:eastAsiaTheme="minorHAnsi" w:cs="Times New Roman"/>
                <w:szCs w:val="20"/>
              </w:rPr>
            </w:pPr>
            <w:r w:rsidRPr="007F5548">
              <w:rPr>
                <w:rFonts w:eastAsiaTheme="minorHAnsi" w:cs="Times New Roman"/>
                <w:szCs w:val="20"/>
              </w:rPr>
              <w:t>Habitable zones</w:t>
            </w:r>
          </w:p>
          <w:p w14:paraId="62436AD0" w14:textId="77777777" w:rsidR="00FF0F5C" w:rsidRPr="007F5548" w:rsidRDefault="00FF0F5C" w:rsidP="00FF0F5C">
            <w:pPr>
              <w:pStyle w:val="aa"/>
              <w:numPr>
                <w:ilvl w:val="0"/>
                <w:numId w:val="41"/>
              </w:numPr>
              <w:wordWrap/>
              <w:ind w:leftChars="0" w:left="0" w:firstLine="0"/>
              <w:rPr>
                <w:rFonts w:eastAsiaTheme="minorHAnsi" w:cs="Times New Roman"/>
                <w:szCs w:val="20"/>
              </w:rPr>
            </w:pPr>
            <w:r w:rsidRPr="007F5548">
              <w:rPr>
                <w:rFonts w:eastAsiaTheme="minorHAnsi" w:cs="Times New Roman" w:hint="eastAsia"/>
                <w:szCs w:val="20"/>
              </w:rPr>
              <w:t>Environment on the early Earth</w:t>
            </w:r>
          </w:p>
          <w:p w14:paraId="4F65950A" w14:textId="77777777" w:rsidR="00FF0F5C" w:rsidRPr="007F5548" w:rsidRDefault="00FF0F5C" w:rsidP="00FF0F5C">
            <w:pPr>
              <w:pStyle w:val="aa"/>
              <w:numPr>
                <w:ilvl w:val="0"/>
                <w:numId w:val="41"/>
              </w:numPr>
              <w:wordWrap/>
              <w:ind w:leftChars="0" w:left="0" w:firstLine="0"/>
              <w:rPr>
                <w:rFonts w:eastAsiaTheme="minorHAnsi" w:cs="Times New Roman"/>
                <w:szCs w:val="20"/>
              </w:rPr>
            </w:pPr>
            <w:r w:rsidRPr="007F5548">
              <w:rPr>
                <w:rFonts w:eastAsiaTheme="minorHAnsi" w:cs="Times New Roman"/>
                <w:szCs w:val="20"/>
              </w:rPr>
              <w:t>Life on the edge</w:t>
            </w:r>
          </w:p>
          <w:p w14:paraId="0713748E" w14:textId="77777777" w:rsidR="00FF0F5C" w:rsidRPr="007F5548" w:rsidRDefault="00FF0F5C" w:rsidP="00FF0F5C">
            <w:pPr>
              <w:pStyle w:val="aa"/>
              <w:numPr>
                <w:ilvl w:val="0"/>
                <w:numId w:val="41"/>
              </w:numPr>
              <w:wordWrap/>
              <w:ind w:leftChars="0" w:left="0" w:firstLine="0"/>
              <w:rPr>
                <w:rFonts w:eastAsiaTheme="minorHAnsi" w:cs="Times New Roman"/>
                <w:color w:val="000000"/>
                <w:szCs w:val="20"/>
              </w:rPr>
            </w:pPr>
            <w:r w:rsidRPr="007F5548">
              <w:rPr>
                <w:rFonts w:eastAsiaTheme="minorHAnsi" w:cs="Times New Roman"/>
                <w:szCs w:val="20"/>
              </w:rPr>
              <w:t>Extreme environment</w:t>
            </w:r>
          </w:p>
          <w:p w14:paraId="7D22B5DC" w14:textId="106B2FD9" w:rsidR="00FF0F5C" w:rsidRPr="007F5548" w:rsidRDefault="00FF0F5C" w:rsidP="00FF0F5C">
            <w:pPr>
              <w:wordWrap/>
              <w:spacing w:after="0" w:line="276" w:lineRule="auto"/>
              <w:ind w:firstLine="100"/>
              <w:jc w:val="left"/>
              <w:rPr>
                <w:rFonts w:eastAsiaTheme="minorHAnsi"/>
                <w:color w:val="000000"/>
              </w:rPr>
            </w:pPr>
            <w:r w:rsidRPr="007F5548">
              <w:rPr>
                <w:rFonts w:eastAsiaTheme="minorHAnsi" w:cs="Times New Roman" w:hint="eastAsia"/>
                <w:szCs w:val="20"/>
              </w:rPr>
              <w:t>The nature and evolution of habitability</w:t>
            </w:r>
          </w:p>
        </w:tc>
        <w:tc>
          <w:tcPr>
            <w:tcW w:w="270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175D83" w14:textId="77777777" w:rsidR="00FF0F5C" w:rsidRPr="007F5548" w:rsidRDefault="00FF0F5C" w:rsidP="00FF0F5C">
            <w:pPr>
              <w:wordWrap/>
              <w:spacing w:after="0" w:line="240" w:lineRule="auto"/>
              <w:rPr>
                <w:rFonts w:eastAsiaTheme="minorHAnsi" w:cs="Times New Roman"/>
                <w:szCs w:val="20"/>
              </w:rPr>
            </w:pPr>
            <w:r w:rsidRPr="007F5548">
              <w:rPr>
                <w:rFonts w:eastAsiaTheme="minorHAnsi" w:cs="Times New Roman" w:hint="eastAsia"/>
                <w:szCs w:val="20"/>
              </w:rPr>
              <w:t>Scientific essay I.</w:t>
            </w:r>
            <w:r w:rsidRPr="007F5548">
              <w:rPr>
                <w:rFonts w:eastAsiaTheme="minorHAnsi" w:cs="Times New Roman"/>
                <w:szCs w:val="20"/>
              </w:rPr>
              <w:t>: Topics you are interested in</w:t>
            </w:r>
          </w:p>
          <w:p w14:paraId="4A6B67F2" w14:textId="77777777" w:rsidR="00FF0F5C" w:rsidRPr="007F5548" w:rsidRDefault="00FF0F5C" w:rsidP="00FF0F5C">
            <w:pPr>
              <w:wordWrap/>
              <w:spacing w:after="0" w:line="240" w:lineRule="auto"/>
              <w:rPr>
                <w:rFonts w:eastAsiaTheme="minorHAnsi" w:cs="Times New Roman"/>
                <w:szCs w:val="20"/>
              </w:rPr>
            </w:pPr>
          </w:p>
          <w:p w14:paraId="157F8469" w14:textId="6A2B9DC9" w:rsidR="00FF0F5C" w:rsidRPr="007F5548" w:rsidRDefault="00FF0F5C" w:rsidP="00FF0F5C">
            <w:pPr>
              <w:wordWrap/>
              <w:spacing w:after="0" w:line="240" w:lineRule="auto"/>
              <w:rPr>
                <w:rFonts w:eastAsiaTheme="minorHAnsi" w:cs="Times New Roman"/>
                <w:szCs w:val="20"/>
              </w:rPr>
            </w:pPr>
            <w:r w:rsidRPr="007F5548">
              <w:rPr>
                <w:rFonts w:eastAsiaTheme="minorHAnsi" w:cs="Times New Roman"/>
                <w:szCs w:val="20"/>
              </w:rPr>
              <w:t>Essay submitted (</w:t>
            </w:r>
            <w:r w:rsidR="002308F9" w:rsidRPr="007F5548">
              <w:rPr>
                <w:rFonts w:eastAsiaTheme="minorHAnsi" w:cs="Times New Roman"/>
                <w:b/>
                <w:color w:val="FF0000"/>
                <w:szCs w:val="20"/>
              </w:rPr>
              <w:t xml:space="preserve">3.27. </w:t>
            </w:r>
            <w:r w:rsidRPr="007F5548">
              <w:rPr>
                <w:rFonts w:eastAsiaTheme="minorHAnsi" w:cs="Times New Roman"/>
                <w:b/>
                <w:color w:val="FF0000"/>
                <w:szCs w:val="20"/>
              </w:rPr>
              <w:t>23:00</w:t>
            </w:r>
            <w:r w:rsidRPr="007F5548">
              <w:rPr>
                <w:rFonts w:eastAsiaTheme="minorHAnsi" w:cs="Times New Roman"/>
                <w:szCs w:val="20"/>
              </w:rPr>
              <w:t>)</w:t>
            </w:r>
          </w:p>
          <w:p w14:paraId="37A7B5AE" w14:textId="5FD73537" w:rsidR="00FF0F5C" w:rsidRPr="007F5548" w:rsidRDefault="00FF0F5C" w:rsidP="002308F9">
            <w:pP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spacing w:after="0" w:line="276" w:lineRule="auto"/>
              <w:ind w:left="172" w:right="92" w:hanging="24"/>
              <w:jc w:val="left"/>
              <w:rPr>
                <w:rFonts w:eastAsiaTheme="minorHAnsi"/>
                <w:color w:val="000000"/>
              </w:rPr>
            </w:pPr>
            <w:r w:rsidRPr="007F5548">
              <w:rPr>
                <w:rFonts w:eastAsiaTheme="minorHAnsi" w:cs="Times New Roman"/>
                <w:szCs w:val="20"/>
              </w:rPr>
              <w:t>and few minutes of talk  and discussion (</w:t>
            </w:r>
            <w:r w:rsidR="002308F9" w:rsidRPr="007F5548">
              <w:rPr>
                <w:rFonts w:eastAsiaTheme="minorHAnsi" w:cs="Times New Roman"/>
                <w:b/>
                <w:color w:val="FF0000"/>
                <w:szCs w:val="20"/>
              </w:rPr>
              <w:t>4.1.</w:t>
            </w:r>
            <w:r w:rsidRPr="007F5548">
              <w:rPr>
                <w:rFonts w:eastAsiaTheme="minorHAnsi" w:cs="Times New Roman"/>
                <w:b/>
                <w:color w:val="FF0000"/>
                <w:szCs w:val="20"/>
              </w:rPr>
              <w:t>-</w:t>
            </w:r>
            <w:r w:rsidRPr="007F5548">
              <w:rPr>
                <w:rFonts w:eastAsiaTheme="minorHAnsi" w:cs="Times New Roman"/>
                <w:szCs w:val="20"/>
              </w:rPr>
              <w:t>)</w:t>
            </w:r>
          </w:p>
        </w:tc>
      </w:tr>
      <w:tr w:rsidR="00FF0F5C" w14:paraId="0796A94E" w14:textId="77777777" w:rsidTr="00A72345">
        <w:trPr>
          <w:trHeight w:val="20"/>
        </w:trPr>
        <w:tc>
          <w:tcPr>
            <w:tcW w:w="1662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A6D5FE6" w14:textId="77777777" w:rsidR="00FF0F5C" w:rsidRDefault="00FF0F5C" w:rsidP="00FF0F5C">
            <w:pPr>
              <w:wordWrap/>
              <w:spacing w:after="0" w:line="276" w:lineRule="auto"/>
              <w:jc w:val="center"/>
            </w:pPr>
            <w:r>
              <w:rPr>
                <w:b/>
                <w:w w:val="80"/>
                <w:sz w:val="16"/>
              </w:rPr>
              <w:t>Core Competencies</w:t>
            </w:r>
          </w:p>
        </w:tc>
        <w:tc>
          <w:tcPr>
            <w:tcW w:w="5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104D9C9" w14:textId="0F49695D" w:rsidR="00FF0F5C" w:rsidRPr="007F5548" w:rsidRDefault="00C6533B" w:rsidP="00C6533B">
            <w:pPr>
              <w:wordWrap/>
              <w:spacing w:after="0" w:line="276" w:lineRule="auto"/>
              <w:ind w:firstLine="100"/>
              <w:jc w:val="left"/>
              <w:rPr>
                <w:rFonts w:eastAsiaTheme="minorHAnsi"/>
                <w:color w:val="000000"/>
              </w:rPr>
            </w:pPr>
            <w:r>
              <w:rPr>
                <w:rFonts w:eastAsiaTheme="minorHAnsi"/>
                <w:color w:val="000000"/>
              </w:rPr>
              <w:t xml:space="preserve">Scientific Knowledge; </w:t>
            </w:r>
            <w:r w:rsidRPr="00C6533B">
              <w:rPr>
                <w:rFonts w:eastAsiaTheme="minorHAnsi"/>
                <w:color w:val="000000"/>
              </w:rPr>
              <w:t>Scientific Literacy</w:t>
            </w:r>
            <w:r>
              <w:rPr>
                <w:rFonts w:eastAsiaTheme="minorHAnsi"/>
                <w:color w:val="000000"/>
              </w:rPr>
              <w:t xml:space="preserve">; </w:t>
            </w:r>
            <w:r w:rsidRPr="00C6533B">
              <w:rPr>
                <w:rFonts w:eastAsiaTheme="minorHAnsi"/>
                <w:color w:val="000000"/>
              </w:rPr>
              <w:t>Scientific Writing</w:t>
            </w:r>
            <w:r>
              <w:rPr>
                <w:rFonts w:eastAsiaTheme="minorHAnsi"/>
                <w:color w:val="000000"/>
              </w:rPr>
              <w:t xml:space="preserve"> and</w:t>
            </w:r>
            <w:r w:rsidRPr="00C6533B">
              <w:rPr>
                <w:rFonts w:eastAsiaTheme="minorHAnsi"/>
                <w:color w:val="000000"/>
              </w:rPr>
              <w:t xml:space="preserve"> Communication</w:t>
            </w:r>
          </w:p>
        </w:tc>
        <w:tc>
          <w:tcPr>
            <w:tcW w:w="270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</w:tcPr>
          <w:p w14:paraId="1223EF0E" w14:textId="77777777" w:rsidR="00FF0F5C" w:rsidRPr="007F5548" w:rsidRDefault="00FF0F5C" w:rsidP="00FF0F5C">
            <w:pPr>
              <w:rPr>
                <w:rFonts w:eastAsiaTheme="minorHAnsi"/>
              </w:rPr>
            </w:pPr>
          </w:p>
        </w:tc>
      </w:tr>
      <w:tr w:rsidR="00FF0F5C" w14:paraId="451A4D72" w14:textId="77777777" w:rsidTr="00A72345">
        <w:trPr>
          <w:trHeight w:val="20"/>
        </w:trPr>
        <w:tc>
          <w:tcPr>
            <w:tcW w:w="1662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shd w:val="clear" w:color="auto" w:fill="FAF3D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3F7CF8" w14:textId="77777777" w:rsidR="00FF0F5C" w:rsidRDefault="00FF0F5C" w:rsidP="00FF0F5C">
            <w:pPr>
              <w:wordWrap/>
              <w:spacing w:after="0" w:line="276" w:lineRule="auto"/>
              <w:jc w:val="center"/>
            </w:pPr>
            <w:r>
              <w:rPr>
                <w:b/>
                <w:sz w:val="22"/>
              </w:rPr>
              <w:t>Week 8</w:t>
            </w:r>
          </w:p>
          <w:p w14:paraId="0AAA1628" w14:textId="280F40AA" w:rsidR="00FF0F5C" w:rsidRPr="00AB02DE" w:rsidRDefault="00FF0F5C" w:rsidP="00FF0F5C">
            <w:pPr>
              <w:pStyle w:val="a4"/>
              <w:wordWrap/>
              <w:jc w:val="center"/>
              <w:rPr>
                <w:rFonts w:ascii="한컴산뜻돋움" w:eastAsia="한컴산뜻돋움" w:hAnsi="한컴산뜻돋움"/>
                <w:sz w:val="16"/>
                <w:szCs w:val="16"/>
              </w:rPr>
            </w:pPr>
            <w:r w:rsidRPr="00AB02DE">
              <w:rPr>
                <w:rFonts w:ascii="한컴산뜻돋움" w:eastAsia="한컴산뜻돋움" w:hAnsi="한컴산뜻돋움"/>
                <w:sz w:val="16"/>
                <w:szCs w:val="16"/>
              </w:rPr>
              <w:t>4.13.~4.19.</w:t>
            </w:r>
          </w:p>
        </w:tc>
        <w:tc>
          <w:tcPr>
            <w:tcW w:w="5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AF3D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A20AAC3" w14:textId="11F2B77A" w:rsidR="00FF0F5C" w:rsidRPr="007F5548" w:rsidRDefault="00FF0F5C" w:rsidP="00FF0F5C">
            <w:pPr>
              <w:pStyle w:val="a4"/>
              <w:wordWrap/>
              <w:spacing w:line="312" w:lineRule="auto"/>
              <w:ind w:firstLine="100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7F5548">
              <w:rPr>
                <w:rFonts w:asciiTheme="minorHAnsi" w:eastAsiaTheme="minorHAnsi" w:hAnsiTheme="minorHAnsi"/>
                <w:b/>
                <w:bCs/>
              </w:rPr>
              <w:t>Midterm Exams (4.</w:t>
            </w:r>
            <w:proofErr w:type="gramStart"/>
            <w:r w:rsidRPr="007F5548">
              <w:rPr>
                <w:rFonts w:asciiTheme="minorHAnsi" w:eastAsiaTheme="minorHAnsi" w:hAnsiTheme="minorHAnsi"/>
                <w:b/>
                <w:bCs/>
              </w:rPr>
              <w:t>14.~</w:t>
            </w:r>
            <w:proofErr w:type="gramEnd"/>
            <w:r w:rsidRPr="007F5548">
              <w:rPr>
                <w:rFonts w:asciiTheme="minorHAnsi" w:eastAsiaTheme="minorHAnsi" w:hAnsiTheme="minorHAnsi"/>
                <w:b/>
                <w:bCs/>
              </w:rPr>
              <w:t xml:space="preserve">4.17.) </w:t>
            </w:r>
          </w:p>
        </w:tc>
        <w:tc>
          <w:tcPr>
            <w:tcW w:w="2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shd w:val="clear" w:color="auto" w:fill="FAF3D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399F83F" w14:textId="77777777" w:rsidR="00FF0F5C" w:rsidRPr="007F5548" w:rsidRDefault="00FF0F5C" w:rsidP="00FF0F5C">
            <w:pPr>
              <w:pStyle w:val="a4"/>
              <w:wordWrap/>
              <w:spacing w:line="312" w:lineRule="auto"/>
              <w:ind w:firstLine="100"/>
              <w:jc w:val="center"/>
              <w:rPr>
                <w:rFonts w:asciiTheme="minorHAnsi" w:eastAsiaTheme="minorHAnsi" w:hAnsiTheme="minorHAnsi"/>
                <w:b/>
                <w:bCs/>
                <w:color w:val="FF0000"/>
              </w:rPr>
            </w:pPr>
            <w:r w:rsidRPr="007F5548">
              <w:rPr>
                <w:rFonts w:asciiTheme="minorHAnsi" w:eastAsiaTheme="minorHAnsi" w:hAnsiTheme="minorHAnsi" w:hint="eastAsia"/>
                <w:b/>
                <w:bCs/>
                <w:color w:val="FF0000"/>
              </w:rPr>
              <w:t>4</w:t>
            </w:r>
            <w:r w:rsidRPr="007F5548">
              <w:rPr>
                <w:rFonts w:asciiTheme="minorHAnsi" w:eastAsiaTheme="minorHAnsi" w:hAnsiTheme="minorHAnsi"/>
                <w:b/>
                <w:bCs/>
                <w:color w:val="FF0000"/>
              </w:rPr>
              <w:t>.13.</w:t>
            </w:r>
          </w:p>
          <w:p w14:paraId="4FAD4419" w14:textId="58C6011B" w:rsidR="00FF0F5C" w:rsidRPr="007F5548" w:rsidRDefault="00FF0F5C" w:rsidP="00FF0F5C">
            <w:pPr>
              <w:pStyle w:val="a4"/>
              <w:tabs>
                <w:tab w:val="left" w:pos="0"/>
                <w:tab w:val="left" w:pos="0"/>
                <w:tab w:val="left" w:pos="0"/>
                <w:tab w:val="left" w:pos="0"/>
                <w:tab w:val="left" w:pos="0"/>
                <w:tab w:val="left" w:pos="0"/>
                <w:tab w:val="left" w:pos="0"/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spacing w:line="360" w:lineRule="auto"/>
              <w:ind w:right="91"/>
              <w:jc w:val="center"/>
              <w:rPr>
                <w:rFonts w:asciiTheme="minorHAnsi" w:eastAsiaTheme="minorHAnsi" w:hAnsiTheme="minorHAnsi"/>
                <w:b/>
                <w:bCs/>
                <w:color w:val="FF0000"/>
                <w:sz w:val="22"/>
                <w:shd w:val="clear" w:color="000000" w:fill="auto"/>
              </w:rPr>
            </w:pPr>
            <w:r w:rsidRPr="007F5548">
              <w:rPr>
                <w:rFonts w:asciiTheme="minorHAnsi" w:eastAsiaTheme="minorHAnsi" w:hAnsiTheme="minorHAnsi" w:hint="eastAsia"/>
                <w:b/>
                <w:bCs/>
                <w:color w:val="FF0000"/>
              </w:rPr>
              <w:t>R</w:t>
            </w:r>
            <w:r w:rsidRPr="007F5548">
              <w:rPr>
                <w:rFonts w:asciiTheme="minorHAnsi" w:eastAsiaTheme="minorHAnsi" w:hAnsiTheme="minorHAnsi"/>
                <w:b/>
                <w:bCs/>
                <w:color w:val="FF0000"/>
              </w:rPr>
              <w:t>egular Classes</w:t>
            </w:r>
          </w:p>
        </w:tc>
      </w:tr>
    </w:tbl>
    <w:p w14:paraId="1D19EA81" w14:textId="77777777" w:rsidR="00EF278B" w:rsidRDefault="00EF278B">
      <w:pPr>
        <w:wordWrap/>
        <w:spacing w:after="0" w:line="276" w:lineRule="auto"/>
        <w:jc w:val="left"/>
        <w:textAlignment w:val="baseline"/>
        <w:rPr>
          <w:rFonts w:eastAsiaTheme="minorHAnsi" w:cs="굴림"/>
          <w:b/>
          <w:bCs/>
          <w:color w:val="0000FF"/>
          <w:kern w:val="0"/>
          <w:sz w:val="22"/>
        </w:rPr>
      </w:pPr>
    </w:p>
    <w:p w14:paraId="06461369" w14:textId="477233EE" w:rsidR="007F5548" w:rsidRDefault="007F5548">
      <w:pPr>
        <w:widowControl/>
        <w:wordWrap/>
        <w:autoSpaceDE/>
        <w:autoSpaceDN/>
        <w:rPr>
          <w:rFonts w:eastAsiaTheme="minorHAnsi" w:cs="함초롬바탕"/>
          <w:b/>
          <w:bCs/>
          <w:color w:val="0000FF"/>
          <w:kern w:val="0"/>
          <w:sz w:val="22"/>
        </w:rPr>
      </w:pPr>
      <w:r>
        <w:rPr>
          <w:rFonts w:eastAsiaTheme="minorHAnsi" w:cs="함초롬바탕"/>
          <w:b/>
          <w:bCs/>
          <w:color w:val="0000FF"/>
          <w:kern w:val="0"/>
          <w:sz w:val="22"/>
        </w:rPr>
        <w:br w:type="page"/>
      </w:r>
    </w:p>
    <w:p w14:paraId="033F192B" w14:textId="77777777" w:rsidR="00EF278B" w:rsidRDefault="00EF278B">
      <w:pPr>
        <w:wordWrap/>
        <w:spacing w:after="0" w:line="276" w:lineRule="auto"/>
        <w:jc w:val="left"/>
        <w:textAlignment w:val="baseline"/>
        <w:rPr>
          <w:rFonts w:eastAsiaTheme="minorHAnsi" w:cs="함초롬바탕"/>
          <w:b/>
          <w:bCs/>
          <w:color w:val="0000FF"/>
          <w:kern w:val="0"/>
          <w:sz w:val="22"/>
        </w:rPr>
      </w:pPr>
    </w:p>
    <w:tbl>
      <w:tblPr>
        <w:tblOverlap w:val="never"/>
        <w:tblW w:w="10477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6136"/>
        <w:gridCol w:w="2735"/>
      </w:tblGrid>
      <w:tr w:rsidR="002308F9" w14:paraId="724316B0" w14:textId="77777777" w:rsidTr="00A72345">
        <w:trPr>
          <w:trHeight w:val="20"/>
        </w:trPr>
        <w:tc>
          <w:tcPr>
            <w:tcW w:w="1606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9634DA1" w14:textId="77777777" w:rsidR="002308F9" w:rsidRDefault="002308F9" w:rsidP="002308F9">
            <w:pPr>
              <w:wordWrap/>
              <w:spacing w:after="0" w:line="276" w:lineRule="auto"/>
              <w:jc w:val="center"/>
            </w:pPr>
            <w:r>
              <w:rPr>
                <w:b/>
                <w:sz w:val="22"/>
              </w:rPr>
              <w:t>Week 9</w:t>
            </w:r>
          </w:p>
          <w:p w14:paraId="79681E8E" w14:textId="77777777" w:rsidR="002308F9" w:rsidRDefault="002308F9" w:rsidP="002308F9">
            <w:pPr>
              <w:pStyle w:val="a4"/>
              <w:wordWrap/>
              <w:jc w:val="center"/>
              <w:rPr>
                <w:rFonts w:ascii="한컴산뜻돋움"/>
                <w:sz w:val="16"/>
                <w:shd w:val="clear" w:color="000000" w:fill="auto"/>
              </w:rPr>
            </w:pPr>
            <w:r>
              <w:rPr>
                <w:rFonts w:ascii="한컴산뜻돋움"/>
                <w:sz w:val="16"/>
                <w:shd w:val="clear" w:color="000000" w:fill="auto"/>
              </w:rPr>
              <w:t>4.</w:t>
            </w:r>
            <w:proofErr w:type="gramStart"/>
            <w:r>
              <w:rPr>
                <w:rFonts w:ascii="한컴산뜻돋움"/>
                <w:sz w:val="16"/>
                <w:shd w:val="clear" w:color="000000" w:fill="auto"/>
              </w:rPr>
              <w:t>20.~</w:t>
            </w:r>
            <w:proofErr w:type="gramEnd"/>
            <w:r>
              <w:rPr>
                <w:rFonts w:ascii="한컴산뜻돋움"/>
                <w:sz w:val="16"/>
                <w:shd w:val="clear" w:color="000000" w:fill="auto"/>
              </w:rPr>
              <w:t>4.26.</w:t>
            </w:r>
          </w:p>
          <w:p w14:paraId="2A692027" w14:textId="77777777" w:rsidR="002308F9" w:rsidRDefault="002308F9" w:rsidP="002308F9">
            <w:pPr>
              <w:wordWrap/>
              <w:spacing w:after="0" w:line="276" w:lineRule="auto"/>
              <w:jc w:val="center"/>
            </w:pPr>
            <w:r>
              <w:rPr>
                <w:b/>
                <w:sz w:val="22"/>
              </w:rPr>
              <w:t>Week 10</w:t>
            </w:r>
          </w:p>
          <w:p w14:paraId="01A5F2F5" w14:textId="1E0347AB" w:rsidR="002308F9" w:rsidRDefault="002308F9" w:rsidP="002308F9">
            <w:pPr>
              <w:pStyle w:val="a4"/>
              <w:wordWrap/>
              <w:jc w:val="center"/>
            </w:pPr>
            <w:r>
              <w:rPr>
                <w:rFonts w:ascii="한컴산뜻돋움"/>
                <w:sz w:val="16"/>
                <w:shd w:val="clear" w:color="000000" w:fill="auto"/>
              </w:rPr>
              <w:t>4.27.~5.3.</w:t>
            </w:r>
          </w:p>
        </w:tc>
        <w:tc>
          <w:tcPr>
            <w:tcW w:w="6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86EB405" w14:textId="77777777" w:rsidR="002308F9" w:rsidRPr="007F5548" w:rsidRDefault="002308F9" w:rsidP="002308F9">
            <w:pPr>
              <w:spacing w:after="0"/>
              <w:rPr>
                <w:rFonts w:eastAsiaTheme="minorHAnsi" w:cs="Times New Roman"/>
                <w:szCs w:val="20"/>
              </w:rPr>
            </w:pPr>
            <w:r w:rsidRPr="007F5548">
              <w:rPr>
                <w:rFonts w:eastAsiaTheme="minorHAnsi" w:cs="Times New Roman" w:hint="eastAsia"/>
                <w:szCs w:val="20"/>
              </w:rPr>
              <w:t>Habitable Environments Elsewhere in our Solar System?</w:t>
            </w:r>
          </w:p>
          <w:p w14:paraId="29FD035A" w14:textId="77777777" w:rsidR="002308F9" w:rsidRPr="007F5548" w:rsidRDefault="002308F9" w:rsidP="002308F9">
            <w:pPr>
              <w:pStyle w:val="aa"/>
              <w:numPr>
                <w:ilvl w:val="0"/>
                <w:numId w:val="42"/>
              </w:numPr>
              <w:ind w:leftChars="0"/>
              <w:rPr>
                <w:rFonts w:eastAsiaTheme="minorHAnsi" w:cs="Times New Roman"/>
                <w:szCs w:val="20"/>
              </w:rPr>
            </w:pPr>
            <w:r w:rsidRPr="007F5548">
              <w:rPr>
                <w:rFonts w:eastAsiaTheme="minorHAnsi" w:cs="Times New Roman"/>
                <w:szCs w:val="20"/>
              </w:rPr>
              <w:t>Life on Mars</w:t>
            </w:r>
          </w:p>
          <w:p w14:paraId="6A765DDF" w14:textId="77777777" w:rsidR="002308F9" w:rsidRPr="007F5548" w:rsidRDefault="002308F9" w:rsidP="002308F9">
            <w:pPr>
              <w:pStyle w:val="aa"/>
              <w:numPr>
                <w:ilvl w:val="0"/>
                <w:numId w:val="42"/>
              </w:numPr>
              <w:ind w:leftChars="0"/>
              <w:rPr>
                <w:rFonts w:eastAsiaTheme="minorHAnsi" w:cs="Times New Roman"/>
                <w:szCs w:val="20"/>
              </w:rPr>
            </w:pPr>
            <w:r w:rsidRPr="007F5548">
              <w:rPr>
                <w:rFonts w:eastAsiaTheme="minorHAnsi" w:cs="Times New Roman" w:hint="eastAsia"/>
                <w:szCs w:val="20"/>
              </w:rPr>
              <w:t>L</w:t>
            </w:r>
            <w:r w:rsidRPr="007F5548">
              <w:rPr>
                <w:rFonts w:eastAsiaTheme="minorHAnsi" w:cs="Times New Roman"/>
                <w:szCs w:val="20"/>
              </w:rPr>
              <w:t>i</w:t>
            </w:r>
            <w:r w:rsidRPr="007F5548">
              <w:rPr>
                <w:rFonts w:eastAsiaTheme="minorHAnsi" w:cs="Times New Roman" w:hint="eastAsia"/>
                <w:szCs w:val="20"/>
              </w:rPr>
              <w:t xml:space="preserve">fe </w:t>
            </w:r>
            <w:r w:rsidRPr="007F5548">
              <w:rPr>
                <w:rFonts w:eastAsiaTheme="minorHAnsi" w:cs="Times New Roman"/>
                <w:szCs w:val="20"/>
              </w:rPr>
              <w:t>on Jovian Moons</w:t>
            </w:r>
          </w:p>
          <w:p w14:paraId="59FC2D78" w14:textId="77777777" w:rsidR="002308F9" w:rsidRPr="007F5548" w:rsidRDefault="002308F9" w:rsidP="002308F9">
            <w:pPr>
              <w:pStyle w:val="aa"/>
              <w:numPr>
                <w:ilvl w:val="0"/>
                <w:numId w:val="42"/>
              </w:numPr>
              <w:ind w:leftChars="0"/>
              <w:rPr>
                <w:rFonts w:eastAsiaTheme="minorHAnsi" w:cs="Times New Roman"/>
                <w:szCs w:val="20"/>
              </w:rPr>
            </w:pPr>
            <w:r w:rsidRPr="007F5548">
              <w:rPr>
                <w:rFonts w:eastAsiaTheme="minorHAnsi" w:cs="Times New Roman"/>
                <w:szCs w:val="20"/>
              </w:rPr>
              <w:t>Searching for life in our solar system</w:t>
            </w:r>
          </w:p>
          <w:p w14:paraId="56664FD5" w14:textId="3A693F4B" w:rsidR="002308F9" w:rsidRPr="007F5548" w:rsidRDefault="002308F9" w:rsidP="002308F9">
            <w:pPr>
              <w:wordWrap/>
              <w:spacing w:after="0" w:line="276" w:lineRule="auto"/>
              <w:ind w:firstLine="100"/>
              <w:jc w:val="left"/>
              <w:rPr>
                <w:rFonts w:eastAsiaTheme="minorHAnsi"/>
                <w:color w:val="000000"/>
              </w:rPr>
            </w:pPr>
            <w:r w:rsidRPr="007F5548">
              <w:rPr>
                <w:rFonts w:eastAsiaTheme="minorHAnsi" w:cs="Times New Roman" w:hint="eastAsia"/>
                <w:szCs w:val="20"/>
              </w:rPr>
              <w:t xml:space="preserve">Interstellar real estate: Defining </w:t>
            </w:r>
            <w:r w:rsidRPr="007F5548">
              <w:rPr>
                <w:rFonts w:eastAsiaTheme="minorHAnsi" w:cs="Times New Roman"/>
                <w:szCs w:val="20"/>
              </w:rPr>
              <w:t>the</w:t>
            </w:r>
            <w:r w:rsidRPr="007F5548">
              <w:rPr>
                <w:rFonts w:eastAsiaTheme="minorHAnsi" w:cs="Times New Roman" w:hint="eastAsia"/>
                <w:szCs w:val="20"/>
              </w:rPr>
              <w:t xml:space="preserve"> habitable zone</w:t>
            </w:r>
          </w:p>
        </w:tc>
        <w:tc>
          <w:tcPr>
            <w:tcW w:w="27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ADECE5" w14:textId="77777777" w:rsidR="002308F9" w:rsidRPr="007F5548" w:rsidRDefault="002308F9" w:rsidP="002308F9">
            <w:pPr>
              <w:spacing w:after="0"/>
              <w:rPr>
                <w:rFonts w:eastAsiaTheme="minorHAnsi" w:cs="Times New Roman"/>
                <w:szCs w:val="20"/>
              </w:rPr>
            </w:pPr>
            <w:r w:rsidRPr="007F5548">
              <w:rPr>
                <w:rFonts w:eastAsiaTheme="minorHAnsi" w:cs="Times New Roman" w:hint="eastAsia"/>
                <w:szCs w:val="20"/>
              </w:rPr>
              <w:t xml:space="preserve">RTM activity </w:t>
            </w:r>
          </w:p>
          <w:p w14:paraId="1566066E" w14:textId="77777777" w:rsidR="002308F9" w:rsidRPr="007F5548" w:rsidRDefault="002308F9" w:rsidP="002308F9">
            <w:pPr>
              <w:spacing w:after="0"/>
              <w:rPr>
                <w:rFonts w:eastAsiaTheme="minorHAnsi" w:cs="Times New Roman"/>
                <w:szCs w:val="20"/>
              </w:rPr>
            </w:pPr>
            <w:r w:rsidRPr="007F5548">
              <w:rPr>
                <w:rFonts w:eastAsiaTheme="minorHAnsi" w:cs="Times New Roman"/>
                <w:szCs w:val="20"/>
              </w:rPr>
              <w:t>Worksheet:</w:t>
            </w:r>
          </w:p>
          <w:p w14:paraId="2E118C60" w14:textId="0611598B" w:rsidR="002308F9" w:rsidRPr="007F5548" w:rsidRDefault="002308F9" w:rsidP="00E0672A">
            <w:pPr>
              <w:pStyle w:val="a4"/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spacing w:line="240" w:lineRule="auto"/>
              <w:ind w:left="149" w:right="91" w:hanging="23"/>
              <w:jc w:val="center"/>
              <w:rPr>
                <w:rFonts w:asciiTheme="minorHAnsi" w:eastAsiaTheme="minorHAnsi" w:hAnsiTheme="minorHAnsi"/>
              </w:rPr>
            </w:pPr>
            <w:r w:rsidRPr="007F5548">
              <w:rPr>
                <w:rFonts w:asciiTheme="minorHAnsi" w:eastAsiaTheme="minorHAnsi" w:hAnsiTheme="minorHAnsi" w:cs="Times New Roman"/>
              </w:rPr>
              <w:t>TO TERRAFORM OR NOT TO TERRAFORM MARS, THAT IS THE QUESTION</w:t>
            </w:r>
          </w:p>
        </w:tc>
      </w:tr>
      <w:tr w:rsidR="002308F9" w14:paraId="085923CD" w14:textId="77777777" w:rsidTr="00A72345">
        <w:trPr>
          <w:trHeight w:val="20"/>
        </w:trPr>
        <w:tc>
          <w:tcPr>
            <w:tcW w:w="1606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C4F645" w14:textId="6179C4E8" w:rsidR="002308F9" w:rsidRDefault="002308F9" w:rsidP="002308F9">
            <w:pPr>
              <w:wordWrap/>
              <w:spacing w:after="0" w:line="276" w:lineRule="auto"/>
              <w:jc w:val="center"/>
              <w:rPr>
                <w:b/>
                <w:sz w:val="22"/>
              </w:rPr>
            </w:pPr>
            <w:r>
              <w:rPr>
                <w:b/>
                <w:w w:val="80"/>
                <w:sz w:val="16"/>
              </w:rPr>
              <w:t>Core Competencies</w:t>
            </w:r>
          </w:p>
        </w:tc>
        <w:tc>
          <w:tcPr>
            <w:tcW w:w="6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288E62" w14:textId="3DC9A30A" w:rsidR="002308F9" w:rsidRPr="00BA7764" w:rsidRDefault="00E0672A" w:rsidP="00E0672A">
            <w:pPr>
              <w:wordWrap/>
              <w:spacing w:after="0" w:line="276" w:lineRule="auto"/>
              <w:ind w:firstLine="100"/>
              <w:jc w:val="left"/>
              <w:rPr>
                <w:rFonts w:eastAsiaTheme="minorHAnsi"/>
                <w:color w:val="000000"/>
              </w:rPr>
            </w:pPr>
            <w:r>
              <w:rPr>
                <w:rFonts w:eastAsiaTheme="minorHAnsi" w:hint="eastAsia"/>
                <w:color w:val="000000"/>
              </w:rPr>
              <w:t>S</w:t>
            </w:r>
            <w:r>
              <w:rPr>
                <w:rFonts w:eastAsiaTheme="minorHAnsi"/>
                <w:color w:val="000000"/>
              </w:rPr>
              <w:t xml:space="preserve">cientific Literacy; </w:t>
            </w:r>
            <w:r w:rsidRPr="00E0672A">
              <w:rPr>
                <w:rFonts w:eastAsiaTheme="minorHAnsi"/>
                <w:color w:val="000000"/>
              </w:rPr>
              <w:t>Self-motived study</w:t>
            </w:r>
            <w:r>
              <w:rPr>
                <w:rFonts w:eastAsiaTheme="minorHAnsi"/>
                <w:color w:val="000000"/>
              </w:rPr>
              <w:t xml:space="preserve">; </w:t>
            </w:r>
            <w:r w:rsidRPr="00E0672A">
              <w:rPr>
                <w:rFonts w:eastAsiaTheme="minorHAnsi"/>
                <w:color w:val="000000"/>
              </w:rPr>
              <w:t>Collaborative study</w:t>
            </w:r>
          </w:p>
        </w:tc>
        <w:tc>
          <w:tcPr>
            <w:tcW w:w="27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EB0CDC" w14:textId="77777777" w:rsidR="002308F9" w:rsidRPr="007F5548" w:rsidRDefault="002308F9" w:rsidP="002308F9">
            <w:pPr>
              <w:pStyle w:val="a4"/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spacing w:line="360" w:lineRule="auto"/>
              <w:ind w:left="149" w:right="91" w:hanging="23"/>
              <w:jc w:val="center"/>
              <w:rPr>
                <w:rFonts w:asciiTheme="minorHAnsi" w:eastAsiaTheme="minorHAnsi" w:hAnsiTheme="minorHAnsi"/>
              </w:rPr>
            </w:pPr>
          </w:p>
        </w:tc>
      </w:tr>
      <w:tr w:rsidR="002308F9" w14:paraId="4134673D" w14:textId="77777777" w:rsidTr="00A72345">
        <w:trPr>
          <w:trHeight w:val="20"/>
        </w:trPr>
        <w:tc>
          <w:tcPr>
            <w:tcW w:w="1606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6505B5" w14:textId="77777777" w:rsidR="002308F9" w:rsidRDefault="002308F9" w:rsidP="002308F9">
            <w:pPr>
              <w:wordWrap/>
              <w:spacing w:after="0" w:line="276" w:lineRule="auto"/>
              <w:jc w:val="center"/>
            </w:pPr>
            <w:r>
              <w:rPr>
                <w:b/>
                <w:sz w:val="22"/>
              </w:rPr>
              <w:t>Week 11</w:t>
            </w:r>
          </w:p>
          <w:p w14:paraId="29F42512" w14:textId="77777777" w:rsidR="002308F9" w:rsidRDefault="002308F9" w:rsidP="002308F9">
            <w:pPr>
              <w:pStyle w:val="a4"/>
              <w:wordWrap/>
              <w:jc w:val="center"/>
              <w:rPr>
                <w:rFonts w:ascii="한컴산뜻돋움"/>
                <w:sz w:val="16"/>
                <w:shd w:val="clear" w:color="000000" w:fill="auto"/>
              </w:rPr>
            </w:pPr>
            <w:r>
              <w:rPr>
                <w:rFonts w:ascii="한컴산뜻돋움"/>
                <w:sz w:val="16"/>
                <w:shd w:val="clear" w:color="000000" w:fill="auto"/>
              </w:rPr>
              <w:t>5.</w:t>
            </w:r>
            <w:proofErr w:type="gramStart"/>
            <w:r>
              <w:rPr>
                <w:rFonts w:ascii="한컴산뜻돋움"/>
                <w:sz w:val="16"/>
                <w:shd w:val="clear" w:color="000000" w:fill="auto"/>
              </w:rPr>
              <w:t>4.~</w:t>
            </w:r>
            <w:proofErr w:type="gramEnd"/>
            <w:r>
              <w:rPr>
                <w:rFonts w:ascii="한컴산뜻돋움"/>
                <w:sz w:val="16"/>
                <w:shd w:val="clear" w:color="000000" w:fill="auto"/>
              </w:rPr>
              <w:t>5.10.</w:t>
            </w:r>
          </w:p>
          <w:p w14:paraId="163EF956" w14:textId="77777777" w:rsidR="002308F9" w:rsidRDefault="002308F9" w:rsidP="002308F9">
            <w:pPr>
              <w:wordWrap/>
              <w:spacing w:after="0" w:line="276" w:lineRule="auto"/>
              <w:jc w:val="center"/>
            </w:pPr>
            <w:r>
              <w:rPr>
                <w:b/>
                <w:sz w:val="22"/>
              </w:rPr>
              <w:t>Week 12</w:t>
            </w:r>
          </w:p>
          <w:p w14:paraId="4298C772" w14:textId="08F00AE6" w:rsidR="002308F9" w:rsidRDefault="002308F9" w:rsidP="002308F9">
            <w:pPr>
              <w:pStyle w:val="a4"/>
              <w:wordWrap/>
              <w:jc w:val="center"/>
            </w:pPr>
            <w:r>
              <w:rPr>
                <w:rFonts w:ascii="한컴산뜻돋움"/>
                <w:sz w:val="16"/>
                <w:shd w:val="clear" w:color="000000" w:fill="auto"/>
              </w:rPr>
              <w:t>5.11.~5.17.</w:t>
            </w:r>
          </w:p>
        </w:tc>
        <w:tc>
          <w:tcPr>
            <w:tcW w:w="6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34195DB" w14:textId="77777777" w:rsidR="002308F9" w:rsidRPr="007F5548" w:rsidRDefault="002308F9" w:rsidP="002308F9">
            <w:pPr>
              <w:spacing w:after="0"/>
              <w:rPr>
                <w:rFonts w:eastAsiaTheme="minorHAnsi" w:cs="Times New Roman"/>
                <w:szCs w:val="20"/>
              </w:rPr>
            </w:pPr>
            <w:r w:rsidRPr="007F5548">
              <w:rPr>
                <w:rFonts w:eastAsiaTheme="minorHAnsi" w:cs="Times New Roman" w:hint="eastAsia"/>
                <w:szCs w:val="20"/>
              </w:rPr>
              <w:t>Detection of exoplanet</w:t>
            </w:r>
          </w:p>
          <w:p w14:paraId="461EC1E8" w14:textId="77777777" w:rsidR="002308F9" w:rsidRPr="007F5548" w:rsidRDefault="002308F9" w:rsidP="002308F9">
            <w:pPr>
              <w:pStyle w:val="aa"/>
              <w:numPr>
                <w:ilvl w:val="0"/>
                <w:numId w:val="43"/>
              </w:numPr>
              <w:ind w:leftChars="0"/>
              <w:rPr>
                <w:rFonts w:eastAsiaTheme="minorHAnsi" w:cs="Times New Roman"/>
                <w:szCs w:val="20"/>
              </w:rPr>
            </w:pPr>
            <w:r w:rsidRPr="007F5548">
              <w:rPr>
                <w:rFonts w:eastAsiaTheme="minorHAnsi" w:cs="Times New Roman" w:hint="eastAsia"/>
                <w:szCs w:val="20"/>
              </w:rPr>
              <w:t>Reflected radiation</w:t>
            </w:r>
          </w:p>
          <w:p w14:paraId="2501C8D6" w14:textId="77777777" w:rsidR="002308F9" w:rsidRPr="007F5548" w:rsidRDefault="002308F9" w:rsidP="002308F9">
            <w:pPr>
              <w:pStyle w:val="aa"/>
              <w:numPr>
                <w:ilvl w:val="0"/>
                <w:numId w:val="43"/>
              </w:numPr>
              <w:ind w:leftChars="0"/>
              <w:rPr>
                <w:rFonts w:eastAsiaTheme="minorHAnsi" w:cs="Times New Roman"/>
                <w:szCs w:val="20"/>
              </w:rPr>
            </w:pPr>
            <w:r w:rsidRPr="007F5548">
              <w:rPr>
                <w:rFonts w:eastAsiaTheme="minorHAnsi" w:cs="Times New Roman" w:hint="eastAsia"/>
                <w:szCs w:val="20"/>
              </w:rPr>
              <w:t>Emitted radiation</w:t>
            </w:r>
          </w:p>
          <w:p w14:paraId="50826E44" w14:textId="77777777" w:rsidR="002308F9" w:rsidRPr="007F5548" w:rsidRDefault="002308F9" w:rsidP="002308F9">
            <w:pPr>
              <w:pStyle w:val="aa"/>
              <w:numPr>
                <w:ilvl w:val="0"/>
                <w:numId w:val="43"/>
              </w:numPr>
              <w:ind w:leftChars="0"/>
              <w:rPr>
                <w:rFonts w:eastAsiaTheme="minorHAnsi" w:cs="Times New Roman"/>
                <w:szCs w:val="20"/>
              </w:rPr>
            </w:pPr>
            <w:r w:rsidRPr="007F5548">
              <w:rPr>
                <w:rFonts w:eastAsiaTheme="minorHAnsi" w:cs="Times New Roman"/>
                <w:szCs w:val="20"/>
              </w:rPr>
              <w:t>Absorbed or occulted radiation</w:t>
            </w:r>
          </w:p>
          <w:p w14:paraId="36CD0D35" w14:textId="77777777" w:rsidR="002308F9" w:rsidRPr="007F5548" w:rsidRDefault="002308F9" w:rsidP="002308F9">
            <w:pPr>
              <w:pStyle w:val="aa"/>
              <w:numPr>
                <w:ilvl w:val="0"/>
                <w:numId w:val="43"/>
              </w:numPr>
              <w:ind w:leftChars="0"/>
              <w:rPr>
                <w:rFonts w:eastAsiaTheme="minorHAnsi" w:cs="Times New Roman"/>
                <w:szCs w:val="20"/>
              </w:rPr>
            </w:pPr>
            <w:r w:rsidRPr="007F5548">
              <w:rPr>
                <w:rFonts w:eastAsiaTheme="minorHAnsi" w:cs="Times New Roman"/>
                <w:szCs w:val="20"/>
              </w:rPr>
              <w:t>Refracted radiation</w:t>
            </w:r>
          </w:p>
          <w:p w14:paraId="7380704F" w14:textId="77777777" w:rsidR="002308F9" w:rsidRPr="007F5548" w:rsidRDefault="002308F9" w:rsidP="002308F9">
            <w:pPr>
              <w:pStyle w:val="aa"/>
              <w:numPr>
                <w:ilvl w:val="0"/>
                <w:numId w:val="43"/>
              </w:numPr>
              <w:ind w:leftChars="0"/>
              <w:rPr>
                <w:rFonts w:eastAsiaTheme="minorHAnsi" w:cs="Times New Roman"/>
                <w:szCs w:val="20"/>
              </w:rPr>
            </w:pPr>
            <w:r w:rsidRPr="007F5548">
              <w:rPr>
                <w:rFonts w:eastAsiaTheme="minorHAnsi" w:cs="Times New Roman"/>
                <w:szCs w:val="20"/>
              </w:rPr>
              <w:t>Movement of the star</w:t>
            </w:r>
          </w:p>
          <w:p w14:paraId="7A284052" w14:textId="21618089" w:rsidR="002308F9" w:rsidRPr="007F5548" w:rsidRDefault="002308F9" w:rsidP="002308F9">
            <w:pPr>
              <w:wordWrap/>
              <w:spacing w:after="0" w:line="276" w:lineRule="auto"/>
              <w:ind w:firstLine="100"/>
              <w:jc w:val="left"/>
              <w:rPr>
                <w:rFonts w:eastAsiaTheme="minorHAnsi"/>
                <w:color w:val="000000"/>
              </w:rPr>
            </w:pPr>
            <w:r w:rsidRPr="007F5548">
              <w:rPr>
                <w:rFonts w:eastAsiaTheme="minorHAnsi" w:cs="Times New Roman"/>
                <w:szCs w:val="20"/>
              </w:rPr>
              <w:t>Observables and important properties</w:t>
            </w:r>
          </w:p>
        </w:tc>
        <w:tc>
          <w:tcPr>
            <w:tcW w:w="273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3876CF" w14:textId="77777777" w:rsidR="002308F9" w:rsidRPr="007F5548" w:rsidRDefault="002308F9" w:rsidP="002308F9">
            <w:pPr>
              <w:pStyle w:val="a4"/>
              <w:tabs>
                <w:tab w:val="left" w:pos="0"/>
                <w:tab w:val="left" w:pos="0"/>
                <w:tab w:val="left" w:pos="0"/>
                <w:tab w:val="left" w:pos="0"/>
                <w:tab w:val="left" w:pos="0"/>
                <w:tab w:val="left" w:pos="0"/>
                <w:tab w:val="left" w:pos="0"/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spacing w:line="360" w:lineRule="auto"/>
              <w:ind w:left="149" w:right="91" w:hanging="23"/>
              <w:jc w:val="center"/>
              <w:rPr>
                <w:rFonts w:asciiTheme="minorHAnsi" w:eastAsiaTheme="minorHAnsi" w:hAnsiTheme="minorHAnsi"/>
                <w:b/>
                <w:bCs/>
                <w:color w:val="FF0000"/>
              </w:rPr>
            </w:pPr>
            <w:r w:rsidRPr="007F5548">
              <w:rPr>
                <w:rFonts w:asciiTheme="minorHAnsi" w:eastAsiaTheme="minorHAnsi" w:hAnsiTheme="minorHAnsi"/>
                <w:b/>
                <w:bCs/>
                <w:color w:val="FF0000"/>
                <w:sz w:val="22"/>
                <w:shd w:val="clear" w:color="000000" w:fill="auto"/>
              </w:rPr>
              <w:t>5.5.</w:t>
            </w:r>
          </w:p>
          <w:p w14:paraId="13C242A8" w14:textId="77777777" w:rsidR="002308F9" w:rsidRPr="007F5548" w:rsidRDefault="002308F9" w:rsidP="002308F9">
            <w:pPr>
              <w:jc w:val="center"/>
              <w:rPr>
                <w:rFonts w:eastAsiaTheme="minorHAnsi"/>
                <w:b/>
                <w:bCs/>
                <w:color w:val="FF0000"/>
              </w:rPr>
            </w:pPr>
            <w:r w:rsidRPr="007F5548">
              <w:rPr>
                <w:rFonts w:eastAsiaTheme="minorHAnsi"/>
                <w:b/>
                <w:bCs/>
                <w:color w:val="FF0000"/>
              </w:rPr>
              <w:t>Children's Day</w:t>
            </w:r>
          </w:p>
          <w:p w14:paraId="467573BB" w14:textId="4AE2D832" w:rsidR="002308F9" w:rsidRPr="007F5548" w:rsidRDefault="002308F9" w:rsidP="002308F9">
            <w:pPr>
              <w:spacing w:after="0"/>
              <w:rPr>
                <w:rFonts w:eastAsiaTheme="minorHAnsi" w:cs="Times New Roman"/>
                <w:szCs w:val="20"/>
              </w:rPr>
            </w:pPr>
            <w:r w:rsidRPr="007F5548">
              <w:rPr>
                <w:rFonts w:eastAsiaTheme="minorHAnsi" w:cs="Times New Roman" w:hint="eastAsia"/>
                <w:szCs w:val="20"/>
              </w:rPr>
              <w:t xml:space="preserve">RTM activity </w:t>
            </w:r>
          </w:p>
          <w:p w14:paraId="22E5B982" w14:textId="77777777" w:rsidR="002308F9" w:rsidRPr="007F5548" w:rsidRDefault="002308F9" w:rsidP="002308F9">
            <w:pPr>
              <w:spacing w:after="0"/>
              <w:rPr>
                <w:rFonts w:eastAsiaTheme="minorHAnsi" w:cs="Times New Roman"/>
                <w:szCs w:val="20"/>
              </w:rPr>
            </w:pPr>
            <w:r w:rsidRPr="007F5548">
              <w:rPr>
                <w:rFonts w:eastAsiaTheme="minorHAnsi" w:cs="Times New Roman"/>
                <w:szCs w:val="20"/>
              </w:rPr>
              <w:t>Worksheet:</w:t>
            </w:r>
          </w:p>
          <w:p w14:paraId="1232C821" w14:textId="620A6B45" w:rsidR="002308F9" w:rsidRPr="007F5548" w:rsidRDefault="002308F9" w:rsidP="007F5548">
            <w:pPr>
              <w:rPr>
                <w:rFonts w:eastAsiaTheme="minorHAnsi"/>
                <w:b/>
                <w:bCs/>
                <w:color w:val="FF0000"/>
                <w:sz w:val="22"/>
              </w:rPr>
            </w:pPr>
            <w:r w:rsidRPr="007F5548">
              <w:rPr>
                <w:rFonts w:eastAsiaTheme="minorHAnsi" w:cs="Times New Roman"/>
                <w:szCs w:val="20"/>
              </w:rPr>
              <w:t>Wobbling stars</w:t>
            </w:r>
          </w:p>
        </w:tc>
      </w:tr>
      <w:tr w:rsidR="002308F9" w14:paraId="61B3D4C8" w14:textId="77777777" w:rsidTr="00A72345">
        <w:trPr>
          <w:trHeight w:val="20"/>
        </w:trPr>
        <w:tc>
          <w:tcPr>
            <w:tcW w:w="1606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269736B" w14:textId="77777777" w:rsidR="002308F9" w:rsidRDefault="002308F9" w:rsidP="002308F9">
            <w:pPr>
              <w:wordWrap/>
              <w:spacing w:after="0" w:line="276" w:lineRule="auto"/>
              <w:jc w:val="center"/>
            </w:pPr>
            <w:r>
              <w:rPr>
                <w:b/>
                <w:w w:val="80"/>
                <w:sz w:val="16"/>
              </w:rPr>
              <w:t>Core Competencies</w:t>
            </w:r>
          </w:p>
        </w:tc>
        <w:tc>
          <w:tcPr>
            <w:tcW w:w="6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7D84B1" w14:textId="4448947C" w:rsidR="002308F9" w:rsidRPr="007F5548" w:rsidRDefault="00BA7764" w:rsidP="00BA7764">
            <w:pPr>
              <w:wordWrap/>
              <w:spacing w:after="0" w:line="276" w:lineRule="auto"/>
              <w:ind w:firstLine="100"/>
              <w:jc w:val="left"/>
              <w:rPr>
                <w:rFonts w:eastAsiaTheme="minorHAnsi"/>
                <w:color w:val="000000"/>
              </w:rPr>
            </w:pPr>
            <w:r>
              <w:rPr>
                <w:rFonts w:eastAsiaTheme="minorHAnsi"/>
                <w:color w:val="000000"/>
              </w:rPr>
              <w:t>Scientific Knowledge; Scientific Literacy; Self-motived study</w:t>
            </w:r>
            <w:r>
              <w:rPr>
                <w:rFonts w:eastAsiaTheme="minorHAnsi"/>
                <w:color w:val="000000"/>
              </w:rPr>
              <w:tab/>
            </w:r>
          </w:p>
        </w:tc>
        <w:tc>
          <w:tcPr>
            <w:tcW w:w="273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</w:tcPr>
          <w:p w14:paraId="54587CAD" w14:textId="77777777" w:rsidR="002308F9" w:rsidRPr="007F5548" w:rsidRDefault="002308F9" w:rsidP="002308F9">
            <w:pPr>
              <w:rPr>
                <w:rFonts w:eastAsiaTheme="minorHAnsi"/>
              </w:rPr>
            </w:pPr>
          </w:p>
        </w:tc>
      </w:tr>
      <w:tr w:rsidR="002308F9" w14:paraId="62A15B3D" w14:textId="77777777" w:rsidTr="00A72345">
        <w:trPr>
          <w:trHeight w:val="20"/>
        </w:trPr>
        <w:tc>
          <w:tcPr>
            <w:tcW w:w="1606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92C2DFF" w14:textId="77777777" w:rsidR="002308F9" w:rsidRDefault="002308F9" w:rsidP="002308F9">
            <w:pPr>
              <w:wordWrap/>
              <w:spacing w:after="0" w:line="276" w:lineRule="auto"/>
              <w:jc w:val="center"/>
            </w:pPr>
            <w:r>
              <w:rPr>
                <w:b/>
                <w:sz w:val="22"/>
              </w:rPr>
              <w:t>Week 13</w:t>
            </w:r>
          </w:p>
          <w:p w14:paraId="7C04FD9D" w14:textId="77777777" w:rsidR="002308F9" w:rsidRDefault="002308F9" w:rsidP="002308F9">
            <w:pPr>
              <w:pStyle w:val="a4"/>
              <w:wordWrap/>
              <w:jc w:val="center"/>
              <w:rPr>
                <w:rFonts w:ascii="한컴산뜻돋움"/>
                <w:sz w:val="16"/>
                <w:shd w:val="clear" w:color="000000" w:fill="auto"/>
              </w:rPr>
            </w:pPr>
            <w:r>
              <w:rPr>
                <w:rFonts w:ascii="한컴산뜻돋움"/>
                <w:sz w:val="16"/>
                <w:shd w:val="clear" w:color="000000" w:fill="auto"/>
              </w:rPr>
              <w:t>5.</w:t>
            </w:r>
            <w:proofErr w:type="gramStart"/>
            <w:r>
              <w:rPr>
                <w:rFonts w:ascii="한컴산뜻돋움"/>
                <w:sz w:val="16"/>
                <w:shd w:val="clear" w:color="000000" w:fill="auto"/>
              </w:rPr>
              <w:t>18.~</w:t>
            </w:r>
            <w:proofErr w:type="gramEnd"/>
            <w:r>
              <w:rPr>
                <w:rFonts w:ascii="한컴산뜻돋움"/>
                <w:sz w:val="16"/>
                <w:shd w:val="clear" w:color="000000" w:fill="auto"/>
              </w:rPr>
              <w:t>5.24.</w:t>
            </w:r>
          </w:p>
          <w:p w14:paraId="66825FD3" w14:textId="77777777" w:rsidR="002308F9" w:rsidRDefault="002308F9" w:rsidP="002308F9">
            <w:pPr>
              <w:wordWrap/>
              <w:spacing w:after="0" w:line="276" w:lineRule="auto"/>
              <w:jc w:val="center"/>
            </w:pPr>
            <w:r>
              <w:rPr>
                <w:b/>
                <w:sz w:val="22"/>
              </w:rPr>
              <w:t>Week 14</w:t>
            </w:r>
          </w:p>
          <w:p w14:paraId="7EED4C07" w14:textId="32A32228" w:rsidR="002308F9" w:rsidRDefault="002308F9" w:rsidP="002308F9">
            <w:pPr>
              <w:pStyle w:val="a4"/>
              <w:wordWrap/>
              <w:jc w:val="center"/>
            </w:pPr>
            <w:r>
              <w:rPr>
                <w:rFonts w:ascii="한컴산뜻돋움"/>
                <w:sz w:val="16"/>
                <w:shd w:val="clear" w:color="000000" w:fill="auto"/>
              </w:rPr>
              <w:t>5.25.~5.31.</w:t>
            </w:r>
          </w:p>
        </w:tc>
        <w:tc>
          <w:tcPr>
            <w:tcW w:w="6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EB731C" w14:textId="77777777" w:rsidR="002308F9" w:rsidRPr="007F5548" w:rsidRDefault="002308F9" w:rsidP="002308F9">
            <w:pPr>
              <w:spacing w:after="0"/>
              <w:rPr>
                <w:rFonts w:eastAsiaTheme="minorHAnsi" w:cs="Times New Roman"/>
                <w:szCs w:val="20"/>
              </w:rPr>
            </w:pPr>
            <w:r w:rsidRPr="007F5548">
              <w:rPr>
                <w:rFonts w:eastAsiaTheme="minorHAnsi" w:cs="Times New Roman" w:hint="eastAsia"/>
                <w:szCs w:val="20"/>
              </w:rPr>
              <w:t>The nature of exoplanetary system</w:t>
            </w:r>
          </w:p>
          <w:p w14:paraId="6BABCFDD" w14:textId="77777777" w:rsidR="002308F9" w:rsidRPr="007F5548" w:rsidRDefault="002308F9" w:rsidP="002308F9">
            <w:pPr>
              <w:pStyle w:val="aa"/>
              <w:numPr>
                <w:ilvl w:val="0"/>
                <w:numId w:val="13"/>
              </w:numPr>
              <w:ind w:leftChars="0"/>
              <w:rPr>
                <w:rFonts w:eastAsiaTheme="minorHAnsi" w:cs="Times New Roman"/>
                <w:szCs w:val="20"/>
              </w:rPr>
            </w:pPr>
            <w:r w:rsidRPr="007F5548">
              <w:rPr>
                <w:rFonts w:eastAsiaTheme="minorHAnsi" w:cs="Times New Roman"/>
                <w:szCs w:val="20"/>
              </w:rPr>
              <w:t>The discovery of exoplanetary systems</w:t>
            </w:r>
          </w:p>
          <w:p w14:paraId="39523132" w14:textId="77777777" w:rsidR="002308F9" w:rsidRPr="007F5548" w:rsidRDefault="002308F9" w:rsidP="002308F9">
            <w:pPr>
              <w:pStyle w:val="aa"/>
              <w:numPr>
                <w:ilvl w:val="0"/>
                <w:numId w:val="13"/>
              </w:numPr>
              <w:ind w:leftChars="0"/>
              <w:rPr>
                <w:rFonts w:eastAsiaTheme="minorHAnsi" w:cs="Times New Roman"/>
                <w:szCs w:val="20"/>
              </w:rPr>
            </w:pPr>
            <w:r w:rsidRPr="007F5548">
              <w:rPr>
                <w:rFonts w:eastAsiaTheme="minorHAnsi" w:cs="Times New Roman"/>
                <w:szCs w:val="20"/>
              </w:rPr>
              <w:t>Properties of exoplanetary systems</w:t>
            </w:r>
          </w:p>
          <w:p w14:paraId="213611D3" w14:textId="77777777" w:rsidR="002308F9" w:rsidRPr="007F5548" w:rsidRDefault="002308F9" w:rsidP="002308F9">
            <w:pPr>
              <w:pStyle w:val="aa"/>
              <w:numPr>
                <w:ilvl w:val="0"/>
                <w:numId w:val="13"/>
              </w:numPr>
              <w:ind w:leftChars="0"/>
              <w:rPr>
                <w:rFonts w:eastAsiaTheme="minorHAnsi" w:cs="Times New Roman"/>
                <w:szCs w:val="20"/>
              </w:rPr>
            </w:pPr>
            <w:r w:rsidRPr="007F5548">
              <w:rPr>
                <w:rFonts w:eastAsiaTheme="minorHAnsi" w:cs="Times New Roman"/>
                <w:szCs w:val="20"/>
              </w:rPr>
              <w:t>Migration of exoplanets within exoplanetary system</w:t>
            </w:r>
          </w:p>
          <w:p w14:paraId="32568A25" w14:textId="77777777" w:rsidR="002308F9" w:rsidRPr="007F5548" w:rsidRDefault="002308F9" w:rsidP="002308F9">
            <w:pPr>
              <w:pStyle w:val="aa"/>
              <w:numPr>
                <w:ilvl w:val="0"/>
                <w:numId w:val="13"/>
              </w:numPr>
              <w:ind w:leftChars="0"/>
              <w:rPr>
                <w:rFonts w:eastAsiaTheme="minorHAnsi" w:cs="Times New Roman"/>
                <w:szCs w:val="20"/>
              </w:rPr>
            </w:pPr>
            <w:r w:rsidRPr="007F5548">
              <w:rPr>
                <w:rFonts w:eastAsiaTheme="minorHAnsi" w:cs="Times New Roman"/>
                <w:szCs w:val="20"/>
              </w:rPr>
              <w:t>Undiscovered exoplanets</w:t>
            </w:r>
          </w:p>
          <w:p w14:paraId="708A91D1" w14:textId="3CFE73A6" w:rsidR="002308F9" w:rsidRPr="007F5548" w:rsidRDefault="002308F9" w:rsidP="002308F9">
            <w:pPr>
              <w:pStyle w:val="aa"/>
              <w:numPr>
                <w:ilvl w:val="0"/>
                <w:numId w:val="13"/>
              </w:numPr>
              <w:wordWrap/>
              <w:spacing w:line="276" w:lineRule="auto"/>
              <w:ind w:leftChars="0"/>
              <w:jc w:val="left"/>
              <w:rPr>
                <w:rFonts w:eastAsiaTheme="minorHAnsi"/>
                <w:color w:val="000000"/>
              </w:rPr>
            </w:pPr>
            <w:r w:rsidRPr="007F5548">
              <w:rPr>
                <w:rFonts w:eastAsiaTheme="minorHAnsi" w:cs="Times New Roman" w:hint="eastAsia"/>
                <w:szCs w:val="20"/>
              </w:rPr>
              <w:t>Designer Genes for a designer world</w:t>
            </w:r>
          </w:p>
        </w:tc>
        <w:tc>
          <w:tcPr>
            <w:tcW w:w="273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AB22C73" w14:textId="77777777" w:rsidR="002308F9" w:rsidRPr="007F5548" w:rsidRDefault="002308F9" w:rsidP="002308F9">
            <w:pPr>
              <w:pStyle w:val="a4"/>
              <w:tabs>
                <w:tab w:val="left" w:pos="0"/>
                <w:tab w:val="left" w:pos="0"/>
                <w:tab w:val="left" w:pos="0"/>
                <w:tab w:val="left" w:pos="0"/>
                <w:tab w:val="left" w:pos="0"/>
                <w:tab w:val="left" w:pos="0"/>
                <w:tab w:val="left" w:pos="0"/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spacing w:line="360" w:lineRule="auto"/>
              <w:ind w:left="149" w:right="91" w:hanging="23"/>
              <w:jc w:val="center"/>
              <w:rPr>
                <w:rFonts w:asciiTheme="minorHAnsi" w:eastAsiaTheme="minorHAnsi" w:hAnsiTheme="minorHAnsi"/>
                <w:b/>
                <w:bCs/>
                <w:color w:val="FF0000"/>
              </w:rPr>
            </w:pPr>
            <w:r w:rsidRPr="007F5548">
              <w:rPr>
                <w:rFonts w:asciiTheme="minorHAnsi" w:eastAsiaTheme="minorHAnsi" w:hAnsiTheme="minorHAnsi"/>
                <w:b/>
                <w:bCs/>
                <w:color w:val="FF0000"/>
                <w:sz w:val="22"/>
                <w:shd w:val="clear" w:color="000000" w:fill="auto"/>
              </w:rPr>
              <w:t>5.25.</w:t>
            </w:r>
          </w:p>
          <w:p w14:paraId="629F992C" w14:textId="77777777" w:rsidR="002308F9" w:rsidRPr="007F5548" w:rsidRDefault="002308F9" w:rsidP="002308F9">
            <w:pP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spacing w:after="0" w:line="276" w:lineRule="auto"/>
              <w:ind w:left="172" w:right="92" w:hanging="24"/>
              <w:jc w:val="left"/>
              <w:rPr>
                <w:rFonts w:eastAsiaTheme="minorHAnsi"/>
                <w:b/>
                <w:bCs/>
                <w:color w:val="FF0000"/>
              </w:rPr>
            </w:pPr>
            <w:r w:rsidRPr="007F5548">
              <w:rPr>
                <w:rFonts w:eastAsiaTheme="minorHAnsi"/>
                <w:b/>
                <w:bCs/>
                <w:color w:val="FF0000"/>
              </w:rPr>
              <w:t>Substitute Holiday</w:t>
            </w:r>
          </w:p>
          <w:p w14:paraId="40858476" w14:textId="77777777" w:rsidR="002308F9" w:rsidRPr="007F5548" w:rsidRDefault="002308F9" w:rsidP="002308F9">
            <w:pP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spacing w:after="0" w:line="276" w:lineRule="auto"/>
              <w:ind w:left="172" w:right="92" w:hanging="24"/>
              <w:jc w:val="left"/>
              <w:rPr>
                <w:rFonts w:eastAsiaTheme="minorHAnsi"/>
                <w:b/>
                <w:bCs/>
                <w:color w:val="FF0000"/>
              </w:rPr>
            </w:pPr>
          </w:p>
          <w:p w14:paraId="5D3769AC" w14:textId="77777777" w:rsidR="002308F9" w:rsidRPr="007F5548" w:rsidRDefault="002308F9" w:rsidP="002308F9">
            <w:pPr>
              <w:spacing w:after="0"/>
              <w:rPr>
                <w:rFonts w:eastAsiaTheme="minorHAnsi" w:cs="Times New Roman"/>
                <w:szCs w:val="20"/>
              </w:rPr>
            </w:pPr>
            <w:r w:rsidRPr="007F5548">
              <w:rPr>
                <w:rFonts w:eastAsiaTheme="minorHAnsi" w:cs="Times New Roman" w:hint="eastAsia"/>
                <w:szCs w:val="20"/>
              </w:rPr>
              <w:t xml:space="preserve">RTM activity </w:t>
            </w:r>
          </w:p>
          <w:p w14:paraId="0F08E0B6" w14:textId="2EF91B11" w:rsidR="002308F9" w:rsidRPr="007F5548" w:rsidRDefault="002308F9" w:rsidP="007F5548">
            <w:pPr>
              <w:spacing w:after="0"/>
              <w:rPr>
                <w:rFonts w:eastAsiaTheme="minorHAnsi" w:cs="Times New Roman"/>
                <w:szCs w:val="20"/>
              </w:rPr>
            </w:pPr>
            <w:r w:rsidRPr="007F5548">
              <w:rPr>
                <w:rFonts w:eastAsiaTheme="minorHAnsi" w:cs="Times New Roman" w:hint="eastAsia"/>
                <w:szCs w:val="20"/>
              </w:rPr>
              <w:t xml:space="preserve">Scientific essay </w:t>
            </w:r>
            <w:r w:rsidRPr="007F5548">
              <w:rPr>
                <w:rFonts w:eastAsiaTheme="minorHAnsi" w:cs="Times New Roman"/>
                <w:szCs w:val="20"/>
              </w:rPr>
              <w:t>I</w:t>
            </w:r>
            <w:r w:rsidRPr="007F5548">
              <w:rPr>
                <w:rFonts w:eastAsiaTheme="minorHAnsi" w:cs="Times New Roman" w:hint="eastAsia"/>
                <w:szCs w:val="20"/>
              </w:rPr>
              <w:t>I.</w:t>
            </w:r>
            <w:r w:rsidRPr="007F5548">
              <w:rPr>
                <w:rFonts w:eastAsiaTheme="minorHAnsi" w:cs="Times New Roman"/>
                <w:szCs w:val="20"/>
              </w:rPr>
              <w:t>: Exoplanets you are interested in</w:t>
            </w:r>
          </w:p>
        </w:tc>
      </w:tr>
      <w:tr w:rsidR="002308F9" w14:paraId="61ED1DE8" w14:textId="77777777" w:rsidTr="00A72345">
        <w:trPr>
          <w:trHeight w:val="20"/>
        </w:trPr>
        <w:tc>
          <w:tcPr>
            <w:tcW w:w="1606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3362B0B" w14:textId="77777777" w:rsidR="002308F9" w:rsidRDefault="002308F9" w:rsidP="002308F9">
            <w:pPr>
              <w:wordWrap/>
              <w:spacing w:after="0" w:line="276" w:lineRule="auto"/>
              <w:jc w:val="center"/>
            </w:pPr>
            <w:r>
              <w:rPr>
                <w:b/>
                <w:w w:val="80"/>
                <w:sz w:val="16"/>
              </w:rPr>
              <w:t>Core Competencies</w:t>
            </w:r>
          </w:p>
        </w:tc>
        <w:tc>
          <w:tcPr>
            <w:tcW w:w="6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18B3C9" w14:textId="7587EAEC" w:rsidR="00BA7764" w:rsidRPr="00BA7764" w:rsidRDefault="00BA7764" w:rsidP="00BA7764">
            <w:pPr>
              <w:wordWrap/>
              <w:spacing w:after="0" w:line="276" w:lineRule="auto"/>
              <w:ind w:firstLine="100"/>
              <w:jc w:val="left"/>
              <w:rPr>
                <w:rFonts w:eastAsiaTheme="minorHAnsi"/>
                <w:color w:val="000000"/>
              </w:rPr>
            </w:pPr>
            <w:r>
              <w:rPr>
                <w:rFonts w:eastAsiaTheme="minorHAnsi"/>
                <w:color w:val="000000"/>
              </w:rPr>
              <w:t xml:space="preserve">Scientific Knowledge; </w:t>
            </w:r>
            <w:r w:rsidRPr="00BA7764">
              <w:rPr>
                <w:rFonts w:eastAsiaTheme="minorHAnsi"/>
                <w:color w:val="000000"/>
              </w:rPr>
              <w:t>Collaborative study</w:t>
            </w:r>
            <w:r w:rsidRPr="00BA7764">
              <w:rPr>
                <w:rFonts w:eastAsiaTheme="minorHAnsi"/>
                <w:color w:val="000000"/>
              </w:rPr>
              <w:tab/>
              <w:t>Scientific Writing</w:t>
            </w:r>
          </w:p>
          <w:p w14:paraId="301E36D0" w14:textId="73B6063A" w:rsidR="002308F9" w:rsidRPr="007F5548" w:rsidRDefault="00BA7764" w:rsidP="00BA7764">
            <w:pPr>
              <w:wordWrap/>
              <w:spacing w:after="0" w:line="276" w:lineRule="auto"/>
              <w:ind w:firstLine="100"/>
              <w:jc w:val="left"/>
              <w:rPr>
                <w:rFonts w:eastAsiaTheme="minorHAnsi"/>
                <w:color w:val="000000"/>
              </w:rPr>
            </w:pPr>
            <w:r w:rsidRPr="00BA7764">
              <w:rPr>
                <w:rFonts w:eastAsiaTheme="minorHAnsi"/>
                <w:color w:val="000000"/>
              </w:rPr>
              <w:t>And Communication</w:t>
            </w:r>
          </w:p>
        </w:tc>
        <w:tc>
          <w:tcPr>
            <w:tcW w:w="273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</w:tcPr>
          <w:p w14:paraId="1229A008" w14:textId="77777777" w:rsidR="002308F9" w:rsidRPr="007F5548" w:rsidRDefault="002308F9" w:rsidP="002308F9">
            <w:pPr>
              <w:rPr>
                <w:rFonts w:eastAsiaTheme="minorHAnsi"/>
              </w:rPr>
            </w:pPr>
          </w:p>
        </w:tc>
      </w:tr>
      <w:tr w:rsidR="002308F9" w14:paraId="53F92424" w14:textId="77777777" w:rsidTr="00A72345">
        <w:trPr>
          <w:trHeight w:val="20"/>
        </w:trPr>
        <w:tc>
          <w:tcPr>
            <w:tcW w:w="1606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016CE6" w14:textId="77777777" w:rsidR="002308F9" w:rsidRDefault="002308F9" w:rsidP="002308F9">
            <w:pPr>
              <w:wordWrap/>
              <w:spacing w:after="0" w:line="276" w:lineRule="auto"/>
              <w:jc w:val="center"/>
            </w:pPr>
            <w:r>
              <w:rPr>
                <w:b/>
                <w:sz w:val="22"/>
              </w:rPr>
              <w:t>Week 15</w:t>
            </w:r>
          </w:p>
          <w:p w14:paraId="11BB8C7F" w14:textId="77777777" w:rsidR="002308F9" w:rsidRDefault="002308F9" w:rsidP="002308F9">
            <w:pPr>
              <w:pStyle w:val="a4"/>
              <w:wordWrap/>
              <w:jc w:val="center"/>
            </w:pPr>
            <w:r>
              <w:rPr>
                <w:rFonts w:ascii="한컴산뜻돋움"/>
                <w:sz w:val="16"/>
                <w:shd w:val="clear" w:color="000000" w:fill="auto"/>
              </w:rPr>
              <w:t>6.1.~6.7.</w:t>
            </w:r>
          </w:p>
        </w:tc>
        <w:tc>
          <w:tcPr>
            <w:tcW w:w="6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DEF256" w14:textId="48A1535F" w:rsidR="002308F9" w:rsidRPr="007F5548" w:rsidRDefault="002308F9" w:rsidP="002308F9">
            <w:pPr>
              <w:spacing w:after="0"/>
              <w:rPr>
                <w:rFonts w:eastAsiaTheme="minorHAnsi" w:cs="Times New Roman"/>
                <w:szCs w:val="20"/>
              </w:rPr>
            </w:pPr>
            <w:r w:rsidRPr="007F5548">
              <w:rPr>
                <w:rFonts w:eastAsiaTheme="minorHAnsi" w:cs="Times New Roman" w:hint="eastAsia"/>
                <w:szCs w:val="20"/>
              </w:rPr>
              <w:t>Search for Habitable Exoplanets</w:t>
            </w:r>
          </w:p>
          <w:p w14:paraId="4303AA27" w14:textId="77777777" w:rsidR="002308F9" w:rsidRPr="007F5548" w:rsidRDefault="002308F9" w:rsidP="002308F9">
            <w:pPr>
              <w:pStyle w:val="aa"/>
              <w:numPr>
                <w:ilvl w:val="0"/>
                <w:numId w:val="46"/>
              </w:numPr>
              <w:ind w:leftChars="0"/>
              <w:rPr>
                <w:rFonts w:eastAsiaTheme="minorHAnsi" w:cs="Times New Roman"/>
                <w:szCs w:val="20"/>
              </w:rPr>
            </w:pPr>
            <w:r w:rsidRPr="007F5548">
              <w:rPr>
                <w:rFonts w:eastAsiaTheme="minorHAnsi" w:cs="Times New Roman"/>
                <w:szCs w:val="20"/>
              </w:rPr>
              <w:t>Biosignature</w:t>
            </w:r>
          </w:p>
          <w:p w14:paraId="6309AEEA" w14:textId="7EA37CFF" w:rsidR="002308F9" w:rsidRPr="007F5548" w:rsidRDefault="002308F9" w:rsidP="002308F9">
            <w:pPr>
              <w:wordWrap/>
              <w:spacing w:after="0" w:line="276" w:lineRule="auto"/>
              <w:ind w:firstLine="100"/>
              <w:jc w:val="left"/>
              <w:rPr>
                <w:rFonts w:eastAsiaTheme="minorHAnsi"/>
                <w:color w:val="000000"/>
              </w:rPr>
            </w:pPr>
            <w:r w:rsidRPr="007F5548">
              <w:rPr>
                <w:rFonts w:eastAsiaTheme="minorHAnsi" w:cs="Times New Roman"/>
                <w:szCs w:val="20"/>
              </w:rPr>
              <w:t>Potential planetary habitats</w:t>
            </w:r>
          </w:p>
        </w:tc>
        <w:tc>
          <w:tcPr>
            <w:tcW w:w="273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F6AAF2" w14:textId="77777777" w:rsidR="002308F9" w:rsidRPr="007F5548" w:rsidRDefault="002308F9" w:rsidP="002308F9">
            <w:pP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spacing w:after="0" w:line="276" w:lineRule="auto"/>
              <w:ind w:left="172" w:right="92" w:hanging="24"/>
              <w:jc w:val="center"/>
              <w:rPr>
                <w:rFonts w:eastAsiaTheme="minorHAnsi"/>
                <w:b/>
                <w:bCs/>
                <w:color w:val="FF0000"/>
                <w:szCs w:val="20"/>
              </w:rPr>
            </w:pPr>
            <w:r w:rsidRPr="007F5548">
              <w:rPr>
                <w:rFonts w:eastAsiaTheme="minorHAnsi" w:hint="eastAsia"/>
                <w:b/>
                <w:bCs/>
                <w:color w:val="FF0000"/>
                <w:szCs w:val="20"/>
              </w:rPr>
              <w:t>6</w:t>
            </w:r>
            <w:r w:rsidRPr="007F5548">
              <w:rPr>
                <w:rFonts w:eastAsiaTheme="minorHAnsi"/>
                <w:b/>
                <w:bCs/>
                <w:color w:val="FF0000"/>
                <w:szCs w:val="20"/>
              </w:rPr>
              <w:t>.3.</w:t>
            </w:r>
          </w:p>
          <w:p w14:paraId="712281AC" w14:textId="77777777" w:rsidR="002308F9" w:rsidRPr="007F5548" w:rsidRDefault="002308F9" w:rsidP="002308F9">
            <w:pP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spacing w:after="0" w:line="276" w:lineRule="auto"/>
              <w:ind w:left="172" w:right="92" w:hanging="24"/>
              <w:jc w:val="center"/>
              <w:rPr>
                <w:rFonts w:eastAsiaTheme="minorHAnsi"/>
                <w:b/>
                <w:bCs/>
                <w:color w:val="FF0000"/>
                <w:szCs w:val="20"/>
              </w:rPr>
            </w:pPr>
            <w:r w:rsidRPr="007F5548">
              <w:rPr>
                <w:rFonts w:eastAsiaTheme="minorHAnsi"/>
                <w:b/>
                <w:bCs/>
                <w:color w:val="FF0000"/>
                <w:szCs w:val="20"/>
              </w:rPr>
              <w:t>Local Election Day</w:t>
            </w:r>
          </w:p>
          <w:p w14:paraId="2DE04231" w14:textId="6FDF732A" w:rsidR="002308F9" w:rsidRPr="007F5548" w:rsidRDefault="002308F9" w:rsidP="002308F9">
            <w:pPr>
              <w:spacing w:after="0"/>
              <w:rPr>
                <w:rFonts w:eastAsiaTheme="minorHAnsi" w:cs="Times New Roman"/>
                <w:szCs w:val="20"/>
              </w:rPr>
            </w:pPr>
            <w:r w:rsidRPr="007F5548">
              <w:rPr>
                <w:rFonts w:eastAsiaTheme="minorHAnsi" w:cs="Times New Roman"/>
                <w:szCs w:val="20"/>
              </w:rPr>
              <w:t>Essay submitted (</w:t>
            </w:r>
            <w:r w:rsidR="007F5548" w:rsidRPr="007F5548">
              <w:rPr>
                <w:rFonts w:eastAsiaTheme="minorHAnsi" w:cs="Times New Roman"/>
                <w:b/>
                <w:color w:val="FF0000"/>
                <w:szCs w:val="20"/>
              </w:rPr>
              <w:t>6</w:t>
            </w:r>
            <w:r w:rsidRPr="007F5548">
              <w:rPr>
                <w:rFonts w:eastAsiaTheme="minorHAnsi" w:cs="Times New Roman"/>
                <w:b/>
                <w:color w:val="FF0000"/>
                <w:szCs w:val="20"/>
              </w:rPr>
              <w:t>.</w:t>
            </w:r>
            <w:r w:rsidR="007F5548" w:rsidRPr="007F5548">
              <w:rPr>
                <w:rFonts w:eastAsiaTheme="minorHAnsi" w:cs="Times New Roman"/>
                <w:b/>
                <w:color w:val="FF0000"/>
                <w:szCs w:val="20"/>
              </w:rPr>
              <w:t>5</w:t>
            </w:r>
            <w:r w:rsidRPr="007F5548">
              <w:rPr>
                <w:rFonts w:eastAsiaTheme="minorHAnsi" w:cs="Times New Roman"/>
                <w:b/>
                <w:color w:val="FF0000"/>
                <w:szCs w:val="20"/>
              </w:rPr>
              <w:t>. 23:00</w:t>
            </w:r>
            <w:r w:rsidRPr="007F5548">
              <w:rPr>
                <w:rFonts w:eastAsiaTheme="minorHAnsi" w:cs="Times New Roman"/>
                <w:szCs w:val="20"/>
              </w:rPr>
              <w:t>)</w:t>
            </w:r>
          </w:p>
          <w:p w14:paraId="05882B7E" w14:textId="472477D9" w:rsidR="002308F9" w:rsidRPr="007F5548" w:rsidRDefault="002308F9" w:rsidP="007F5548">
            <w:pP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spacing w:after="0" w:line="276" w:lineRule="auto"/>
              <w:ind w:right="92"/>
              <w:rPr>
                <w:rFonts w:eastAsiaTheme="minorHAnsi"/>
                <w:color w:val="000000"/>
              </w:rPr>
            </w:pPr>
            <w:r w:rsidRPr="007F5548">
              <w:rPr>
                <w:rFonts w:eastAsiaTheme="minorHAnsi" w:cs="Times New Roman"/>
                <w:szCs w:val="20"/>
              </w:rPr>
              <w:t>And few minutes of talk and discussion  (</w:t>
            </w:r>
            <w:r w:rsidR="007F5548" w:rsidRPr="007F5548">
              <w:rPr>
                <w:rFonts w:eastAsiaTheme="minorHAnsi" w:cs="Times New Roman"/>
                <w:b/>
                <w:color w:val="FF0000"/>
                <w:szCs w:val="20"/>
              </w:rPr>
              <w:t>6.8.</w:t>
            </w:r>
            <w:r w:rsidRPr="007F5548">
              <w:rPr>
                <w:rFonts w:eastAsiaTheme="minorHAnsi" w:cs="Times New Roman"/>
                <w:b/>
                <w:color w:val="FF0000"/>
                <w:szCs w:val="20"/>
              </w:rPr>
              <w:t>-</w:t>
            </w:r>
            <w:r w:rsidRPr="007F5548">
              <w:rPr>
                <w:rFonts w:eastAsiaTheme="minorHAnsi" w:cs="Times New Roman"/>
                <w:b/>
                <w:szCs w:val="20"/>
              </w:rPr>
              <w:t>)</w:t>
            </w:r>
          </w:p>
        </w:tc>
      </w:tr>
      <w:tr w:rsidR="002308F9" w14:paraId="09B8D69E" w14:textId="77777777" w:rsidTr="00A72345">
        <w:trPr>
          <w:trHeight w:val="20"/>
        </w:trPr>
        <w:tc>
          <w:tcPr>
            <w:tcW w:w="1606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EC48BB" w14:textId="77777777" w:rsidR="002308F9" w:rsidRDefault="002308F9" w:rsidP="002308F9">
            <w:pPr>
              <w:wordWrap/>
              <w:spacing w:after="0" w:line="276" w:lineRule="auto"/>
              <w:jc w:val="center"/>
            </w:pPr>
            <w:r>
              <w:rPr>
                <w:b/>
                <w:w w:val="80"/>
                <w:sz w:val="16"/>
              </w:rPr>
              <w:t>Core Competencies</w:t>
            </w:r>
          </w:p>
        </w:tc>
        <w:tc>
          <w:tcPr>
            <w:tcW w:w="6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0C33DA2" w14:textId="77777777" w:rsidR="00BA7764" w:rsidRPr="00BA7764" w:rsidRDefault="00BA7764" w:rsidP="00BA7764">
            <w:pPr>
              <w:wordWrap/>
              <w:spacing w:after="0" w:line="276" w:lineRule="auto"/>
              <w:ind w:firstLine="100"/>
              <w:jc w:val="left"/>
              <w:rPr>
                <w:rFonts w:eastAsiaTheme="minorHAnsi"/>
                <w:color w:val="000000"/>
              </w:rPr>
            </w:pPr>
            <w:r>
              <w:rPr>
                <w:rFonts w:eastAsiaTheme="minorHAnsi"/>
                <w:color w:val="000000"/>
              </w:rPr>
              <w:t xml:space="preserve">Scientific Knowledge; </w:t>
            </w:r>
            <w:r w:rsidRPr="00BA7764">
              <w:rPr>
                <w:rFonts w:eastAsiaTheme="minorHAnsi"/>
                <w:color w:val="000000"/>
              </w:rPr>
              <w:t>Collaborative study</w:t>
            </w:r>
            <w:r w:rsidRPr="00BA7764">
              <w:rPr>
                <w:rFonts w:eastAsiaTheme="minorHAnsi"/>
                <w:color w:val="000000"/>
              </w:rPr>
              <w:tab/>
              <w:t>Scientific Writing</w:t>
            </w:r>
          </w:p>
          <w:p w14:paraId="5EAEE4A1" w14:textId="6D2055E7" w:rsidR="002308F9" w:rsidRPr="007F5548" w:rsidRDefault="00BA7764" w:rsidP="00BA7764">
            <w:pP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276" w:lineRule="auto"/>
              <w:rPr>
                <w:rFonts w:eastAsiaTheme="minorHAnsi"/>
                <w:color w:val="000000"/>
                <w:spacing w:val="-4"/>
              </w:rPr>
            </w:pPr>
            <w:r w:rsidRPr="00BA7764">
              <w:rPr>
                <w:rFonts w:eastAsiaTheme="minorHAnsi"/>
                <w:color w:val="000000"/>
              </w:rPr>
              <w:t>And Communication</w:t>
            </w:r>
          </w:p>
        </w:tc>
        <w:tc>
          <w:tcPr>
            <w:tcW w:w="273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</w:tcPr>
          <w:p w14:paraId="7685E541" w14:textId="77777777" w:rsidR="002308F9" w:rsidRPr="007F5548" w:rsidRDefault="002308F9" w:rsidP="002308F9">
            <w:pPr>
              <w:rPr>
                <w:rFonts w:eastAsiaTheme="minorHAnsi"/>
              </w:rPr>
            </w:pPr>
          </w:p>
        </w:tc>
      </w:tr>
      <w:tr w:rsidR="002308F9" w14:paraId="36FA1DB7" w14:textId="77777777" w:rsidTr="00A72345">
        <w:trPr>
          <w:trHeight w:val="20"/>
        </w:trPr>
        <w:tc>
          <w:tcPr>
            <w:tcW w:w="1606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30E235F" w14:textId="77777777" w:rsidR="002308F9" w:rsidRDefault="002308F9" w:rsidP="002308F9">
            <w:pPr>
              <w:wordWrap/>
              <w:spacing w:after="0" w:line="276" w:lineRule="auto"/>
              <w:jc w:val="center"/>
            </w:pPr>
            <w:r>
              <w:rPr>
                <w:b/>
                <w:sz w:val="22"/>
              </w:rPr>
              <w:t>Week 16</w:t>
            </w:r>
          </w:p>
          <w:p w14:paraId="206FC14A" w14:textId="77777777" w:rsidR="002308F9" w:rsidRDefault="002308F9" w:rsidP="002308F9">
            <w:pPr>
              <w:pStyle w:val="a4"/>
              <w:wordWrap/>
              <w:jc w:val="center"/>
            </w:pPr>
            <w:r>
              <w:rPr>
                <w:rFonts w:ascii="한컴산뜻돋움"/>
                <w:sz w:val="16"/>
                <w:shd w:val="clear" w:color="000000" w:fill="auto"/>
              </w:rPr>
              <w:t>6.8.~6.14.</w:t>
            </w:r>
          </w:p>
        </w:tc>
        <w:tc>
          <w:tcPr>
            <w:tcW w:w="6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56FC2F" w14:textId="77777777" w:rsidR="002308F9" w:rsidRPr="007F5548" w:rsidRDefault="002308F9" w:rsidP="002308F9">
            <w:pP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276" w:lineRule="auto"/>
              <w:ind w:left="262" w:hanging="62"/>
              <w:jc w:val="center"/>
              <w:rPr>
                <w:rFonts w:eastAsiaTheme="minorHAnsi"/>
                <w:b/>
                <w:bCs/>
                <w:color w:val="000000"/>
                <w:spacing w:val="-4"/>
              </w:rPr>
            </w:pPr>
            <w:r w:rsidRPr="007F5548">
              <w:rPr>
                <w:rFonts w:eastAsiaTheme="minorHAnsi"/>
                <w:b/>
                <w:bCs/>
                <w:shd w:val="clear" w:color="000000" w:fill="auto"/>
              </w:rPr>
              <w:t>Make-up class week</w:t>
            </w:r>
          </w:p>
        </w:tc>
        <w:tc>
          <w:tcPr>
            <w:tcW w:w="27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15A223" w14:textId="77777777" w:rsidR="002308F9" w:rsidRPr="007F5548" w:rsidRDefault="002308F9" w:rsidP="002308F9">
            <w:pPr>
              <w:pStyle w:val="a4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spacing w:line="276" w:lineRule="auto"/>
              <w:ind w:left="172" w:right="92" w:hanging="24"/>
              <w:jc w:val="center"/>
              <w:rPr>
                <w:rFonts w:asciiTheme="minorHAnsi" w:eastAsiaTheme="minorHAnsi" w:hAnsiTheme="minorHAnsi"/>
              </w:rPr>
            </w:pPr>
          </w:p>
        </w:tc>
      </w:tr>
      <w:tr w:rsidR="002308F9" w14:paraId="281D2BF2" w14:textId="77777777" w:rsidTr="00A72345">
        <w:trPr>
          <w:trHeight w:val="20"/>
        </w:trPr>
        <w:tc>
          <w:tcPr>
            <w:tcW w:w="1606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shd w:val="clear" w:color="auto" w:fill="FAF3D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52B8D8" w14:textId="77777777" w:rsidR="002308F9" w:rsidRDefault="002308F9" w:rsidP="002308F9">
            <w:pPr>
              <w:wordWrap/>
              <w:spacing w:after="0" w:line="276" w:lineRule="auto"/>
              <w:jc w:val="center"/>
            </w:pPr>
            <w:r>
              <w:rPr>
                <w:b/>
                <w:sz w:val="22"/>
              </w:rPr>
              <w:t>Week 17</w:t>
            </w:r>
          </w:p>
          <w:p w14:paraId="6489F542" w14:textId="62DC0A86" w:rsidR="002308F9" w:rsidRPr="00AB02DE" w:rsidRDefault="002308F9" w:rsidP="002308F9">
            <w:pPr>
              <w:pStyle w:val="a4"/>
              <w:wordWrap/>
              <w:jc w:val="center"/>
              <w:rPr>
                <w:rFonts w:ascii="한컴산뜻돋움" w:eastAsia="한컴산뜻돋움" w:hAnsi="한컴산뜻돋움"/>
                <w:sz w:val="16"/>
                <w:szCs w:val="16"/>
              </w:rPr>
            </w:pPr>
            <w:r w:rsidRPr="00AB02DE">
              <w:rPr>
                <w:rFonts w:ascii="한컴산뜻돋움" w:eastAsia="한컴산뜻돋움" w:hAnsi="한컴산뜻돋움"/>
                <w:sz w:val="16"/>
                <w:szCs w:val="16"/>
              </w:rPr>
              <w:t>6.1</w:t>
            </w:r>
            <w:r>
              <w:rPr>
                <w:rFonts w:ascii="한컴산뜻돋움" w:eastAsia="한컴산뜻돋움" w:hAnsi="한컴산뜻돋움"/>
                <w:sz w:val="16"/>
                <w:szCs w:val="16"/>
              </w:rPr>
              <w:t>5</w:t>
            </w:r>
            <w:r w:rsidRPr="00AB02DE">
              <w:rPr>
                <w:rFonts w:ascii="한컴산뜻돋움" w:eastAsia="한컴산뜻돋움" w:hAnsi="한컴산뜻돋움"/>
                <w:sz w:val="16"/>
                <w:szCs w:val="16"/>
              </w:rPr>
              <w:t>.~6.19.</w:t>
            </w:r>
          </w:p>
        </w:tc>
        <w:tc>
          <w:tcPr>
            <w:tcW w:w="6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AF3D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92C70F" w14:textId="6A742854" w:rsidR="002308F9" w:rsidRDefault="002308F9" w:rsidP="002308F9">
            <w:pPr>
              <w:wordWrap/>
              <w:spacing w:after="0" w:line="276" w:lineRule="auto"/>
              <w:ind w:firstLine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Final Exams (6.18.~6.19.)</w:t>
            </w:r>
          </w:p>
        </w:tc>
        <w:tc>
          <w:tcPr>
            <w:tcW w:w="27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shd w:val="clear" w:color="auto" w:fill="FAF3D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EB5B5F" w14:textId="77777777" w:rsidR="002308F9" w:rsidRDefault="002308F9" w:rsidP="002308F9">
            <w:pP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spacing w:after="0" w:line="276" w:lineRule="auto"/>
              <w:ind w:left="172" w:right="92" w:hanging="24"/>
              <w:jc w:val="left"/>
              <w:rPr>
                <w:color w:val="000000"/>
              </w:rPr>
            </w:pPr>
          </w:p>
        </w:tc>
      </w:tr>
    </w:tbl>
    <w:p w14:paraId="022BB3FE" w14:textId="77777777" w:rsidR="00EF278B" w:rsidRDefault="00EF278B">
      <w:pPr>
        <w:wordWrap/>
        <w:spacing w:after="0" w:line="276" w:lineRule="auto"/>
        <w:jc w:val="left"/>
        <w:textAlignment w:val="baseline"/>
        <w:rPr>
          <w:rFonts w:eastAsiaTheme="minorHAnsi" w:cs="함초롬바탕"/>
          <w:b/>
          <w:bCs/>
          <w:color w:val="0000FF"/>
          <w:kern w:val="0"/>
          <w:sz w:val="22"/>
        </w:rPr>
      </w:pPr>
    </w:p>
    <w:p w14:paraId="61A4B8EA" w14:textId="77777777" w:rsidR="00EF278B" w:rsidRDefault="00AB02DE">
      <w:pPr>
        <w:wordWrap/>
        <w:spacing w:after="0" w:line="276" w:lineRule="auto"/>
        <w:jc w:val="left"/>
        <w:textAlignment w:val="baseline"/>
        <w:rPr>
          <w:rFonts w:eastAsiaTheme="minorHAnsi" w:cs="굴림"/>
          <w:color w:val="000000"/>
          <w:kern w:val="0"/>
          <w:szCs w:val="20"/>
        </w:rPr>
      </w:pPr>
      <w:r>
        <w:rPr>
          <w:rFonts w:eastAsiaTheme="minorHAnsi" w:cs="함초롬바탕"/>
          <w:b/>
          <w:bCs/>
          <w:color w:val="0000FF"/>
          <w:kern w:val="0"/>
          <w:sz w:val="22"/>
        </w:rPr>
        <w:t>※ The above plans may change according to the academic schedule.</w:t>
      </w:r>
    </w:p>
    <w:p w14:paraId="0756D835" w14:textId="77777777" w:rsidR="00EF278B" w:rsidRDefault="00EF278B">
      <w:pPr>
        <w:wordWrap/>
        <w:spacing w:after="0" w:line="276" w:lineRule="auto"/>
        <w:jc w:val="left"/>
        <w:textAlignment w:val="baseline"/>
        <w:rPr>
          <w:rFonts w:eastAsiaTheme="minorHAnsi" w:cs="굴림"/>
          <w:b/>
          <w:bCs/>
          <w:color w:val="0000FF"/>
          <w:kern w:val="0"/>
          <w:sz w:val="22"/>
        </w:rPr>
      </w:pPr>
    </w:p>
    <w:p w14:paraId="54351700" w14:textId="77777777" w:rsidR="00FD16C0" w:rsidRDefault="00AB02DE" w:rsidP="00FD16C0">
      <w:pPr>
        <w:spacing w:after="198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eastAsiaTheme="minorHAnsi" w:cs="굴림"/>
          <w:color w:val="000000"/>
          <w:kern w:val="0"/>
          <w:sz w:val="22"/>
        </w:rPr>
        <w:br w:type="page"/>
      </w:r>
      <w:r w:rsidR="00FD16C0">
        <w:rPr>
          <w:rFonts w:ascii="Times New Roman" w:hAnsi="Times New Roman" w:hint="eastAsia"/>
          <w:b/>
          <w:color w:val="000000"/>
          <w:sz w:val="28"/>
          <w:szCs w:val="28"/>
        </w:rPr>
        <w:lastRenderedPageBreak/>
        <w:t>에세이</w:t>
      </w:r>
      <w:r w:rsidR="00FD16C0">
        <w:rPr>
          <w:rFonts w:ascii="Times New Roman" w:hAnsi="Times New Roman" w:hint="eastAsia"/>
          <w:b/>
          <w:color w:val="000000"/>
          <w:sz w:val="28"/>
          <w:szCs w:val="28"/>
        </w:rPr>
        <w:t xml:space="preserve"> </w:t>
      </w:r>
      <w:r w:rsidR="00FD16C0">
        <w:rPr>
          <w:rFonts w:ascii="Times New Roman" w:hAnsi="Times New Roman" w:hint="eastAsia"/>
          <w:b/>
          <w:color w:val="000000"/>
          <w:sz w:val="28"/>
          <w:szCs w:val="28"/>
        </w:rPr>
        <w:t>피드백</w:t>
      </w:r>
      <w:r w:rsidR="00FD16C0">
        <w:rPr>
          <w:rFonts w:ascii="Times New Roman" w:hAnsi="Times New Roman" w:hint="eastAsia"/>
          <w:b/>
          <w:color w:val="000000"/>
          <w:sz w:val="28"/>
          <w:szCs w:val="28"/>
        </w:rPr>
        <w:t xml:space="preserve"> </w:t>
      </w:r>
      <w:r w:rsidR="00FD16C0">
        <w:rPr>
          <w:rFonts w:ascii="Times New Roman" w:hAnsi="Times New Roman" w:hint="eastAsia"/>
          <w:b/>
          <w:color w:val="000000"/>
          <w:sz w:val="28"/>
          <w:szCs w:val="28"/>
        </w:rPr>
        <w:t>지표</w:t>
      </w:r>
    </w:p>
    <w:p w14:paraId="13C04686" w14:textId="77777777" w:rsidR="00FD16C0" w:rsidRPr="00264F14" w:rsidRDefault="00FD16C0" w:rsidP="00FD16C0">
      <w:pPr>
        <w:pStyle w:val="aa"/>
        <w:widowControl/>
        <w:numPr>
          <w:ilvl w:val="0"/>
          <w:numId w:val="48"/>
        </w:numPr>
        <w:wordWrap/>
        <w:autoSpaceDE/>
        <w:autoSpaceDN/>
        <w:spacing w:line="360" w:lineRule="auto"/>
        <w:ind w:leftChars="0"/>
        <w:contextualSpacing/>
        <w:jc w:val="left"/>
        <w:rPr>
          <w:rFonts w:ascii="HY중고딕" w:eastAsia="HY중고딕"/>
        </w:rPr>
      </w:pPr>
      <w:r>
        <w:rPr>
          <w:rFonts w:ascii="HY중고딕" w:eastAsia="HY중고딕" w:hint="eastAsia"/>
        </w:rPr>
        <w:t>[창의적사고력]</w:t>
      </w:r>
      <w:r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관점을</w:t>
      </w:r>
      <w:r w:rsidRPr="00264F14">
        <w:rPr>
          <w:rFonts w:ascii="HY중고딕" w:eastAsia="HY중고딕"/>
        </w:rPr>
        <w:t xml:space="preserve"> 명확하고 설득력 있고 논리적으로 주장</w:t>
      </w:r>
    </w:p>
    <w:p w14:paraId="525E4F41" w14:textId="77777777" w:rsidR="00FD16C0" w:rsidRPr="00264F14" w:rsidRDefault="00FD16C0" w:rsidP="00FD16C0">
      <w:pPr>
        <w:pStyle w:val="aa"/>
        <w:widowControl/>
        <w:numPr>
          <w:ilvl w:val="0"/>
          <w:numId w:val="48"/>
        </w:numPr>
        <w:wordWrap/>
        <w:autoSpaceDE/>
        <w:autoSpaceDN/>
        <w:spacing w:line="360" w:lineRule="auto"/>
        <w:ind w:leftChars="0"/>
        <w:contextualSpacing/>
        <w:jc w:val="left"/>
        <w:rPr>
          <w:rFonts w:ascii="HY중고딕" w:eastAsia="HY중고딕"/>
        </w:rPr>
      </w:pPr>
      <w:r>
        <w:rPr>
          <w:rFonts w:ascii="HY중고딕" w:eastAsia="HY중고딕" w:hint="eastAsia"/>
        </w:rPr>
        <w:t>[창의적사고력]</w:t>
      </w:r>
      <w:r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높은</w:t>
      </w:r>
      <w:r w:rsidRPr="00264F14">
        <w:rPr>
          <w:rFonts w:ascii="HY중고딕" w:eastAsia="HY중고딕"/>
        </w:rPr>
        <w:t xml:space="preserve"> 수준의 호기심과 상상력을 보이며 독립적으로 생각</w:t>
      </w:r>
    </w:p>
    <w:p w14:paraId="071362E2" w14:textId="77777777" w:rsidR="00FD16C0" w:rsidRPr="00264F14" w:rsidRDefault="00FD16C0" w:rsidP="00FD16C0">
      <w:pPr>
        <w:pStyle w:val="aa"/>
        <w:widowControl/>
        <w:numPr>
          <w:ilvl w:val="0"/>
          <w:numId w:val="48"/>
        </w:numPr>
        <w:wordWrap/>
        <w:autoSpaceDE/>
        <w:autoSpaceDN/>
        <w:spacing w:line="360" w:lineRule="auto"/>
        <w:ind w:leftChars="0"/>
        <w:contextualSpacing/>
        <w:jc w:val="left"/>
        <w:rPr>
          <w:rFonts w:ascii="HY중고딕" w:eastAsia="HY중고딕"/>
        </w:rPr>
      </w:pPr>
      <w:r>
        <w:rPr>
          <w:rFonts w:ascii="HY중고딕" w:eastAsia="HY중고딕" w:hint="eastAsia"/>
        </w:rPr>
        <w:t>[창의적사고력]</w:t>
      </w:r>
      <w:r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다른</w:t>
      </w:r>
      <w:r w:rsidRPr="00264F14">
        <w:rPr>
          <w:rFonts w:ascii="HY중고딕" w:eastAsia="HY중고딕"/>
        </w:rPr>
        <w:t xml:space="preserve"> 관점으로 링크와 연결을 찾음</w:t>
      </w:r>
    </w:p>
    <w:p w14:paraId="0DC52BA8" w14:textId="77777777" w:rsidR="00FD16C0" w:rsidRPr="00264F14" w:rsidRDefault="00FD16C0" w:rsidP="00FD16C0">
      <w:pPr>
        <w:pStyle w:val="aa"/>
        <w:widowControl/>
        <w:numPr>
          <w:ilvl w:val="0"/>
          <w:numId w:val="48"/>
        </w:numPr>
        <w:wordWrap/>
        <w:autoSpaceDE/>
        <w:autoSpaceDN/>
        <w:spacing w:line="360" w:lineRule="auto"/>
        <w:ind w:leftChars="0"/>
        <w:contextualSpacing/>
        <w:jc w:val="left"/>
        <w:rPr>
          <w:rFonts w:ascii="HY중고딕" w:eastAsia="HY중고딕"/>
        </w:rPr>
      </w:pPr>
      <w:r>
        <w:rPr>
          <w:rFonts w:ascii="HY중고딕" w:eastAsia="HY중고딕" w:hint="eastAsia"/>
        </w:rPr>
        <w:t>[창의적사고력]</w:t>
      </w:r>
      <w:r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의미와</w:t>
      </w:r>
      <w:r w:rsidRPr="00264F14">
        <w:rPr>
          <w:rFonts w:ascii="HY중고딕" w:eastAsia="HY중고딕"/>
        </w:rPr>
        <w:t xml:space="preserve"> 중요성을 독립적으로 찾음</w:t>
      </w:r>
    </w:p>
    <w:p w14:paraId="60287E4E" w14:textId="77777777" w:rsidR="00FD16C0" w:rsidRPr="00264F14" w:rsidRDefault="00FD16C0" w:rsidP="00FD16C0">
      <w:pPr>
        <w:pStyle w:val="aa"/>
        <w:widowControl/>
        <w:numPr>
          <w:ilvl w:val="0"/>
          <w:numId w:val="48"/>
        </w:numPr>
        <w:wordWrap/>
        <w:autoSpaceDE/>
        <w:autoSpaceDN/>
        <w:spacing w:line="360" w:lineRule="auto"/>
        <w:ind w:leftChars="0"/>
        <w:contextualSpacing/>
        <w:jc w:val="left"/>
        <w:rPr>
          <w:rFonts w:ascii="HY중고딕" w:eastAsia="HY중고딕"/>
        </w:rPr>
      </w:pPr>
      <w:r>
        <w:rPr>
          <w:rFonts w:ascii="HY중고딕" w:eastAsia="HY중고딕" w:hint="eastAsia"/>
        </w:rPr>
        <w:t>[창의적사고력]</w:t>
      </w:r>
      <w:r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할당된</w:t>
      </w:r>
      <w:r w:rsidRPr="00264F14">
        <w:rPr>
          <w:rFonts w:ascii="HY중고딕" w:eastAsia="HY중고딕"/>
        </w:rPr>
        <w:t xml:space="preserve"> 작업에 개인적인 의견을 추가함</w:t>
      </w:r>
    </w:p>
    <w:p w14:paraId="0C8271F9" w14:textId="77777777" w:rsidR="00FD16C0" w:rsidRPr="00264F14" w:rsidRDefault="00FD16C0" w:rsidP="00FD16C0">
      <w:pPr>
        <w:pStyle w:val="aa"/>
        <w:widowControl/>
        <w:numPr>
          <w:ilvl w:val="0"/>
          <w:numId w:val="48"/>
        </w:numPr>
        <w:wordWrap/>
        <w:autoSpaceDE/>
        <w:autoSpaceDN/>
        <w:spacing w:line="360" w:lineRule="auto"/>
        <w:ind w:leftChars="0"/>
        <w:contextualSpacing/>
        <w:jc w:val="left"/>
        <w:rPr>
          <w:rFonts w:ascii="HY중고딕" w:eastAsia="HY중고딕"/>
        </w:rPr>
      </w:pPr>
      <w:r>
        <w:rPr>
          <w:rFonts w:ascii="HY중고딕" w:eastAsia="HY중고딕" w:hint="eastAsia"/>
        </w:rPr>
        <w:t>[창의적사고력]</w:t>
      </w:r>
      <w:r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학습</w:t>
      </w:r>
      <w:r w:rsidRPr="00264F14">
        <w:rPr>
          <w:rFonts w:ascii="HY중고딕" w:eastAsia="HY중고딕"/>
        </w:rPr>
        <w:t xml:space="preserve"> 경험에 대해 의미 있게 성찰</w:t>
      </w:r>
    </w:p>
    <w:p w14:paraId="035B05B3" w14:textId="77777777" w:rsidR="00FD16C0" w:rsidRDefault="00FD16C0" w:rsidP="00FD16C0">
      <w:pPr>
        <w:pStyle w:val="aa"/>
        <w:widowControl/>
        <w:numPr>
          <w:ilvl w:val="0"/>
          <w:numId w:val="48"/>
        </w:numPr>
        <w:wordWrap/>
        <w:autoSpaceDE/>
        <w:autoSpaceDN/>
        <w:spacing w:line="360" w:lineRule="auto"/>
        <w:ind w:leftChars="0"/>
        <w:contextualSpacing/>
        <w:jc w:val="left"/>
        <w:rPr>
          <w:rFonts w:ascii="HY중고딕" w:eastAsia="HY중고딕"/>
        </w:rPr>
      </w:pPr>
      <w:r>
        <w:rPr>
          <w:rFonts w:ascii="HY중고딕" w:eastAsia="HY중고딕" w:hint="eastAsia"/>
        </w:rPr>
        <w:t>[창의적사고력]</w:t>
      </w:r>
      <w:r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편견과</w:t>
      </w:r>
      <w:r w:rsidRPr="00264F14">
        <w:rPr>
          <w:rFonts w:ascii="HY중고딕" w:eastAsia="HY중고딕"/>
        </w:rPr>
        <w:t xml:space="preserve"> 논리적 불일치를 독립적으로 식별할 수 있음</w:t>
      </w:r>
    </w:p>
    <w:p w14:paraId="55F645E5" w14:textId="77777777" w:rsidR="00FD16C0" w:rsidRDefault="00FD16C0" w:rsidP="00FD16C0">
      <w:pPr>
        <w:pStyle w:val="aa"/>
        <w:widowControl/>
        <w:numPr>
          <w:ilvl w:val="0"/>
          <w:numId w:val="48"/>
        </w:numPr>
        <w:wordWrap/>
        <w:autoSpaceDE/>
        <w:autoSpaceDN/>
        <w:spacing w:line="360" w:lineRule="auto"/>
        <w:ind w:leftChars="0"/>
        <w:contextualSpacing/>
        <w:jc w:val="left"/>
        <w:rPr>
          <w:rFonts w:ascii="HY중고딕" w:eastAsia="HY중고딕"/>
        </w:rPr>
      </w:pPr>
      <w:r>
        <w:rPr>
          <w:rFonts w:ascii="HY중고딕" w:eastAsia="HY중고딕" w:hint="eastAsia"/>
        </w:rPr>
        <w:t>[창의적사고력]</w:t>
      </w:r>
      <w:r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피상적인</w:t>
      </w:r>
      <w:r w:rsidRPr="00264F14">
        <w:rPr>
          <w:rFonts w:ascii="HY중고딕" w:eastAsia="HY중고딕"/>
        </w:rPr>
        <w:t xml:space="preserve"> 사실 너머를 볼 수 있는 종합적 능력이 있음</w:t>
      </w:r>
    </w:p>
    <w:p w14:paraId="63E43FED" w14:textId="77777777" w:rsidR="00FD16C0" w:rsidRDefault="00FD16C0" w:rsidP="00FD16C0">
      <w:pPr>
        <w:pStyle w:val="aa"/>
        <w:widowControl/>
        <w:numPr>
          <w:ilvl w:val="0"/>
          <w:numId w:val="48"/>
        </w:numPr>
        <w:wordWrap/>
        <w:autoSpaceDE/>
        <w:autoSpaceDN/>
        <w:spacing w:line="360" w:lineRule="auto"/>
        <w:ind w:leftChars="0"/>
        <w:contextualSpacing/>
        <w:jc w:val="left"/>
        <w:rPr>
          <w:rFonts w:ascii="HY중고딕" w:eastAsia="HY중고딕"/>
        </w:rPr>
      </w:pPr>
      <w:r>
        <w:rPr>
          <w:rFonts w:ascii="HY중고딕" w:eastAsia="HY중고딕" w:hint="eastAsia"/>
        </w:rPr>
        <w:t>[창의적사고력]</w:t>
      </w:r>
      <w:r>
        <w:rPr>
          <w:rFonts w:ascii="HY중고딕" w:eastAsia="HY중고딕"/>
        </w:rPr>
        <w:t xml:space="preserve"> </w:t>
      </w:r>
      <w:r>
        <w:rPr>
          <w:rFonts w:ascii="HY중고딕" w:eastAsia="HY중고딕" w:hint="eastAsia"/>
        </w:rPr>
        <w:t>반대되는 관점을 평가할 수 있음</w:t>
      </w:r>
    </w:p>
    <w:p w14:paraId="467549DA" w14:textId="77777777" w:rsidR="00FD16C0" w:rsidRPr="00867757" w:rsidRDefault="00FD16C0" w:rsidP="00FD16C0">
      <w:pPr>
        <w:pStyle w:val="aa"/>
        <w:widowControl/>
        <w:numPr>
          <w:ilvl w:val="0"/>
          <w:numId w:val="48"/>
        </w:numPr>
        <w:wordWrap/>
        <w:autoSpaceDE/>
        <w:autoSpaceDN/>
        <w:spacing w:line="360" w:lineRule="auto"/>
        <w:ind w:leftChars="0"/>
        <w:contextualSpacing/>
        <w:jc w:val="left"/>
        <w:rPr>
          <w:rFonts w:ascii="HY중고딕" w:eastAsia="HY중고딕"/>
        </w:rPr>
      </w:pPr>
      <w:r>
        <w:rPr>
          <w:rFonts w:ascii="HY중고딕" w:eastAsia="HY중고딕" w:hint="eastAsia"/>
        </w:rPr>
        <w:t>[과학적 능력]</w:t>
      </w:r>
      <w:r w:rsidRPr="00867757">
        <w:rPr>
          <w:rFonts w:ascii="HY중고딕" w:eastAsia="HY중고딕" w:hint="eastAsia"/>
        </w:rPr>
        <w:t xml:space="preserve"> 질문하기</w:t>
      </w:r>
      <w:r w:rsidRPr="00867757">
        <w:rPr>
          <w:rFonts w:ascii="HY중고딕" w:eastAsia="HY중고딕"/>
        </w:rPr>
        <w:t xml:space="preserve"> (과학)와 문제 정의 (공학) </w:t>
      </w:r>
    </w:p>
    <w:p w14:paraId="1C9F1979" w14:textId="77777777" w:rsidR="00FD16C0" w:rsidRPr="00867757" w:rsidRDefault="00FD16C0" w:rsidP="00FD16C0">
      <w:pPr>
        <w:pStyle w:val="aa"/>
        <w:widowControl/>
        <w:numPr>
          <w:ilvl w:val="0"/>
          <w:numId w:val="48"/>
        </w:numPr>
        <w:wordWrap/>
        <w:autoSpaceDE/>
        <w:autoSpaceDN/>
        <w:spacing w:line="360" w:lineRule="auto"/>
        <w:ind w:leftChars="0"/>
        <w:contextualSpacing/>
        <w:jc w:val="left"/>
        <w:rPr>
          <w:rFonts w:ascii="HY중고딕" w:eastAsia="HY중고딕"/>
        </w:rPr>
      </w:pPr>
      <w:r>
        <w:rPr>
          <w:rFonts w:ascii="HY중고딕" w:eastAsia="HY중고딕" w:hint="eastAsia"/>
        </w:rPr>
        <w:t>[과학적 능력]</w:t>
      </w:r>
      <w:r w:rsidRPr="00867757">
        <w:rPr>
          <w:rFonts w:ascii="HY중고딕" w:eastAsia="HY중고딕" w:hint="eastAsia"/>
        </w:rPr>
        <w:t xml:space="preserve"> 모델을</w:t>
      </w:r>
      <w:r w:rsidRPr="00867757">
        <w:rPr>
          <w:rFonts w:ascii="HY중고딕" w:eastAsia="HY중고딕"/>
        </w:rPr>
        <w:t xml:space="preserve"> 개발하고 사용하기 </w:t>
      </w:r>
    </w:p>
    <w:p w14:paraId="1EA0F24D" w14:textId="77777777" w:rsidR="00FD16C0" w:rsidRPr="00867757" w:rsidRDefault="00FD16C0" w:rsidP="00FD16C0">
      <w:pPr>
        <w:pStyle w:val="aa"/>
        <w:widowControl/>
        <w:numPr>
          <w:ilvl w:val="0"/>
          <w:numId w:val="48"/>
        </w:numPr>
        <w:wordWrap/>
        <w:autoSpaceDE/>
        <w:autoSpaceDN/>
        <w:spacing w:line="360" w:lineRule="auto"/>
        <w:ind w:leftChars="0"/>
        <w:contextualSpacing/>
        <w:jc w:val="left"/>
        <w:rPr>
          <w:rFonts w:ascii="HY중고딕" w:eastAsia="HY중고딕"/>
        </w:rPr>
      </w:pPr>
      <w:r>
        <w:rPr>
          <w:rFonts w:ascii="HY중고딕" w:eastAsia="HY중고딕" w:hint="eastAsia"/>
        </w:rPr>
        <w:t>[과학적 능력]</w:t>
      </w:r>
      <w:r w:rsidRPr="00867757">
        <w:rPr>
          <w:rFonts w:ascii="HY중고딕" w:eastAsia="HY중고딕" w:hint="eastAsia"/>
        </w:rPr>
        <w:t xml:space="preserve"> 조사</w:t>
      </w:r>
      <w:r w:rsidRPr="00867757">
        <w:rPr>
          <w:rFonts w:ascii="HY중고딕" w:eastAsia="HY중고딕"/>
        </w:rPr>
        <w:t xml:space="preserve">/탐구를 계획하고 실행하기 </w:t>
      </w:r>
    </w:p>
    <w:p w14:paraId="1F7C486B" w14:textId="77777777" w:rsidR="00FD16C0" w:rsidRPr="00867757" w:rsidRDefault="00FD16C0" w:rsidP="00FD16C0">
      <w:pPr>
        <w:pStyle w:val="aa"/>
        <w:widowControl/>
        <w:numPr>
          <w:ilvl w:val="0"/>
          <w:numId w:val="48"/>
        </w:numPr>
        <w:wordWrap/>
        <w:autoSpaceDE/>
        <w:autoSpaceDN/>
        <w:spacing w:line="360" w:lineRule="auto"/>
        <w:ind w:leftChars="0"/>
        <w:contextualSpacing/>
        <w:jc w:val="left"/>
        <w:rPr>
          <w:rFonts w:ascii="HY중고딕" w:eastAsia="HY중고딕"/>
        </w:rPr>
      </w:pPr>
      <w:r>
        <w:rPr>
          <w:rFonts w:ascii="HY중고딕" w:eastAsia="HY중고딕" w:hint="eastAsia"/>
        </w:rPr>
        <w:t>[과학적 능력]</w:t>
      </w:r>
      <w:r w:rsidRPr="00867757">
        <w:rPr>
          <w:rFonts w:ascii="HY중고딕" w:eastAsia="HY중고딕" w:hint="eastAsia"/>
        </w:rPr>
        <w:t xml:space="preserve"> 데이터</w:t>
      </w:r>
      <w:r w:rsidRPr="00867757">
        <w:rPr>
          <w:rFonts w:ascii="HY중고딕" w:eastAsia="HY중고딕"/>
        </w:rPr>
        <w:t xml:space="preserve"> 분석과 해석 </w:t>
      </w:r>
    </w:p>
    <w:p w14:paraId="7DF2FF8B" w14:textId="77777777" w:rsidR="00FD16C0" w:rsidRPr="00867757" w:rsidRDefault="00FD16C0" w:rsidP="00FD16C0">
      <w:pPr>
        <w:pStyle w:val="aa"/>
        <w:widowControl/>
        <w:numPr>
          <w:ilvl w:val="0"/>
          <w:numId w:val="48"/>
        </w:numPr>
        <w:wordWrap/>
        <w:autoSpaceDE/>
        <w:autoSpaceDN/>
        <w:spacing w:line="360" w:lineRule="auto"/>
        <w:ind w:leftChars="0"/>
        <w:contextualSpacing/>
        <w:jc w:val="left"/>
        <w:rPr>
          <w:rFonts w:ascii="HY중고딕" w:eastAsia="HY중고딕"/>
        </w:rPr>
      </w:pPr>
      <w:r>
        <w:rPr>
          <w:rFonts w:ascii="HY중고딕" w:eastAsia="HY중고딕" w:hint="eastAsia"/>
        </w:rPr>
        <w:t>[과학적 능력]</w:t>
      </w:r>
      <w:r w:rsidRPr="00867757">
        <w:rPr>
          <w:rFonts w:ascii="HY중고딕" w:eastAsia="HY중고딕" w:hint="eastAsia"/>
        </w:rPr>
        <w:t xml:space="preserve"> 수학적</w:t>
      </w:r>
      <w:r w:rsidRPr="00867757">
        <w:rPr>
          <w:rFonts w:ascii="HY중고딕" w:eastAsia="HY중고딕"/>
        </w:rPr>
        <w:t xml:space="preserve">, 컴퓨터적 사고의 이용 - 추상화, 패턴 파악하기, 알고리즘 만들기 등이 포함됨 </w:t>
      </w:r>
    </w:p>
    <w:p w14:paraId="6E426D0E" w14:textId="77777777" w:rsidR="00FD16C0" w:rsidRPr="00867757" w:rsidRDefault="00FD16C0" w:rsidP="00FD16C0">
      <w:pPr>
        <w:pStyle w:val="aa"/>
        <w:widowControl/>
        <w:numPr>
          <w:ilvl w:val="0"/>
          <w:numId w:val="48"/>
        </w:numPr>
        <w:wordWrap/>
        <w:autoSpaceDE/>
        <w:autoSpaceDN/>
        <w:spacing w:line="360" w:lineRule="auto"/>
        <w:ind w:leftChars="0"/>
        <w:contextualSpacing/>
        <w:jc w:val="left"/>
        <w:rPr>
          <w:rFonts w:ascii="HY중고딕" w:eastAsia="HY중고딕"/>
        </w:rPr>
      </w:pPr>
      <w:r>
        <w:rPr>
          <w:rFonts w:ascii="HY중고딕" w:eastAsia="HY중고딕" w:hint="eastAsia"/>
        </w:rPr>
        <w:t>[과학적 능력]</w:t>
      </w:r>
      <w:r w:rsidRPr="00867757">
        <w:rPr>
          <w:rFonts w:ascii="HY중고딕" w:eastAsia="HY중고딕" w:hint="eastAsia"/>
        </w:rPr>
        <w:t xml:space="preserve"> 설명을</w:t>
      </w:r>
      <w:r w:rsidRPr="00867757">
        <w:rPr>
          <w:rFonts w:ascii="HY중고딕" w:eastAsia="HY중고딕"/>
        </w:rPr>
        <w:t xml:space="preserve"> 구성하기 (과학)과 해결방안 설계 (공학) </w:t>
      </w:r>
    </w:p>
    <w:p w14:paraId="055EB224" w14:textId="77777777" w:rsidR="00FD16C0" w:rsidRDefault="00FD16C0" w:rsidP="00FD16C0">
      <w:pPr>
        <w:pStyle w:val="aa"/>
        <w:widowControl/>
        <w:numPr>
          <w:ilvl w:val="0"/>
          <w:numId w:val="48"/>
        </w:numPr>
        <w:wordWrap/>
        <w:autoSpaceDE/>
        <w:autoSpaceDN/>
        <w:spacing w:line="360" w:lineRule="auto"/>
        <w:ind w:leftChars="0"/>
        <w:contextualSpacing/>
        <w:jc w:val="left"/>
        <w:rPr>
          <w:rFonts w:ascii="HY중고딕" w:eastAsia="HY중고딕"/>
        </w:rPr>
      </w:pPr>
      <w:r>
        <w:rPr>
          <w:rFonts w:ascii="HY중고딕" w:eastAsia="HY중고딕" w:hint="eastAsia"/>
        </w:rPr>
        <w:t>[과학적 능력]</w:t>
      </w:r>
      <w:r w:rsidRPr="00867757">
        <w:rPr>
          <w:rFonts w:ascii="HY중고딕" w:eastAsia="HY중고딕" w:hint="eastAsia"/>
        </w:rPr>
        <w:t xml:space="preserve"> 증거에</w:t>
      </w:r>
      <w:r w:rsidRPr="00867757">
        <w:rPr>
          <w:rFonts w:ascii="HY중고딕" w:eastAsia="HY중고딕"/>
        </w:rPr>
        <w:t xml:space="preserve"> 근거하여 논쟁에 참여하기</w:t>
      </w:r>
    </w:p>
    <w:p w14:paraId="1CE4D2E4" w14:textId="77777777" w:rsidR="00FD16C0" w:rsidRDefault="00FD16C0" w:rsidP="00FD16C0">
      <w:pPr>
        <w:pStyle w:val="aa"/>
        <w:widowControl/>
        <w:numPr>
          <w:ilvl w:val="0"/>
          <w:numId w:val="48"/>
        </w:numPr>
        <w:wordWrap/>
        <w:autoSpaceDE/>
        <w:autoSpaceDN/>
        <w:spacing w:line="360" w:lineRule="auto"/>
        <w:ind w:leftChars="0"/>
        <w:contextualSpacing/>
        <w:jc w:val="left"/>
        <w:rPr>
          <w:rFonts w:ascii="HY중고딕" w:eastAsia="HY중고딕"/>
        </w:rPr>
      </w:pPr>
      <w:r>
        <w:rPr>
          <w:rFonts w:ascii="HY중고딕" w:eastAsia="HY중고딕" w:hint="eastAsia"/>
        </w:rPr>
        <w:t>[과학적 능력]</w:t>
      </w:r>
      <w:r w:rsidRPr="00867757">
        <w:rPr>
          <w:rFonts w:ascii="HY중고딕" w:eastAsia="HY중고딕" w:hint="eastAsia"/>
        </w:rPr>
        <w:t xml:space="preserve"> </w:t>
      </w:r>
      <w:r>
        <w:rPr>
          <w:rFonts w:ascii="HY중고딕" w:eastAsia="HY중고딕" w:hint="eastAsia"/>
        </w:rPr>
        <w:t>정보를 획득,</w:t>
      </w:r>
      <w:r>
        <w:rPr>
          <w:rFonts w:ascii="HY중고딕" w:eastAsia="HY중고딕"/>
        </w:rPr>
        <w:t xml:space="preserve"> </w:t>
      </w:r>
      <w:r>
        <w:rPr>
          <w:rFonts w:ascii="HY중고딕" w:eastAsia="HY중고딕" w:hint="eastAsia"/>
        </w:rPr>
        <w:t>평가,</w:t>
      </w:r>
      <w:r>
        <w:rPr>
          <w:rFonts w:ascii="HY중고딕" w:eastAsia="HY중고딕"/>
        </w:rPr>
        <w:t xml:space="preserve"> </w:t>
      </w:r>
      <w:r>
        <w:rPr>
          <w:rFonts w:ascii="HY중고딕" w:eastAsia="HY중고딕" w:hint="eastAsia"/>
        </w:rPr>
        <w:t>그리고 의사소통하기</w:t>
      </w:r>
    </w:p>
    <w:p w14:paraId="117B3711" w14:textId="77777777" w:rsidR="00FD16C0" w:rsidRPr="00565CC8" w:rsidRDefault="00FD16C0" w:rsidP="00FD16C0">
      <w:pPr>
        <w:pStyle w:val="aa"/>
        <w:widowControl/>
        <w:numPr>
          <w:ilvl w:val="0"/>
          <w:numId w:val="48"/>
        </w:numPr>
        <w:wordWrap/>
        <w:autoSpaceDE/>
        <w:autoSpaceDN/>
        <w:spacing w:line="360" w:lineRule="auto"/>
        <w:ind w:leftChars="0"/>
        <w:contextualSpacing/>
        <w:jc w:val="left"/>
        <w:rPr>
          <w:rFonts w:ascii="HY중고딕" w:eastAsia="HY중고딕"/>
        </w:rPr>
      </w:pPr>
      <w:r>
        <w:rPr>
          <w:rFonts w:ascii="HY중고딕" w:eastAsia="HY중고딕" w:hint="eastAsia"/>
        </w:rPr>
        <w:t>[</w:t>
      </w:r>
      <w:proofErr w:type="spellStart"/>
      <w:r w:rsidRPr="00565CC8">
        <w:rPr>
          <w:rFonts w:ascii="HY중고딕" w:eastAsia="HY중고딕" w:hint="eastAsia"/>
        </w:rPr>
        <w:t>태도개별성</w:t>
      </w:r>
      <w:proofErr w:type="spellEnd"/>
      <w:r>
        <w:rPr>
          <w:rFonts w:ascii="HY중고딕" w:eastAsia="HY중고딕"/>
        </w:rPr>
        <w:t>]</w:t>
      </w:r>
      <w:r w:rsidRPr="00565CC8">
        <w:rPr>
          <w:rFonts w:ascii="HY중고딕" w:eastAsia="HY중고딕"/>
        </w:rPr>
        <w:t xml:space="preserve">　어려운 과제나 문제를 해결하고 알아가는 것이 재미있음</w:t>
      </w:r>
    </w:p>
    <w:p w14:paraId="3EFC5088" w14:textId="77777777" w:rsidR="00FD16C0" w:rsidRPr="00565CC8" w:rsidRDefault="00FD16C0" w:rsidP="00FD16C0">
      <w:pPr>
        <w:pStyle w:val="aa"/>
        <w:widowControl/>
        <w:numPr>
          <w:ilvl w:val="0"/>
          <w:numId w:val="48"/>
        </w:numPr>
        <w:wordWrap/>
        <w:autoSpaceDE/>
        <w:autoSpaceDN/>
        <w:spacing w:line="360" w:lineRule="auto"/>
        <w:ind w:leftChars="0"/>
        <w:contextualSpacing/>
        <w:jc w:val="left"/>
        <w:rPr>
          <w:rFonts w:ascii="HY중고딕" w:eastAsia="HY중고딕"/>
        </w:rPr>
      </w:pPr>
      <w:r>
        <w:rPr>
          <w:rFonts w:ascii="HY중고딕" w:eastAsia="HY중고딕" w:hint="eastAsia"/>
        </w:rPr>
        <w:t>[</w:t>
      </w:r>
      <w:proofErr w:type="spellStart"/>
      <w:r w:rsidRPr="00565CC8">
        <w:rPr>
          <w:rFonts w:ascii="HY중고딕" w:eastAsia="HY중고딕" w:hint="eastAsia"/>
        </w:rPr>
        <w:t>태도개별성</w:t>
      </w:r>
      <w:proofErr w:type="spellEnd"/>
      <w:r>
        <w:rPr>
          <w:rFonts w:ascii="HY중고딕" w:eastAsia="HY중고딕"/>
        </w:rPr>
        <w:t>]</w:t>
      </w:r>
      <w:r w:rsidRPr="00565CC8">
        <w:rPr>
          <w:rFonts w:ascii="HY중고딕" w:eastAsia="HY중고딕"/>
        </w:rPr>
        <w:t xml:space="preserve">　어떤 문제가 주어지더라도 해결할 수 있는 능력이 있음</w:t>
      </w:r>
    </w:p>
    <w:p w14:paraId="70AA4493" w14:textId="77777777" w:rsidR="00FD16C0" w:rsidRPr="00565CC8" w:rsidRDefault="00FD16C0" w:rsidP="00FD16C0">
      <w:pPr>
        <w:pStyle w:val="aa"/>
        <w:widowControl/>
        <w:numPr>
          <w:ilvl w:val="0"/>
          <w:numId w:val="48"/>
        </w:numPr>
        <w:wordWrap/>
        <w:autoSpaceDE/>
        <w:autoSpaceDN/>
        <w:spacing w:line="360" w:lineRule="auto"/>
        <w:ind w:leftChars="0"/>
        <w:contextualSpacing/>
        <w:jc w:val="left"/>
        <w:rPr>
          <w:rFonts w:ascii="HY중고딕" w:eastAsia="HY중고딕"/>
        </w:rPr>
      </w:pPr>
      <w:r>
        <w:rPr>
          <w:rFonts w:ascii="HY중고딕" w:eastAsia="HY중고딕" w:hint="eastAsia"/>
        </w:rPr>
        <w:t>[</w:t>
      </w:r>
      <w:proofErr w:type="spellStart"/>
      <w:r w:rsidRPr="00565CC8">
        <w:rPr>
          <w:rFonts w:ascii="HY중고딕" w:eastAsia="HY중고딕" w:hint="eastAsia"/>
        </w:rPr>
        <w:t>태도개별성</w:t>
      </w:r>
      <w:proofErr w:type="spellEnd"/>
      <w:r>
        <w:rPr>
          <w:rFonts w:ascii="HY중고딕" w:eastAsia="HY중고딕"/>
        </w:rPr>
        <w:t>]</w:t>
      </w:r>
      <w:r w:rsidRPr="00565CC8">
        <w:rPr>
          <w:rFonts w:ascii="HY중고딕" w:eastAsia="HY중고딕"/>
        </w:rPr>
        <w:t xml:space="preserve">　내가 생각한 문제의 해결책이 다른 사람에게도 인정받을 수 있음</w:t>
      </w:r>
    </w:p>
    <w:p w14:paraId="4F15AD11" w14:textId="77777777" w:rsidR="00FD16C0" w:rsidRPr="00565CC8" w:rsidRDefault="00FD16C0" w:rsidP="00FD16C0">
      <w:pPr>
        <w:pStyle w:val="aa"/>
        <w:widowControl/>
        <w:numPr>
          <w:ilvl w:val="0"/>
          <w:numId w:val="48"/>
        </w:numPr>
        <w:wordWrap/>
        <w:autoSpaceDE/>
        <w:autoSpaceDN/>
        <w:spacing w:line="360" w:lineRule="auto"/>
        <w:ind w:leftChars="0"/>
        <w:contextualSpacing/>
        <w:jc w:val="left"/>
        <w:rPr>
          <w:rFonts w:ascii="HY중고딕" w:eastAsia="HY중고딕"/>
        </w:rPr>
      </w:pPr>
      <w:r>
        <w:rPr>
          <w:rFonts w:ascii="HY중고딕" w:eastAsia="HY중고딕" w:hint="eastAsia"/>
        </w:rPr>
        <w:t>[</w:t>
      </w:r>
      <w:proofErr w:type="spellStart"/>
      <w:r w:rsidRPr="00565CC8">
        <w:rPr>
          <w:rFonts w:ascii="HY중고딕" w:eastAsia="HY중고딕" w:hint="eastAsia"/>
        </w:rPr>
        <w:t>태도개별성</w:t>
      </w:r>
      <w:proofErr w:type="spellEnd"/>
      <w:r>
        <w:rPr>
          <w:rFonts w:ascii="HY중고딕" w:eastAsia="HY중고딕"/>
        </w:rPr>
        <w:t>]</w:t>
      </w:r>
      <w:r w:rsidRPr="00565CC8">
        <w:rPr>
          <w:rFonts w:ascii="HY중고딕" w:eastAsia="HY중고딕"/>
        </w:rPr>
        <w:t xml:space="preserve">　다른 사람보다 체계적으로 생각을 정리할 수 있다고 생각함</w:t>
      </w:r>
    </w:p>
    <w:p w14:paraId="0D9D5426" w14:textId="77777777" w:rsidR="00FD16C0" w:rsidRPr="00565CC8" w:rsidRDefault="00FD16C0" w:rsidP="00FD16C0">
      <w:pPr>
        <w:pStyle w:val="aa"/>
        <w:widowControl/>
        <w:numPr>
          <w:ilvl w:val="0"/>
          <w:numId w:val="48"/>
        </w:numPr>
        <w:wordWrap/>
        <w:autoSpaceDE/>
        <w:autoSpaceDN/>
        <w:spacing w:line="360" w:lineRule="auto"/>
        <w:ind w:leftChars="0"/>
        <w:contextualSpacing/>
        <w:jc w:val="left"/>
        <w:rPr>
          <w:rFonts w:ascii="HY중고딕" w:eastAsia="HY중고딕"/>
        </w:rPr>
      </w:pPr>
      <w:r>
        <w:rPr>
          <w:rFonts w:ascii="HY중고딕" w:eastAsia="HY중고딕" w:hint="eastAsia"/>
        </w:rPr>
        <w:t>[</w:t>
      </w:r>
      <w:r w:rsidRPr="00565CC8">
        <w:rPr>
          <w:rFonts w:ascii="HY중고딕" w:eastAsia="HY중고딕" w:hint="eastAsia"/>
        </w:rPr>
        <w:t>태도사회성</w:t>
      </w:r>
      <w:r>
        <w:rPr>
          <w:rFonts w:ascii="HY중고딕" w:eastAsia="HY중고딕"/>
        </w:rPr>
        <w:t>]</w:t>
      </w:r>
      <w:r w:rsidRPr="00565CC8">
        <w:rPr>
          <w:rFonts w:ascii="HY중고딕" w:eastAsia="HY중고딕"/>
        </w:rPr>
        <w:t xml:space="preserve"> 친구들이 가지고 있는 경험과 지식은 존중해야 한다가 생각함</w:t>
      </w:r>
    </w:p>
    <w:p w14:paraId="67B1E9A7" w14:textId="77777777" w:rsidR="00FD16C0" w:rsidRPr="00565CC8" w:rsidRDefault="00FD16C0" w:rsidP="00FD16C0">
      <w:pPr>
        <w:pStyle w:val="aa"/>
        <w:widowControl/>
        <w:numPr>
          <w:ilvl w:val="0"/>
          <w:numId w:val="48"/>
        </w:numPr>
        <w:wordWrap/>
        <w:autoSpaceDE/>
        <w:autoSpaceDN/>
        <w:spacing w:line="360" w:lineRule="auto"/>
        <w:ind w:leftChars="0"/>
        <w:contextualSpacing/>
        <w:jc w:val="left"/>
        <w:rPr>
          <w:rFonts w:ascii="HY중고딕" w:eastAsia="HY중고딕"/>
        </w:rPr>
      </w:pPr>
      <w:r>
        <w:rPr>
          <w:rFonts w:ascii="HY중고딕" w:eastAsia="HY중고딕" w:hint="eastAsia"/>
        </w:rPr>
        <w:t>[</w:t>
      </w:r>
      <w:r w:rsidRPr="00565CC8">
        <w:rPr>
          <w:rFonts w:ascii="HY중고딕" w:eastAsia="HY중고딕" w:hint="eastAsia"/>
        </w:rPr>
        <w:t>태도사회성</w:t>
      </w:r>
      <w:r>
        <w:rPr>
          <w:rFonts w:ascii="HY중고딕" w:eastAsia="HY중고딕"/>
        </w:rPr>
        <w:t>]</w:t>
      </w:r>
      <w:r w:rsidRPr="00565CC8">
        <w:rPr>
          <w:rFonts w:ascii="HY중고딕" w:eastAsia="HY중고딕"/>
        </w:rPr>
        <w:t xml:space="preserve"> 문제해결을 위해 자료조사하기, 아이디어와 정보 공유가 중요함</w:t>
      </w:r>
    </w:p>
    <w:p w14:paraId="2F5DA02F" w14:textId="77777777" w:rsidR="00FD16C0" w:rsidRPr="00565CC8" w:rsidRDefault="00FD16C0" w:rsidP="00FD16C0">
      <w:pPr>
        <w:pStyle w:val="aa"/>
        <w:widowControl/>
        <w:numPr>
          <w:ilvl w:val="0"/>
          <w:numId w:val="48"/>
        </w:numPr>
        <w:wordWrap/>
        <w:autoSpaceDE/>
        <w:autoSpaceDN/>
        <w:spacing w:line="360" w:lineRule="auto"/>
        <w:ind w:leftChars="0"/>
        <w:contextualSpacing/>
        <w:jc w:val="left"/>
        <w:rPr>
          <w:rFonts w:ascii="HY중고딕" w:eastAsia="HY중고딕"/>
        </w:rPr>
      </w:pPr>
      <w:r>
        <w:rPr>
          <w:rFonts w:ascii="HY중고딕" w:eastAsia="HY중고딕" w:hint="eastAsia"/>
        </w:rPr>
        <w:t>[</w:t>
      </w:r>
      <w:r w:rsidRPr="00565CC8">
        <w:rPr>
          <w:rFonts w:ascii="HY중고딕" w:eastAsia="HY중고딕" w:hint="eastAsia"/>
        </w:rPr>
        <w:t>태도사회성</w:t>
      </w:r>
      <w:r>
        <w:rPr>
          <w:rFonts w:ascii="HY중고딕" w:eastAsia="HY중고딕"/>
        </w:rPr>
        <w:t>]</w:t>
      </w:r>
      <w:r w:rsidRPr="00565CC8">
        <w:rPr>
          <w:rFonts w:ascii="HY중고딕" w:eastAsia="HY중고딕"/>
        </w:rPr>
        <w:t xml:space="preserve"> 친구들과 </w:t>
      </w:r>
      <w:proofErr w:type="spellStart"/>
      <w:r w:rsidRPr="00565CC8">
        <w:rPr>
          <w:rFonts w:ascii="HY중고딕" w:eastAsia="HY중고딕"/>
        </w:rPr>
        <w:t>모둠활동에서</w:t>
      </w:r>
      <w:proofErr w:type="spellEnd"/>
      <w:r w:rsidRPr="00565CC8">
        <w:rPr>
          <w:rFonts w:ascii="HY중고딕" w:eastAsia="HY중고딕"/>
        </w:rPr>
        <w:t xml:space="preserve"> 서로 격려하고 이해하는 환경이 중요하다고 생각함</w:t>
      </w:r>
    </w:p>
    <w:p w14:paraId="35D6EFDC" w14:textId="77777777" w:rsidR="00FD16C0" w:rsidRPr="00565CC8" w:rsidRDefault="00FD16C0" w:rsidP="00FD16C0">
      <w:pPr>
        <w:pStyle w:val="aa"/>
        <w:widowControl/>
        <w:numPr>
          <w:ilvl w:val="0"/>
          <w:numId w:val="48"/>
        </w:numPr>
        <w:wordWrap/>
        <w:autoSpaceDE/>
        <w:autoSpaceDN/>
        <w:spacing w:line="360" w:lineRule="auto"/>
        <w:ind w:leftChars="0"/>
        <w:contextualSpacing/>
        <w:jc w:val="left"/>
        <w:rPr>
          <w:rFonts w:ascii="HY중고딕" w:eastAsia="HY중고딕"/>
        </w:rPr>
      </w:pPr>
      <w:r>
        <w:rPr>
          <w:rFonts w:ascii="HY중고딕" w:eastAsia="HY중고딕" w:hint="eastAsia"/>
        </w:rPr>
        <w:t>[</w:t>
      </w:r>
      <w:proofErr w:type="spellStart"/>
      <w:r w:rsidRPr="00565CC8">
        <w:rPr>
          <w:rFonts w:ascii="HY중고딕" w:eastAsia="HY중고딕" w:hint="eastAsia"/>
        </w:rPr>
        <w:t>태도사회성</w:t>
      </w:r>
      <w:proofErr w:type="spellEnd"/>
      <w:r>
        <w:rPr>
          <w:rFonts w:ascii="HY중고딕" w:eastAsia="HY중고딕"/>
        </w:rPr>
        <w:t>]</w:t>
      </w:r>
      <w:r w:rsidRPr="00565CC8">
        <w:rPr>
          <w:rFonts w:ascii="HY중고딕" w:eastAsia="HY중고딕"/>
        </w:rPr>
        <w:t xml:space="preserve"> </w:t>
      </w:r>
      <w:proofErr w:type="spellStart"/>
      <w:r w:rsidRPr="00565CC8">
        <w:rPr>
          <w:rFonts w:ascii="HY중고딕" w:eastAsia="HY중고딕"/>
        </w:rPr>
        <w:t>모둠활동에서</w:t>
      </w:r>
      <w:proofErr w:type="spellEnd"/>
      <w:r w:rsidRPr="00565CC8">
        <w:rPr>
          <w:rFonts w:ascii="HY중고딕" w:eastAsia="HY중고딕"/>
        </w:rPr>
        <w:t xml:space="preserve"> 각자 맡은 일을 충실히 하는 것이 중요하다고 생각함</w:t>
      </w:r>
    </w:p>
    <w:p w14:paraId="11BC9B06" w14:textId="77777777" w:rsidR="00FD16C0" w:rsidRPr="00565CC8" w:rsidRDefault="00FD16C0" w:rsidP="00FD16C0">
      <w:pPr>
        <w:pStyle w:val="aa"/>
        <w:widowControl/>
        <w:numPr>
          <w:ilvl w:val="0"/>
          <w:numId w:val="48"/>
        </w:numPr>
        <w:wordWrap/>
        <w:autoSpaceDE/>
        <w:autoSpaceDN/>
        <w:spacing w:line="360" w:lineRule="auto"/>
        <w:ind w:leftChars="0"/>
        <w:contextualSpacing/>
        <w:jc w:val="left"/>
        <w:rPr>
          <w:rFonts w:ascii="HY중고딕" w:eastAsia="HY중고딕"/>
        </w:rPr>
      </w:pPr>
      <w:r>
        <w:rPr>
          <w:rFonts w:ascii="HY중고딕" w:eastAsia="HY중고딕" w:hint="eastAsia"/>
        </w:rPr>
        <w:t>[</w:t>
      </w:r>
      <w:r w:rsidRPr="00565CC8">
        <w:rPr>
          <w:rFonts w:ascii="HY중고딕" w:eastAsia="HY중고딕" w:hint="eastAsia"/>
        </w:rPr>
        <w:t>문제해결사고력</w:t>
      </w:r>
      <w:r>
        <w:rPr>
          <w:rFonts w:ascii="HY중고딕" w:eastAsia="HY중고딕"/>
        </w:rPr>
        <w:t>]</w:t>
      </w:r>
      <w:r w:rsidRPr="00565CC8">
        <w:rPr>
          <w:rFonts w:ascii="HY중고딕" w:eastAsia="HY중고딕"/>
        </w:rPr>
        <w:t xml:space="preserve"> 문제 해결과정에서 주어진 자원을 적절하게 관리할 수 있음</w:t>
      </w:r>
    </w:p>
    <w:p w14:paraId="0B93EF54" w14:textId="77777777" w:rsidR="00FD16C0" w:rsidRPr="00565CC8" w:rsidRDefault="00FD16C0" w:rsidP="00FD16C0">
      <w:pPr>
        <w:pStyle w:val="aa"/>
        <w:widowControl/>
        <w:numPr>
          <w:ilvl w:val="0"/>
          <w:numId w:val="48"/>
        </w:numPr>
        <w:wordWrap/>
        <w:autoSpaceDE/>
        <w:autoSpaceDN/>
        <w:spacing w:line="360" w:lineRule="auto"/>
        <w:ind w:leftChars="0"/>
        <w:contextualSpacing/>
        <w:jc w:val="left"/>
        <w:rPr>
          <w:rFonts w:ascii="HY중고딕" w:eastAsia="HY중고딕"/>
        </w:rPr>
      </w:pPr>
      <w:r>
        <w:rPr>
          <w:rFonts w:ascii="HY중고딕" w:eastAsia="HY중고딕" w:hint="eastAsia"/>
        </w:rPr>
        <w:t>[</w:t>
      </w:r>
      <w:r w:rsidRPr="00565CC8">
        <w:rPr>
          <w:rFonts w:ascii="HY중고딕" w:eastAsia="HY중고딕" w:hint="eastAsia"/>
        </w:rPr>
        <w:t>문제해결사고력</w:t>
      </w:r>
      <w:r>
        <w:rPr>
          <w:rFonts w:ascii="HY중고딕" w:eastAsia="HY중고딕"/>
        </w:rPr>
        <w:t>]</w:t>
      </w:r>
      <w:r w:rsidRPr="00565CC8">
        <w:rPr>
          <w:rFonts w:ascii="HY중고딕" w:eastAsia="HY중고딕"/>
        </w:rPr>
        <w:t xml:space="preserve"> 문제 해결을 위한 구체적인 방법을 계획(설계)할 수 있음</w:t>
      </w:r>
    </w:p>
    <w:p w14:paraId="45511B31" w14:textId="77777777" w:rsidR="00FD16C0" w:rsidRPr="00565CC8" w:rsidRDefault="00FD16C0" w:rsidP="00FD16C0">
      <w:pPr>
        <w:pStyle w:val="aa"/>
        <w:widowControl/>
        <w:numPr>
          <w:ilvl w:val="0"/>
          <w:numId w:val="48"/>
        </w:numPr>
        <w:wordWrap/>
        <w:autoSpaceDE/>
        <w:autoSpaceDN/>
        <w:spacing w:line="360" w:lineRule="auto"/>
        <w:ind w:leftChars="0"/>
        <w:contextualSpacing/>
        <w:jc w:val="left"/>
        <w:rPr>
          <w:rFonts w:ascii="HY중고딕" w:eastAsia="HY중고딕"/>
        </w:rPr>
      </w:pPr>
      <w:r>
        <w:rPr>
          <w:rFonts w:ascii="HY중고딕" w:eastAsia="HY중고딕" w:hint="eastAsia"/>
        </w:rPr>
        <w:t>[</w:t>
      </w:r>
      <w:r w:rsidRPr="00565CC8">
        <w:rPr>
          <w:rFonts w:ascii="HY중고딕" w:eastAsia="HY중고딕" w:hint="eastAsia"/>
        </w:rPr>
        <w:t>문제해결사고력</w:t>
      </w:r>
      <w:r>
        <w:rPr>
          <w:rFonts w:ascii="HY중고딕" w:eastAsia="HY중고딕"/>
        </w:rPr>
        <w:t>]</w:t>
      </w:r>
      <w:r w:rsidRPr="00565CC8">
        <w:rPr>
          <w:rFonts w:ascii="HY중고딕" w:eastAsia="HY중고딕"/>
        </w:rPr>
        <w:t xml:space="preserve"> 서로 다른 상황이 주어졌을 때, 둘 사이에 공통점을 잘 찾아냄</w:t>
      </w:r>
    </w:p>
    <w:p w14:paraId="538D110C" w14:textId="77777777" w:rsidR="00FD16C0" w:rsidRDefault="00FD16C0" w:rsidP="00FD16C0">
      <w:pPr>
        <w:pStyle w:val="aa"/>
        <w:widowControl/>
        <w:numPr>
          <w:ilvl w:val="0"/>
          <w:numId w:val="48"/>
        </w:numPr>
        <w:wordWrap/>
        <w:autoSpaceDE/>
        <w:autoSpaceDN/>
        <w:spacing w:line="360" w:lineRule="auto"/>
        <w:ind w:leftChars="0"/>
        <w:contextualSpacing/>
        <w:jc w:val="left"/>
        <w:rPr>
          <w:rFonts w:ascii="HY중고딕" w:eastAsia="HY중고딕"/>
        </w:rPr>
      </w:pPr>
      <w:r>
        <w:rPr>
          <w:rFonts w:ascii="HY중고딕" w:eastAsia="HY중고딕" w:hint="eastAsia"/>
        </w:rPr>
        <w:t>[</w:t>
      </w:r>
      <w:r w:rsidRPr="00565CC8">
        <w:rPr>
          <w:rFonts w:ascii="HY중고딕" w:eastAsia="HY중고딕" w:hint="eastAsia"/>
        </w:rPr>
        <w:t>문제해결사고력</w:t>
      </w:r>
      <w:r>
        <w:rPr>
          <w:rFonts w:ascii="HY중고딕" w:eastAsia="HY중고딕"/>
        </w:rPr>
        <w:t>]</w:t>
      </w:r>
      <w:r w:rsidRPr="00565CC8">
        <w:rPr>
          <w:rFonts w:ascii="HY중고딕" w:eastAsia="HY중고딕"/>
        </w:rPr>
        <w:t xml:space="preserve"> 문제해결과정에서 기록된 자료를 다양한 방법으로 표현하고 해석할 수 있음</w:t>
      </w:r>
    </w:p>
    <w:p w14:paraId="65D3E8ED" w14:textId="77777777" w:rsidR="00FD16C0" w:rsidRPr="00565CC8" w:rsidRDefault="00FD16C0" w:rsidP="00FD16C0">
      <w:pPr>
        <w:pStyle w:val="aa"/>
        <w:widowControl/>
        <w:numPr>
          <w:ilvl w:val="0"/>
          <w:numId w:val="48"/>
        </w:numPr>
        <w:wordWrap/>
        <w:autoSpaceDE/>
        <w:autoSpaceDN/>
        <w:spacing w:line="360" w:lineRule="auto"/>
        <w:ind w:leftChars="0"/>
        <w:contextualSpacing/>
        <w:jc w:val="left"/>
        <w:rPr>
          <w:rFonts w:ascii="HY중고딕" w:eastAsia="HY중고딕"/>
        </w:rPr>
      </w:pPr>
      <w:r>
        <w:rPr>
          <w:rFonts w:ascii="HY중고딕" w:eastAsia="HY중고딕" w:hint="eastAsia"/>
        </w:rPr>
        <w:t>[</w:t>
      </w:r>
      <w:proofErr w:type="spellStart"/>
      <w:r>
        <w:rPr>
          <w:rFonts w:ascii="HY중고딕" w:eastAsia="HY중고딕" w:hint="eastAsia"/>
        </w:rPr>
        <w:t>분류할수</w:t>
      </w:r>
      <w:proofErr w:type="spellEnd"/>
      <w:r>
        <w:rPr>
          <w:rFonts w:ascii="HY중고딕" w:eastAsia="HY중고딕" w:hint="eastAsia"/>
        </w:rPr>
        <w:t xml:space="preserve"> 없음]</w:t>
      </w:r>
      <w:r>
        <w:rPr>
          <w:rFonts w:ascii="HY중고딕" w:eastAsia="HY중고딕"/>
        </w:rPr>
        <w:t xml:space="preserve"> </w:t>
      </w:r>
      <w:r>
        <w:rPr>
          <w:rFonts w:ascii="HY중고딕" w:eastAsia="HY중고딕" w:hint="eastAsia"/>
        </w:rPr>
        <w:t>고유특성,</w:t>
      </w:r>
      <w:r>
        <w:rPr>
          <w:rFonts w:ascii="HY중고딕" w:eastAsia="HY중고딕"/>
        </w:rPr>
        <w:t xml:space="preserve"> </w:t>
      </w:r>
      <w:r>
        <w:rPr>
          <w:rFonts w:ascii="HY중고딕" w:eastAsia="HY중고딕" w:hint="eastAsia"/>
        </w:rPr>
        <w:t>자신만의 것:</w:t>
      </w:r>
      <w:r>
        <w:rPr>
          <w:rFonts w:ascii="HY중고딕" w:eastAsia="HY중고딕"/>
        </w:rPr>
        <w:t xml:space="preserve"> _________________________________________________</w:t>
      </w:r>
    </w:p>
    <w:p w14:paraId="0D9BB7B3" w14:textId="77777777" w:rsidR="00FD16C0" w:rsidRDefault="00FD16C0" w:rsidP="00FD16C0">
      <w:pPr>
        <w:spacing w:after="0"/>
        <w:rPr>
          <w:rFonts w:ascii="HY중고딕" w:eastAsia="HY중고딕"/>
        </w:rPr>
      </w:pPr>
    </w:p>
    <w:p w14:paraId="29E2FB36" w14:textId="77777777" w:rsidR="00FD16C0" w:rsidRDefault="00FD16C0" w:rsidP="00FD16C0">
      <w:pPr>
        <w:spacing w:after="0"/>
        <w:rPr>
          <w:rFonts w:ascii="HY중고딕" w:eastAsia="HY중고딕"/>
        </w:rPr>
      </w:pPr>
    </w:p>
    <w:p w14:paraId="03CC0E67" w14:textId="77777777" w:rsidR="00FD16C0" w:rsidRDefault="00FD16C0" w:rsidP="00FD16C0">
      <w:pPr>
        <w:spacing w:after="0"/>
        <w:rPr>
          <w:rFonts w:ascii="Times New Roman" w:hAnsi="Times New Roman"/>
          <w:b/>
          <w:color w:val="000000"/>
          <w:kern w:val="0"/>
          <w:sz w:val="28"/>
          <w:szCs w:val="28"/>
          <w:lang w:val="en-GB"/>
        </w:rPr>
      </w:pPr>
      <w:r w:rsidRPr="00264F14">
        <w:rPr>
          <w:rFonts w:ascii="HY중고딕" w:eastAsia="HY중고딕"/>
        </w:rPr>
        <w:t xml:space="preserve"> </w:t>
      </w:r>
      <w:r>
        <w:rPr>
          <w:rFonts w:ascii="Times New Roman" w:hAnsi="Times New Roman"/>
          <w:b/>
          <w:color w:val="000000"/>
          <w:sz w:val="28"/>
          <w:szCs w:val="28"/>
        </w:rPr>
        <w:br w:type="page"/>
      </w:r>
    </w:p>
    <w:p w14:paraId="46513958" w14:textId="77777777" w:rsidR="00FD16C0" w:rsidRPr="00264F14" w:rsidRDefault="00FD16C0" w:rsidP="00FD16C0">
      <w:pPr>
        <w:spacing w:after="0" w:line="360" w:lineRule="auto"/>
        <w:ind w:left="400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264F14">
        <w:rPr>
          <w:rFonts w:ascii="Times New Roman" w:hAnsi="Times New Roman" w:hint="eastAsia"/>
          <w:b/>
          <w:color w:val="000000"/>
          <w:sz w:val="28"/>
          <w:szCs w:val="28"/>
        </w:rPr>
        <w:lastRenderedPageBreak/>
        <w:t>발표</w:t>
      </w:r>
      <w:r w:rsidRPr="00264F14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264F14">
        <w:rPr>
          <w:rFonts w:ascii="Times New Roman" w:hAnsi="Times New Roman" w:hint="eastAsia"/>
          <w:b/>
          <w:color w:val="000000"/>
          <w:sz w:val="28"/>
          <w:szCs w:val="28"/>
        </w:rPr>
        <w:t>피드백</w:t>
      </w:r>
      <w:r w:rsidRPr="00264F14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264F14">
        <w:rPr>
          <w:rFonts w:ascii="Times New Roman" w:hAnsi="Times New Roman" w:hint="eastAsia"/>
          <w:b/>
          <w:color w:val="000000"/>
          <w:sz w:val="28"/>
          <w:szCs w:val="28"/>
        </w:rPr>
        <w:t>지표</w:t>
      </w:r>
    </w:p>
    <w:p w14:paraId="3511BA17" w14:textId="77777777" w:rsidR="00FD16C0" w:rsidRDefault="00FD16C0" w:rsidP="00FD16C0">
      <w:pPr>
        <w:pStyle w:val="aa"/>
        <w:spacing w:line="360" w:lineRule="auto"/>
        <w:rPr>
          <w:rFonts w:ascii="HY중고딕" w:eastAsia="HY중고딕"/>
        </w:rPr>
      </w:pPr>
    </w:p>
    <w:p w14:paraId="041CC506" w14:textId="77777777" w:rsidR="00FD16C0" w:rsidRPr="004D6387" w:rsidRDefault="00FD16C0" w:rsidP="00FD16C0">
      <w:pPr>
        <w:pStyle w:val="aa"/>
        <w:widowControl/>
        <w:numPr>
          <w:ilvl w:val="0"/>
          <w:numId w:val="47"/>
        </w:numPr>
        <w:wordWrap/>
        <w:autoSpaceDE/>
        <w:autoSpaceDN/>
        <w:spacing w:line="360" w:lineRule="auto"/>
        <w:ind w:leftChars="0"/>
        <w:contextualSpacing/>
        <w:jc w:val="left"/>
        <w:rPr>
          <w:rFonts w:ascii="HY중고딕" w:eastAsia="HY중고딕"/>
        </w:rPr>
      </w:pPr>
      <w:r>
        <w:rPr>
          <w:rFonts w:ascii="HY중고딕" w:eastAsia="HY중고딕" w:hint="eastAsia"/>
        </w:rPr>
        <w:t>[</w:t>
      </w:r>
      <w:r w:rsidRPr="004D6387">
        <w:rPr>
          <w:rFonts w:ascii="HY중고딕" w:eastAsia="HY중고딕" w:hint="eastAsia"/>
        </w:rPr>
        <w:t>구성</w:t>
      </w:r>
      <w:r>
        <w:rPr>
          <w:rFonts w:ascii="HY중고딕" w:eastAsia="HY중고딕"/>
        </w:rPr>
        <w:t>]</w:t>
      </w:r>
      <w:r w:rsidRPr="004D6387">
        <w:rPr>
          <w:rFonts w:ascii="HY중고딕" w:eastAsia="HY중고딕" w:hint="eastAsia"/>
        </w:rPr>
        <w:t xml:space="preserve"> 의도한 결론에 도달하기 위해 발표자의 생각이 잘 구성</w:t>
      </w:r>
    </w:p>
    <w:p w14:paraId="5EBF214A" w14:textId="77777777" w:rsidR="00FD16C0" w:rsidRPr="004D6387" w:rsidRDefault="00FD16C0" w:rsidP="00FD16C0">
      <w:pPr>
        <w:pStyle w:val="aa"/>
        <w:widowControl/>
        <w:numPr>
          <w:ilvl w:val="0"/>
          <w:numId w:val="47"/>
        </w:numPr>
        <w:wordWrap/>
        <w:autoSpaceDE/>
        <w:autoSpaceDN/>
        <w:spacing w:line="360" w:lineRule="auto"/>
        <w:ind w:leftChars="0"/>
        <w:contextualSpacing/>
        <w:jc w:val="left"/>
        <w:rPr>
          <w:rFonts w:ascii="HY중고딕" w:eastAsia="HY중고딕"/>
        </w:rPr>
      </w:pPr>
      <w:r>
        <w:rPr>
          <w:rFonts w:ascii="HY중고딕" w:eastAsia="HY중고딕" w:hint="eastAsia"/>
        </w:rPr>
        <w:t>[</w:t>
      </w:r>
      <w:r w:rsidRPr="004D6387">
        <w:rPr>
          <w:rFonts w:ascii="HY중고딕" w:eastAsia="HY중고딕" w:hint="eastAsia"/>
        </w:rPr>
        <w:t>구성</w:t>
      </w:r>
      <w:r>
        <w:rPr>
          <w:rFonts w:ascii="HY중고딕" w:eastAsia="HY중고딕"/>
        </w:rPr>
        <w:t>]</w:t>
      </w:r>
      <w:r w:rsidRPr="004D6387">
        <w:rPr>
          <w:rFonts w:ascii="HY중고딕" w:eastAsia="HY중고딕" w:hint="eastAsia"/>
        </w:rPr>
        <w:t xml:space="preserve"> 명확하게 진술</w:t>
      </w:r>
    </w:p>
    <w:p w14:paraId="656CF0DE" w14:textId="77777777" w:rsidR="00FD16C0" w:rsidRPr="004D6387" w:rsidRDefault="00FD16C0" w:rsidP="00FD16C0">
      <w:pPr>
        <w:pStyle w:val="aa"/>
        <w:widowControl/>
        <w:numPr>
          <w:ilvl w:val="0"/>
          <w:numId w:val="47"/>
        </w:numPr>
        <w:wordWrap/>
        <w:autoSpaceDE/>
        <w:autoSpaceDN/>
        <w:spacing w:line="360" w:lineRule="auto"/>
        <w:ind w:leftChars="0"/>
        <w:contextualSpacing/>
        <w:jc w:val="left"/>
        <w:rPr>
          <w:rFonts w:ascii="HY중고딕" w:eastAsia="HY중고딕"/>
        </w:rPr>
      </w:pPr>
      <w:r>
        <w:rPr>
          <w:rFonts w:ascii="HY중고딕" w:eastAsia="HY중고딕" w:hint="eastAsia"/>
        </w:rPr>
        <w:t>[</w:t>
      </w:r>
      <w:r w:rsidRPr="004D6387">
        <w:rPr>
          <w:rFonts w:ascii="HY중고딕" w:eastAsia="HY중고딕" w:hint="eastAsia"/>
        </w:rPr>
        <w:t>구성</w:t>
      </w:r>
      <w:r>
        <w:rPr>
          <w:rFonts w:ascii="HY중고딕" w:eastAsia="HY중고딕"/>
        </w:rPr>
        <w:t>]</w:t>
      </w:r>
      <w:r w:rsidRPr="004D6387">
        <w:rPr>
          <w:rFonts w:ascii="HY중고딕" w:eastAsia="HY중고딕" w:hint="eastAsia"/>
        </w:rPr>
        <w:t xml:space="preserve"> 핵심주장을 뒷받침하고 있음. 즉, 발표의 목적이 명확함</w:t>
      </w:r>
    </w:p>
    <w:p w14:paraId="1F615E73" w14:textId="77777777" w:rsidR="00FD16C0" w:rsidRPr="004D6387" w:rsidRDefault="00FD16C0" w:rsidP="00FD16C0">
      <w:pPr>
        <w:pStyle w:val="aa"/>
        <w:widowControl/>
        <w:numPr>
          <w:ilvl w:val="0"/>
          <w:numId w:val="47"/>
        </w:numPr>
        <w:wordWrap/>
        <w:autoSpaceDE/>
        <w:autoSpaceDN/>
        <w:spacing w:line="360" w:lineRule="auto"/>
        <w:ind w:leftChars="0"/>
        <w:contextualSpacing/>
        <w:jc w:val="left"/>
        <w:rPr>
          <w:rFonts w:ascii="HY중고딕" w:eastAsia="HY중고딕"/>
        </w:rPr>
      </w:pPr>
      <w:r>
        <w:rPr>
          <w:rFonts w:ascii="HY중고딕" w:eastAsia="HY중고딕" w:hint="eastAsia"/>
        </w:rPr>
        <w:t>[</w:t>
      </w:r>
      <w:r w:rsidRPr="004D6387">
        <w:rPr>
          <w:rFonts w:ascii="HY중고딕" w:eastAsia="HY중고딕" w:hint="eastAsia"/>
        </w:rPr>
        <w:t>구성</w:t>
      </w:r>
      <w:r>
        <w:rPr>
          <w:rFonts w:ascii="HY중고딕" w:eastAsia="HY중고딕"/>
        </w:rPr>
        <w:t>]</w:t>
      </w:r>
      <w:r w:rsidRPr="004D6387">
        <w:rPr>
          <w:rFonts w:ascii="HY중고딕" w:eastAsia="HY중고딕" w:hint="eastAsia"/>
        </w:rPr>
        <w:t xml:space="preserve"> 도입부에서 청중의 관심을 주목 시키고, 청중이 발표내용에 기대감을 갖게 함</w:t>
      </w:r>
    </w:p>
    <w:p w14:paraId="75712788" w14:textId="77777777" w:rsidR="00FD16C0" w:rsidRPr="004D6387" w:rsidRDefault="00FD16C0" w:rsidP="00FD16C0">
      <w:pPr>
        <w:pStyle w:val="aa"/>
        <w:widowControl/>
        <w:numPr>
          <w:ilvl w:val="0"/>
          <w:numId w:val="47"/>
        </w:numPr>
        <w:wordWrap/>
        <w:autoSpaceDE/>
        <w:autoSpaceDN/>
        <w:spacing w:line="360" w:lineRule="auto"/>
        <w:ind w:leftChars="0"/>
        <w:contextualSpacing/>
        <w:jc w:val="left"/>
        <w:rPr>
          <w:rFonts w:ascii="HY중고딕" w:eastAsia="HY중고딕"/>
        </w:rPr>
      </w:pPr>
      <w:r>
        <w:rPr>
          <w:rFonts w:ascii="HY중고딕" w:eastAsia="HY중고딕" w:hint="eastAsia"/>
        </w:rPr>
        <w:t>[</w:t>
      </w:r>
      <w:r w:rsidRPr="004D6387">
        <w:rPr>
          <w:rFonts w:ascii="HY중고딕" w:eastAsia="HY중고딕" w:hint="eastAsia"/>
        </w:rPr>
        <w:t>구성</w:t>
      </w:r>
      <w:r>
        <w:rPr>
          <w:rFonts w:ascii="HY중고딕" w:eastAsia="HY중고딕"/>
        </w:rPr>
        <w:t>]</w:t>
      </w:r>
      <w:r w:rsidRPr="004D6387">
        <w:rPr>
          <w:rFonts w:ascii="HY중고딕" w:eastAsia="HY중고딕" w:hint="eastAsia"/>
        </w:rPr>
        <w:t xml:space="preserve"> 논지가 명확하고 효과적으로 구성되어 있음</w:t>
      </w:r>
    </w:p>
    <w:p w14:paraId="110690BC" w14:textId="77777777" w:rsidR="00FD16C0" w:rsidRPr="004D6387" w:rsidRDefault="00FD16C0" w:rsidP="00FD16C0">
      <w:pPr>
        <w:pStyle w:val="aa"/>
        <w:widowControl/>
        <w:numPr>
          <w:ilvl w:val="0"/>
          <w:numId w:val="47"/>
        </w:numPr>
        <w:wordWrap/>
        <w:autoSpaceDE/>
        <w:autoSpaceDN/>
        <w:spacing w:line="360" w:lineRule="auto"/>
        <w:ind w:leftChars="0"/>
        <w:contextualSpacing/>
        <w:jc w:val="left"/>
        <w:rPr>
          <w:rFonts w:ascii="HY중고딕" w:eastAsia="HY중고딕"/>
        </w:rPr>
      </w:pPr>
      <w:r>
        <w:rPr>
          <w:rFonts w:ascii="HY중고딕" w:eastAsia="HY중고딕" w:hint="eastAsia"/>
        </w:rPr>
        <w:t>[</w:t>
      </w:r>
      <w:r w:rsidRPr="004D6387">
        <w:rPr>
          <w:rFonts w:ascii="HY중고딕" w:eastAsia="HY중고딕" w:hint="eastAsia"/>
        </w:rPr>
        <w:t>구성</w:t>
      </w:r>
      <w:r>
        <w:rPr>
          <w:rFonts w:ascii="HY중고딕" w:eastAsia="HY중고딕"/>
        </w:rPr>
        <w:t>]</w:t>
      </w:r>
      <w:r w:rsidRPr="004D6387">
        <w:rPr>
          <w:rFonts w:ascii="HY중고딕" w:eastAsia="HY중고딕" w:hint="eastAsia"/>
        </w:rPr>
        <w:t xml:space="preserve"> 결론이 충분히 납득되며 도입부의 내용과 자연스럽게 연결됨</w:t>
      </w:r>
    </w:p>
    <w:p w14:paraId="43EB2761" w14:textId="77777777" w:rsidR="00FD16C0" w:rsidRPr="004D6387" w:rsidRDefault="00FD16C0" w:rsidP="00FD16C0">
      <w:pPr>
        <w:pStyle w:val="aa"/>
        <w:widowControl/>
        <w:numPr>
          <w:ilvl w:val="0"/>
          <w:numId w:val="47"/>
        </w:numPr>
        <w:wordWrap/>
        <w:autoSpaceDE/>
        <w:autoSpaceDN/>
        <w:spacing w:line="360" w:lineRule="auto"/>
        <w:ind w:leftChars="0"/>
        <w:contextualSpacing/>
        <w:jc w:val="left"/>
        <w:rPr>
          <w:rFonts w:ascii="HY중고딕" w:eastAsia="HY중고딕"/>
        </w:rPr>
      </w:pPr>
      <w:r>
        <w:rPr>
          <w:rFonts w:ascii="HY중고딕" w:eastAsia="HY중고딕" w:hint="eastAsia"/>
        </w:rPr>
        <w:t>[</w:t>
      </w:r>
      <w:r w:rsidRPr="004D6387">
        <w:rPr>
          <w:rFonts w:ascii="HY중고딕" w:eastAsia="HY중고딕" w:hint="eastAsia"/>
        </w:rPr>
        <w:t>주제에 관한 지식</w:t>
      </w:r>
      <w:r>
        <w:rPr>
          <w:rFonts w:ascii="HY중고딕" w:eastAsia="HY중고딕"/>
        </w:rPr>
        <w:t>]</w:t>
      </w:r>
      <w:r w:rsidRPr="004D6387">
        <w:rPr>
          <w:rFonts w:ascii="HY중고딕" w:eastAsia="HY중고딕" w:hint="eastAsia"/>
        </w:rPr>
        <w:t xml:space="preserve"> 발표자가 발표내용을 명확하게 파악하고 있음</w:t>
      </w:r>
    </w:p>
    <w:p w14:paraId="2F529F16" w14:textId="77777777" w:rsidR="00FD16C0" w:rsidRPr="004D6387" w:rsidRDefault="00FD16C0" w:rsidP="00FD16C0">
      <w:pPr>
        <w:pStyle w:val="aa"/>
        <w:widowControl/>
        <w:numPr>
          <w:ilvl w:val="0"/>
          <w:numId w:val="47"/>
        </w:numPr>
        <w:wordWrap/>
        <w:autoSpaceDE/>
        <w:autoSpaceDN/>
        <w:spacing w:line="360" w:lineRule="auto"/>
        <w:ind w:leftChars="0"/>
        <w:contextualSpacing/>
        <w:jc w:val="left"/>
        <w:rPr>
          <w:rFonts w:ascii="HY중고딕" w:eastAsia="HY중고딕"/>
        </w:rPr>
      </w:pPr>
      <w:r>
        <w:rPr>
          <w:rFonts w:ascii="HY중고딕" w:eastAsia="HY중고딕" w:hint="eastAsia"/>
        </w:rPr>
        <w:t>[</w:t>
      </w:r>
      <w:r w:rsidRPr="004D6387">
        <w:rPr>
          <w:rFonts w:ascii="HY중고딕" w:eastAsia="HY중고딕" w:hint="eastAsia"/>
        </w:rPr>
        <w:t>주제에 관한 지식</w:t>
      </w:r>
      <w:r>
        <w:rPr>
          <w:rFonts w:ascii="HY중고딕" w:eastAsia="HY중고딕"/>
        </w:rPr>
        <w:t>]</w:t>
      </w:r>
      <w:r w:rsidRPr="004D6387">
        <w:rPr>
          <w:rFonts w:ascii="HY중고딕" w:eastAsia="HY중고딕" w:hint="eastAsia"/>
        </w:rPr>
        <w:t xml:space="preserve"> 주장을 뒷받침하는 자료들이 참신하고, 논리적이며, 관련성이 있음</w:t>
      </w:r>
    </w:p>
    <w:p w14:paraId="0FADE995" w14:textId="77777777" w:rsidR="00FD16C0" w:rsidRPr="004D6387" w:rsidRDefault="00FD16C0" w:rsidP="00FD16C0">
      <w:pPr>
        <w:pStyle w:val="aa"/>
        <w:widowControl/>
        <w:numPr>
          <w:ilvl w:val="0"/>
          <w:numId w:val="47"/>
        </w:numPr>
        <w:wordWrap/>
        <w:autoSpaceDE/>
        <w:autoSpaceDN/>
        <w:spacing w:line="360" w:lineRule="auto"/>
        <w:ind w:leftChars="0"/>
        <w:contextualSpacing/>
        <w:jc w:val="left"/>
        <w:rPr>
          <w:rFonts w:ascii="HY중고딕" w:eastAsia="HY중고딕"/>
        </w:rPr>
      </w:pPr>
      <w:r>
        <w:rPr>
          <w:rFonts w:ascii="HY중고딕" w:eastAsia="HY중고딕" w:hint="eastAsia"/>
        </w:rPr>
        <w:t>[</w:t>
      </w:r>
      <w:r w:rsidRPr="004D6387">
        <w:rPr>
          <w:rFonts w:ascii="HY중고딕" w:eastAsia="HY중고딕" w:hint="eastAsia"/>
        </w:rPr>
        <w:t>주제에 관한 지식</w:t>
      </w:r>
      <w:r>
        <w:rPr>
          <w:rFonts w:ascii="HY중고딕" w:eastAsia="HY중고딕"/>
        </w:rPr>
        <w:t>]</w:t>
      </w:r>
      <w:r w:rsidRPr="004D6387">
        <w:rPr>
          <w:rFonts w:ascii="HY중고딕" w:eastAsia="HY중고딕" w:hint="eastAsia"/>
        </w:rPr>
        <w:t xml:space="preserve"> 친구의 질문에 상세한 설명으로 대답함으로써 발표 주제를 (요구되는 것 이상으로) 완벽하게 숙지하고 있음을 보여줌</w:t>
      </w:r>
    </w:p>
    <w:p w14:paraId="1DE6C3C3" w14:textId="77777777" w:rsidR="00FD16C0" w:rsidRPr="004D6387" w:rsidRDefault="00FD16C0" w:rsidP="00FD16C0">
      <w:pPr>
        <w:pStyle w:val="aa"/>
        <w:widowControl/>
        <w:numPr>
          <w:ilvl w:val="0"/>
          <w:numId w:val="47"/>
        </w:numPr>
        <w:wordWrap/>
        <w:autoSpaceDE/>
        <w:autoSpaceDN/>
        <w:spacing w:line="360" w:lineRule="auto"/>
        <w:ind w:leftChars="0"/>
        <w:contextualSpacing/>
        <w:jc w:val="left"/>
        <w:rPr>
          <w:rFonts w:ascii="HY중고딕" w:eastAsia="HY중고딕"/>
        </w:rPr>
      </w:pPr>
      <w:r>
        <w:rPr>
          <w:rFonts w:ascii="HY중고딕" w:eastAsia="HY중고딕" w:hint="eastAsia"/>
        </w:rPr>
        <w:t>[</w:t>
      </w:r>
      <w:r w:rsidRPr="004D6387">
        <w:rPr>
          <w:rFonts w:ascii="HY중고딕" w:eastAsia="HY중고딕" w:hint="eastAsia"/>
        </w:rPr>
        <w:t>청중이해도</w:t>
      </w:r>
      <w:r>
        <w:rPr>
          <w:rFonts w:ascii="HY중고딕" w:eastAsia="HY중고딕"/>
        </w:rPr>
        <w:t>]</w:t>
      </w:r>
      <w:r w:rsidRPr="004D6387">
        <w:rPr>
          <w:rFonts w:ascii="HY중고딕" w:eastAsia="HY중고딕" w:hint="eastAsia"/>
        </w:rPr>
        <w:t xml:space="preserve"> 발표자가 청중의 관심을 효과적으로 끌어냄</w:t>
      </w:r>
    </w:p>
    <w:p w14:paraId="38F0C005" w14:textId="77777777" w:rsidR="00FD16C0" w:rsidRPr="004D6387" w:rsidRDefault="00FD16C0" w:rsidP="00FD16C0">
      <w:pPr>
        <w:pStyle w:val="aa"/>
        <w:widowControl/>
        <w:numPr>
          <w:ilvl w:val="0"/>
          <w:numId w:val="47"/>
        </w:numPr>
        <w:wordWrap/>
        <w:autoSpaceDE/>
        <w:autoSpaceDN/>
        <w:spacing w:line="360" w:lineRule="auto"/>
        <w:ind w:leftChars="0"/>
        <w:contextualSpacing/>
        <w:jc w:val="left"/>
        <w:rPr>
          <w:rFonts w:ascii="HY중고딕" w:eastAsia="HY중고딕"/>
        </w:rPr>
      </w:pPr>
      <w:r>
        <w:rPr>
          <w:rFonts w:ascii="HY중고딕" w:eastAsia="HY중고딕" w:hint="eastAsia"/>
        </w:rPr>
        <w:t>[</w:t>
      </w:r>
      <w:r w:rsidRPr="004D6387">
        <w:rPr>
          <w:rFonts w:ascii="HY중고딕" w:eastAsia="HY중고딕" w:hint="eastAsia"/>
        </w:rPr>
        <w:t>청중이해도</w:t>
      </w:r>
      <w:r>
        <w:rPr>
          <w:rFonts w:ascii="HY중고딕" w:eastAsia="HY중고딕"/>
        </w:rPr>
        <w:t>]</w:t>
      </w:r>
      <w:r w:rsidRPr="004D6387">
        <w:rPr>
          <w:rFonts w:ascii="HY중고딕" w:eastAsia="HY중고딕" w:hint="eastAsia"/>
        </w:rPr>
        <w:t xml:space="preserve"> 청중의 관심을 지속적으로 끌어내기 위해 비언어적 행동을 활용함</w:t>
      </w:r>
    </w:p>
    <w:p w14:paraId="070351CB" w14:textId="77777777" w:rsidR="00FD16C0" w:rsidRPr="004D6387" w:rsidRDefault="00FD16C0" w:rsidP="00FD16C0">
      <w:pPr>
        <w:pStyle w:val="aa"/>
        <w:widowControl/>
        <w:numPr>
          <w:ilvl w:val="0"/>
          <w:numId w:val="47"/>
        </w:numPr>
        <w:wordWrap/>
        <w:autoSpaceDE/>
        <w:autoSpaceDN/>
        <w:spacing w:line="360" w:lineRule="auto"/>
        <w:ind w:leftChars="0"/>
        <w:contextualSpacing/>
        <w:jc w:val="left"/>
        <w:rPr>
          <w:rFonts w:ascii="HY중고딕" w:eastAsia="HY중고딕"/>
        </w:rPr>
      </w:pPr>
      <w:r>
        <w:rPr>
          <w:rFonts w:ascii="HY중고딕" w:eastAsia="HY중고딕" w:hint="eastAsia"/>
        </w:rPr>
        <w:t>[</w:t>
      </w:r>
      <w:r w:rsidRPr="004D6387">
        <w:rPr>
          <w:rFonts w:ascii="HY중고딕" w:eastAsia="HY중고딕" w:hint="eastAsia"/>
        </w:rPr>
        <w:t>청중이해도</w:t>
      </w:r>
      <w:r>
        <w:rPr>
          <w:rFonts w:ascii="HY중고딕" w:eastAsia="HY중고딕"/>
        </w:rPr>
        <w:t>]</w:t>
      </w:r>
      <w:r w:rsidRPr="004D6387">
        <w:rPr>
          <w:rFonts w:ascii="HY중고딕" w:eastAsia="HY중고딕" w:hint="eastAsia"/>
        </w:rPr>
        <w:t xml:space="preserve"> 선택과 주제와 사례가 청중과 상황에 적절하고 흥미로움</w:t>
      </w:r>
    </w:p>
    <w:p w14:paraId="25658149" w14:textId="77777777" w:rsidR="00FD16C0" w:rsidRPr="004D6387" w:rsidRDefault="00FD16C0" w:rsidP="00FD16C0">
      <w:pPr>
        <w:pStyle w:val="aa"/>
        <w:widowControl/>
        <w:numPr>
          <w:ilvl w:val="0"/>
          <w:numId w:val="47"/>
        </w:numPr>
        <w:wordWrap/>
        <w:autoSpaceDE/>
        <w:autoSpaceDN/>
        <w:spacing w:line="360" w:lineRule="auto"/>
        <w:ind w:leftChars="0"/>
        <w:contextualSpacing/>
        <w:jc w:val="left"/>
        <w:rPr>
          <w:rFonts w:ascii="HY중고딕" w:eastAsia="HY중고딕"/>
        </w:rPr>
      </w:pPr>
      <w:r>
        <w:rPr>
          <w:rFonts w:ascii="HY중고딕" w:eastAsia="HY중고딕" w:hint="eastAsia"/>
        </w:rPr>
        <w:t>[</w:t>
      </w:r>
      <w:r w:rsidRPr="004D6387">
        <w:rPr>
          <w:rFonts w:ascii="HY중고딕" w:eastAsia="HY중고딕" w:hint="eastAsia"/>
        </w:rPr>
        <w:t>언어적효과</w:t>
      </w:r>
      <w:r>
        <w:rPr>
          <w:rFonts w:ascii="HY중고딕" w:eastAsia="HY중고딕"/>
        </w:rPr>
        <w:t>]</w:t>
      </w:r>
      <w:r w:rsidRPr="004D6387">
        <w:rPr>
          <w:rFonts w:ascii="HY중고딕" w:eastAsia="HY중고딕" w:hint="eastAsia"/>
        </w:rPr>
        <w:t xml:space="preserve"> 사용된 어휘가 청중에게 친숙하고, 배경을 고려하였으며, 편향되지 않았음</w:t>
      </w:r>
    </w:p>
    <w:p w14:paraId="421D8B43" w14:textId="77777777" w:rsidR="00FD16C0" w:rsidRPr="004D6387" w:rsidRDefault="00FD16C0" w:rsidP="00FD16C0">
      <w:pPr>
        <w:pStyle w:val="aa"/>
        <w:widowControl/>
        <w:numPr>
          <w:ilvl w:val="0"/>
          <w:numId w:val="47"/>
        </w:numPr>
        <w:wordWrap/>
        <w:autoSpaceDE/>
        <w:autoSpaceDN/>
        <w:spacing w:line="360" w:lineRule="auto"/>
        <w:ind w:leftChars="0"/>
        <w:contextualSpacing/>
        <w:jc w:val="left"/>
        <w:rPr>
          <w:rFonts w:ascii="HY중고딕" w:eastAsia="HY중고딕"/>
        </w:rPr>
      </w:pPr>
      <w:r>
        <w:rPr>
          <w:rFonts w:ascii="HY중고딕" w:eastAsia="HY중고딕" w:hint="eastAsia"/>
        </w:rPr>
        <w:t>[</w:t>
      </w:r>
      <w:r w:rsidRPr="004D6387">
        <w:rPr>
          <w:rFonts w:ascii="HY중고딕" w:eastAsia="HY중고딕" w:hint="eastAsia"/>
        </w:rPr>
        <w:t>언어적효과</w:t>
      </w:r>
      <w:r>
        <w:rPr>
          <w:rFonts w:ascii="HY중고딕" w:eastAsia="HY중고딕"/>
        </w:rPr>
        <w:t>]</w:t>
      </w:r>
      <w:r w:rsidRPr="004D6387">
        <w:rPr>
          <w:rFonts w:ascii="HY중고딕" w:eastAsia="HY중고딕" w:hint="eastAsia"/>
        </w:rPr>
        <w:t xml:space="preserve"> 어휘 선택이 생동감 있고 정확함. 발표내용에 오류가 거의 없음</w:t>
      </w:r>
    </w:p>
    <w:p w14:paraId="02745698" w14:textId="77777777" w:rsidR="00FD16C0" w:rsidRPr="004D6387" w:rsidRDefault="00FD16C0" w:rsidP="00FD16C0">
      <w:pPr>
        <w:pStyle w:val="aa"/>
        <w:widowControl/>
        <w:numPr>
          <w:ilvl w:val="0"/>
          <w:numId w:val="47"/>
        </w:numPr>
        <w:wordWrap/>
        <w:autoSpaceDE/>
        <w:autoSpaceDN/>
        <w:spacing w:line="360" w:lineRule="auto"/>
        <w:ind w:leftChars="0"/>
        <w:contextualSpacing/>
        <w:jc w:val="left"/>
        <w:rPr>
          <w:rFonts w:ascii="HY중고딕" w:eastAsia="HY중고딕"/>
        </w:rPr>
      </w:pPr>
      <w:r>
        <w:rPr>
          <w:rFonts w:ascii="HY중고딕" w:eastAsia="HY중고딕" w:hint="eastAsia"/>
        </w:rPr>
        <w:t>[</w:t>
      </w:r>
      <w:proofErr w:type="spellStart"/>
      <w:r w:rsidRPr="004D6387">
        <w:rPr>
          <w:rFonts w:ascii="HY중고딕" w:eastAsia="HY중고딕" w:hint="eastAsia"/>
        </w:rPr>
        <w:t>전달력</w:t>
      </w:r>
      <w:proofErr w:type="spellEnd"/>
      <w:r>
        <w:rPr>
          <w:rFonts w:ascii="HY중고딕" w:eastAsia="HY중고딕"/>
        </w:rPr>
        <w:t>]</w:t>
      </w:r>
      <w:r w:rsidRPr="004D6387">
        <w:rPr>
          <w:rFonts w:ascii="HY중고딕" w:eastAsia="HY중고딕" w:hint="eastAsia"/>
        </w:rPr>
        <w:t xml:space="preserve"> </w:t>
      </w:r>
      <w:proofErr w:type="spellStart"/>
      <w:r w:rsidRPr="004D6387">
        <w:rPr>
          <w:rFonts w:ascii="HY중고딕" w:eastAsia="HY중고딕" w:hint="eastAsia"/>
        </w:rPr>
        <w:t>전달력이</w:t>
      </w:r>
      <w:proofErr w:type="spellEnd"/>
      <w:r w:rsidRPr="004D6387">
        <w:rPr>
          <w:rFonts w:ascii="HY중고딕" w:eastAsia="HY중고딕" w:hint="eastAsia"/>
        </w:rPr>
        <w:t xml:space="preserve"> 몸에 밴 것처럼 자연스럽고, 자신감 넘치며, 메시지를 강화함</w:t>
      </w:r>
    </w:p>
    <w:p w14:paraId="442AC31C" w14:textId="77777777" w:rsidR="00FD16C0" w:rsidRDefault="00FD16C0" w:rsidP="00FD16C0">
      <w:pPr>
        <w:pStyle w:val="aa"/>
        <w:widowControl/>
        <w:numPr>
          <w:ilvl w:val="0"/>
          <w:numId w:val="47"/>
        </w:numPr>
        <w:wordWrap/>
        <w:autoSpaceDE/>
        <w:autoSpaceDN/>
        <w:spacing w:line="360" w:lineRule="auto"/>
        <w:ind w:leftChars="0"/>
        <w:contextualSpacing/>
        <w:jc w:val="left"/>
        <w:rPr>
          <w:rFonts w:ascii="HY중고딕" w:eastAsia="HY중고딕"/>
        </w:rPr>
      </w:pPr>
      <w:r>
        <w:rPr>
          <w:rFonts w:ascii="HY중고딕" w:eastAsia="HY중고딕" w:hint="eastAsia"/>
        </w:rPr>
        <w:t>[</w:t>
      </w:r>
      <w:proofErr w:type="spellStart"/>
      <w:r w:rsidRPr="004D6387">
        <w:rPr>
          <w:rFonts w:ascii="HY중고딕" w:eastAsia="HY중고딕" w:hint="eastAsia"/>
        </w:rPr>
        <w:t>전달력</w:t>
      </w:r>
      <w:proofErr w:type="spellEnd"/>
      <w:r>
        <w:rPr>
          <w:rFonts w:ascii="HY중고딕" w:eastAsia="HY중고딕"/>
        </w:rPr>
        <w:t>]</w:t>
      </w:r>
      <w:r w:rsidRPr="004D6387">
        <w:rPr>
          <w:rFonts w:ascii="HY중고딕" w:eastAsia="HY중고딕" w:hint="eastAsia"/>
        </w:rPr>
        <w:t xml:space="preserve"> 자세, 눈 맞춤, 자연스러운 몸짓, 얼굴 표정, 목소리 크기, 말의 속도 등이 발표자의 자신감과 주제에 대한 </w:t>
      </w:r>
      <w:proofErr w:type="spellStart"/>
      <w:r w:rsidRPr="004D6387">
        <w:rPr>
          <w:rFonts w:ascii="HY중고딕" w:eastAsia="HY중고딕" w:hint="eastAsia"/>
        </w:rPr>
        <w:t>몰임</w:t>
      </w:r>
      <w:proofErr w:type="spellEnd"/>
      <w:r w:rsidRPr="004D6387">
        <w:rPr>
          <w:rFonts w:ascii="HY중고딕" w:eastAsia="HY중고딕" w:hint="eastAsia"/>
        </w:rPr>
        <w:t>, 청중과의 커뮤니케이션에 대한 의지를 나타냄</w:t>
      </w:r>
    </w:p>
    <w:p w14:paraId="378BE45D" w14:textId="77777777" w:rsidR="00FD16C0" w:rsidRDefault="00FD16C0" w:rsidP="00FD16C0">
      <w:pPr>
        <w:pStyle w:val="aa"/>
        <w:widowControl/>
        <w:numPr>
          <w:ilvl w:val="0"/>
          <w:numId w:val="47"/>
        </w:numPr>
        <w:wordWrap/>
        <w:autoSpaceDE/>
        <w:autoSpaceDN/>
        <w:spacing w:line="360" w:lineRule="auto"/>
        <w:ind w:leftChars="0"/>
        <w:contextualSpacing/>
        <w:jc w:val="left"/>
        <w:rPr>
          <w:rFonts w:ascii="HY중고딕" w:eastAsia="HY중고딕"/>
        </w:rPr>
      </w:pPr>
      <w:r>
        <w:rPr>
          <w:rFonts w:ascii="HY중고딕" w:eastAsia="HY중고딕" w:hint="eastAsia"/>
        </w:rPr>
        <w:t>[</w:t>
      </w:r>
      <w:proofErr w:type="spellStart"/>
      <w:r w:rsidRPr="00264F14">
        <w:rPr>
          <w:rFonts w:ascii="HY중고딕" w:eastAsia="HY중고딕" w:hint="eastAsia"/>
        </w:rPr>
        <w:t>전달력</w:t>
      </w:r>
      <w:proofErr w:type="spellEnd"/>
      <w:r>
        <w:rPr>
          <w:rFonts w:ascii="HY중고딕" w:eastAsia="HY중고딕"/>
        </w:rPr>
        <w:t>]</w:t>
      </w:r>
      <w:r w:rsidRPr="00264F14">
        <w:rPr>
          <w:rFonts w:ascii="HY중고딕" w:eastAsia="HY중고딕"/>
        </w:rPr>
        <w:t xml:space="preserve"> 어조, 전달 방식, 차림새가 발표내용과 어울림</w:t>
      </w:r>
    </w:p>
    <w:p w14:paraId="0CC49071" w14:textId="77777777" w:rsidR="00FD16C0" w:rsidRPr="00264F14" w:rsidRDefault="00FD16C0" w:rsidP="00FD16C0">
      <w:pPr>
        <w:pStyle w:val="aa"/>
        <w:widowControl/>
        <w:numPr>
          <w:ilvl w:val="0"/>
          <w:numId w:val="47"/>
        </w:numPr>
        <w:wordWrap/>
        <w:autoSpaceDE/>
        <w:autoSpaceDN/>
        <w:spacing w:line="360" w:lineRule="auto"/>
        <w:ind w:leftChars="0"/>
        <w:contextualSpacing/>
        <w:jc w:val="left"/>
        <w:rPr>
          <w:rFonts w:ascii="HY중고딕" w:eastAsia="HY중고딕"/>
        </w:rPr>
      </w:pPr>
      <w:r w:rsidRPr="00264F14">
        <w:rPr>
          <w:rFonts w:ascii="HY중고딕" w:eastAsia="HY중고딕"/>
        </w:rPr>
        <w:t>[</w:t>
      </w:r>
      <w:proofErr w:type="spellStart"/>
      <w:r w:rsidRPr="00264F14">
        <w:rPr>
          <w:rFonts w:ascii="HY중고딕" w:eastAsia="HY중고딕"/>
        </w:rPr>
        <w:t>분류할수</w:t>
      </w:r>
      <w:proofErr w:type="spellEnd"/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없음</w:t>
      </w:r>
      <w:r w:rsidRPr="00264F14">
        <w:rPr>
          <w:rFonts w:ascii="HY중고딕" w:eastAsia="HY중고딕"/>
        </w:rPr>
        <w:t xml:space="preserve">] </w:t>
      </w:r>
      <w:r w:rsidRPr="00264F14">
        <w:rPr>
          <w:rFonts w:ascii="HY중고딕" w:eastAsia="HY중고딕" w:hint="eastAsia"/>
        </w:rPr>
        <w:t>고유특성</w:t>
      </w:r>
      <w:r w:rsidRPr="00264F14">
        <w:rPr>
          <w:rFonts w:ascii="HY중고딕" w:eastAsia="HY중고딕"/>
        </w:rPr>
        <w:t xml:space="preserve">, </w:t>
      </w:r>
      <w:r w:rsidRPr="00264F14">
        <w:rPr>
          <w:rFonts w:ascii="HY중고딕" w:eastAsia="HY중고딕" w:hint="eastAsia"/>
        </w:rPr>
        <w:t>자신만의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것</w:t>
      </w:r>
      <w:r>
        <w:rPr>
          <w:rFonts w:ascii="HY중고딕" w:eastAsia="HY중고딕" w:hint="eastAsia"/>
        </w:rPr>
        <w:t>:</w:t>
      </w:r>
      <w:r>
        <w:rPr>
          <w:rFonts w:ascii="HY중고딕" w:eastAsia="HY중고딕"/>
        </w:rPr>
        <w:t xml:space="preserve"> _________________________________________</w:t>
      </w:r>
    </w:p>
    <w:p w14:paraId="6BE5EB8E" w14:textId="77777777" w:rsidR="00FD16C0" w:rsidRDefault="00FD16C0" w:rsidP="00FD16C0">
      <w:pPr>
        <w:rPr>
          <w:rStyle w:val="style2"/>
          <w:rFonts w:ascii="Times New Roman" w:hAnsi="Times New Roman" w:cs="Times New Roman"/>
        </w:rPr>
      </w:pPr>
    </w:p>
    <w:p w14:paraId="6E8AA2BD" w14:textId="77777777" w:rsidR="00FD16C0" w:rsidRDefault="00FD16C0" w:rsidP="00FD16C0">
      <w:pPr>
        <w:widowControl/>
        <w:wordWrap/>
        <w:autoSpaceDE/>
        <w:autoSpaceDN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br w:type="page"/>
      </w:r>
    </w:p>
    <w:p w14:paraId="57922C1D" w14:textId="77777777" w:rsidR="00FD16C0" w:rsidRPr="00264F14" w:rsidRDefault="00FD16C0" w:rsidP="00FD16C0">
      <w:pPr>
        <w:pStyle w:val="a4"/>
        <w:jc w:val="center"/>
        <w:rPr>
          <w:rFonts w:ascii="Times New Roman" w:eastAsiaTheme="minorEastAsia" w:hAnsi="Times New Roman" w:cstheme="minorBidi"/>
          <w:b/>
          <w:kern w:val="2"/>
          <w:sz w:val="28"/>
          <w:szCs w:val="28"/>
        </w:rPr>
      </w:pPr>
      <w:r w:rsidRPr="00264F14">
        <w:rPr>
          <w:rFonts w:ascii="Times New Roman" w:eastAsiaTheme="minorEastAsia" w:hAnsi="Times New Roman" w:cstheme="minorBidi" w:hint="eastAsia"/>
          <w:b/>
          <w:kern w:val="2"/>
          <w:sz w:val="28"/>
          <w:szCs w:val="28"/>
        </w:rPr>
        <w:lastRenderedPageBreak/>
        <w:t>수업</w:t>
      </w:r>
      <w:r w:rsidRPr="00264F14">
        <w:rPr>
          <w:rFonts w:ascii="Times New Roman" w:eastAsiaTheme="minorEastAsia" w:hAnsi="Times New Roman" w:cstheme="minorBidi"/>
          <w:b/>
          <w:kern w:val="2"/>
          <w:sz w:val="28"/>
          <w:szCs w:val="28"/>
        </w:rPr>
        <w:t xml:space="preserve"> </w:t>
      </w:r>
      <w:r w:rsidRPr="00264F14">
        <w:rPr>
          <w:rFonts w:ascii="Times New Roman" w:eastAsiaTheme="minorEastAsia" w:hAnsi="Times New Roman" w:cstheme="minorBidi" w:hint="eastAsia"/>
          <w:b/>
          <w:kern w:val="2"/>
          <w:sz w:val="28"/>
          <w:szCs w:val="28"/>
        </w:rPr>
        <w:t>참여도에</w:t>
      </w:r>
      <w:r w:rsidRPr="00264F14">
        <w:rPr>
          <w:rFonts w:ascii="Times New Roman" w:eastAsiaTheme="minorEastAsia" w:hAnsi="Times New Roman" w:cstheme="minorBidi"/>
          <w:b/>
          <w:kern w:val="2"/>
          <w:sz w:val="28"/>
          <w:szCs w:val="28"/>
        </w:rPr>
        <w:t xml:space="preserve"> </w:t>
      </w:r>
      <w:r w:rsidRPr="00264F14">
        <w:rPr>
          <w:rFonts w:ascii="Times New Roman" w:eastAsiaTheme="minorEastAsia" w:hAnsi="Times New Roman" w:cstheme="minorBidi" w:hint="eastAsia"/>
          <w:b/>
          <w:kern w:val="2"/>
          <w:sz w:val="28"/>
          <w:szCs w:val="28"/>
        </w:rPr>
        <w:t>대한</w:t>
      </w:r>
      <w:r w:rsidRPr="00264F14">
        <w:rPr>
          <w:rFonts w:ascii="Times New Roman" w:eastAsiaTheme="minorEastAsia" w:hAnsi="Times New Roman" w:cstheme="minorBidi"/>
          <w:b/>
          <w:kern w:val="2"/>
          <w:sz w:val="28"/>
          <w:szCs w:val="28"/>
        </w:rPr>
        <w:t xml:space="preserve"> </w:t>
      </w:r>
      <w:r w:rsidRPr="00264F14">
        <w:rPr>
          <w:rFonts w:ascii="Times New Roman" w:eastAsiaTheme="minorEastAsia" w:hAnsi="Times New Roman" w:cstheme="minorBidi" w:hint="eastAsia"/>
          <w:b/>
          <w:kern w:val="2"/>
          <w:sz w:val="28"/>
          <w:szCs w:val="28"/>
        </w:rPr>
        <w:t>평가</w:t>
      </w:r>
      <w:r w:rsidRPr="00264F14">
        <w:rPr>
          <w:rFonts w:ascii="Times New Roman" w:eastAsiaTheme="minorEastAsia" w:hAnsi="Times New Roman" w:cstheme="minorBidi"/>
          <w:b/>
          <w:kern w:val="2"/>
          <w:sz w:val="28"/>
          <w:szCs w:val="28"/>
        </w:rPr>
        <w:t xml:space="preserve"> </w:t>
      </w:r>
      <w:r w:rsidRPr="00264F14">
        <w:rPr>
          <w:rFonts w:ascii="Times New Roman" w:eastAsiaTheme="minorEastAsia" w:hAnsi="Times New Roman" w:cstheme="minorBidi" w:hint="eastAsia"/>
          <w:b/>
          <w:kern w:val="2"/>
          <w:sz w:val="28"/>
          <w:szCs w:val="28"/>
        </w:rPr>
        <w:t>지표</w:t>
      </w:r>
    </w:p>
    <w:p w14:paraId="1DB32D54" w14:textId="77777777" w:rsidR="00FD16C0" w:rsidRDefault="00FD16C0" w:rsidP="00FD16C0">
      <w:pPr>
        <w:pStyle w:val="a4"/>
        <w:spacing w:line="360" w:lineRule="auto"/>
        <w:rPr>
          <w:sz w:val="22"/>
          <w:szCs w:val="22"/>
        </w:rPr>
      </w:pPr>
    </w:p>
    <w:p w14:paraId="7DDEAC5B" w14:textId="77777777" w:rsidR="00FD16C0" w:rsidRDefault="00FD16C0" w:rsidP="00FD16C0">
      <w:pPr>
        <w:pStyle w:val="aa"/>
        <w:widowControl/>
        <w:numPr>
          <w:ilvl w:val="0"/>
          <w:numId w:val="47"/>
        </w:numPr>
        <w:wordWrap/>
        <w:autoSpaceDE/>
        <w:autoSpaceDN/>
        <w:spacing w:line="360" w:lineRule="auto"/>
        <w:ind w:leftChars="0"/>
        <w:contextualSpacing/>
        <w:jc w:val="left"/>
        <w:rPr>
          <w:rFonts w:ascii="HY중고딕" w:eastAsia="HY중고딕"/>
        </w:rPr>
      </w:pPr>
      <w:r w:rsidRPr="00264F14">
        <w:rPr>
          <w:rFonts w:ascii="HY중고딕" w:eastAsia="HY중고딕"/>
        </w:rPr>
        <w:t>[</w:t>
      </w:r>
      <w:r w:rsidRPr="00264F14">
        <w:rPr>
          <w:rFonts w:ascii="HY중고딕" w:eastAsia="HY중고딕" w:hint="eastAsia"/>
        </w:rPr>
        <w:t>참여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빈도</w:t>
      </w:r>
      <w:r w:rsidRPr="00264F14">
        <w:rPr>
          <w:rFonts w:ascii="HY중고딕" w:eastAsia="HY중고딕"/>
        </w:rPr>
        <w:t xml:space="preserve">] </w:t>
      </w:r>
      <w:r w:rsidRPr="00264F14">
        <w:rPr>
          <w:rFonts w:ascii="HY중고딕" w:eastAsia="HY중고딕" w:hint="eastAsia"/>
        </w:rPr>
        <w:t>참여가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적절하다</w:t>
      </w:r>
      <w:r w:rsidRPr="00264F14">
        <w:rPr>
          <w:rFonts w:ascii="HY중고딕" w:eastAsia="HY중고딕"/>
        </w:rPr>
        <w:t xml:space="preserve"> (</w:t>
      </w:r>
      <w:r w:rsidRPr="00264F14">
        <w:rPr>
          <w:rFonts w:ascii="HY중고딕" w:eastAsia="HY중고딕" w:hint="eastAsia"/>
        </w:rPr>
        <w:t>수업을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압도할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정도로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많지도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않으며</w:t>
      </w:r>
      <w:r w:rsidRPr="00264F14">
        <w:rPr>
          <w:rFonts w:ascii="HY중고딕" w:eastAsia="HY중고딕"/>
        </w:rPr>
        <w:t xml:space="preserve">, </w:t>
      </w:r>
      <w:r w:rsidRPr="00264F14">
        <w:rPr>
          <w:rFonts w:ascii="HY중고딕" w:eastAsia="HY중고딕" w:hint="eastAsia"/>
        </w:rPr>
        <w:t>존재를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알아채지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못할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정도로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참여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안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하는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것도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아</w:t>
      </w:r>
      <w:r>
        <w:rPr>
          <w:rFonts w:ascii="HY중고딕" w:eastAsia="HY중고딕" w:hint="eastAsia"/>
        </w:rPr>
        <w:t>님</w:t>
      </w:r>
      <w:r w:rsidRPr="00264F14">
        <w:rPr>
          <w:rFonts w:ascii="HY중고딕" w:eastAsia="HY중고딕"/>
        </w:rPr>
        <w:t xml:space="preserve">.) </w:t>
      </w:r>
      <w:r w:rsidRPr="00264F14">
        <w:rPr>
          <w:rFonts w:ascii="HY중고딕" w:eastAsia="HY중고딕" w:hint="eastAsia"/>
        </w:rPr>
        <w:t>주도적으로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토론에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임하며</w:t>
      </w:r>
      <w:r w:rsidRPr="00264F14">
        <w:rPr>
          <w:rFonts w:ascii="HY중고딕" w:eastAsia="HY중고딕"/>
        </w:rPr>
        <w:t xml:space="preserve">, </w:t>
      </w:r>
      <w:r w:rsidRPr="00264F14">
        <w:rPr>
          <w:rFonts w:ascii="HY중고딕" w:eastAsia="HY중고딕" w:hint="eastAsia"/>
        </w:rPr>
        <w:t>급우가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발언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할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때는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경청</w:t>
      </w:r>
      <w:r>
        <w:rPr>
          <w:rFonts w:ascii="HY중고딕" w:eastAsia="HY중고딕" w:hint="eastAsia"/>
        </w:rPr>
        <w:t>함</w:t>
      </w:r>
    </w:p>
    <w:p w14:paraId="62870BC7" w14:textId="77777777" w:rsidR="00FD16C0" w:rsidRDefault="00FD16C0" w:rsidP="00FD16C0">
      <w:pPr>
        <w:pStyle w:val="aa"/>
        <w:widowControl/>
        <w:numPr>
          <w:ilvl w:val="0"/>
          <w:numId w:val="47"/>
        </w:numPr>
        <w:wordWrap/>
        <w:autoSpaceDE/>
        <w:autoSpaceDN/>
        <w:spacing w:line="360" w:lineRule="auto"/>
        <w:ind w:leftChars="0"/>
        <w:contextualSpacing/>
        <w:jc w:val="left"/>
        <w:rPr>
          <w:rFonts w:ascii="HY중고딕" w:eastAsia="HY중고딕"/>
        </w:rPr>
      </w:pPr>
      <w:r w:rsidRPr="00264F14">
        <w:rPr>
          <w:rFonts w:ascii="HY중고딕" w:eastAsia="HY중고딕"/>
        </w:rPr>
        <w:t>[</w:t>
      </w:r>
      <w:r w:rsidRPr="00264F14">
        <w:rPr>
          <w:rFonts w:ascii="HY중고딕" w:eastAsia="HY중고딕" w:hint="eastAsia"/>
        </w:rPr>
        <w:t>연관성</w:t>
      </w:r>
      <w:r w:rsidRPr="00264F14">
        <w:rPr>
          <w:rFonts w:ascii="HY중고딕" w:eastAsia="HY중고딕"/>
        </w:rPr>
        <w:t xml:space="preserve">] </w:t>
      </w:r>
      <w:r w:rsidRPr="00264F14">
        <w:rPr>
          <w:rFonts w:ascii="HY중고딕" w:eastAsia="HY중고딕" w:hint="eastAsia"/>
        </w:rPr>
        <w:t>학생의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참여가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수업이나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토론을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발전시킨다</w:t>
      </w:r>
      <w:r w:rsidRPr="00264F14">
        <w:rPr>
          <w:rFonts w:ascii="HY중고딕" w:eastAsia="HY중고딕"/>
        </w:rPr>
        <w:t xml:space="preserve">. </w:t>
      </w:r>
      <w:r w:rsidRPr="00264F14">
        <w:rPr>
          <w:rFonts w:ascii="HY중고딕" w:eastAsia="HY중고딕" w:hint="eastAsia"/>
        </w:rPr>
        <w:t>핵심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질문을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한다거나</w:t>
      </w:r>
      <w:r w:rsidRPr="00264F14">
        <w:rPr>
          <w:rFonts w:ascii="HY중고딕" w:eastAsia="HY중고딕"/>
        </w:rPr>
        <w:t xml:space="preserve">, </w:t>
      </w:r>
      <w:r w:rsidRPr="00264F14">
        <w:rPr>
          <w:rFonts w:ascii="HY중고딕" w:eastAsia="HY중고딕" w:hint="eastAsia"/>
        </w:rPr>
        <w:t>급우의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질문에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해답을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제시한다거나</w:t>
      </w:r>
      <w:r w:rsidRPr="00264F14">
        <w:rPr>
          <w:rFonts w:ascii="HY중고딕" w:eastAsia="HY중고딕"/>
        </w:rPr>
        <w:t xml:space="preserve">, </w:t>
      </w:r>
      <w:r w:rsidRPr="00264F14">
        <w:rPr>
          <w:rFonts w:ascii="HY중고딕" w:eastAsia="HY중고딕" w:hint="eastAsia"/>
        </w:rPr>
        <w:t>자신의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지식을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공유하면서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토론의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방향을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건설적이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방향으로</w:t>
      </w:r>
      <w:r w:rsidRPr="00264F14">
        <w:rPr>
          <w:rFonts w:ascii="HY중고딕" w:eastAsia="HY중고딕"/>
        </w:rPr>
        <w:t xml:space="preserve"> </w:t>
      </w:r>
      <w:proofErr w:type="spellStart"/>
      <w:r w:rsidRPr="00264F14">
        <w:rPr>
          <w:rFonts w:ascii="HY중고딕" w:eastAsia="HY중고딕" w:hint="eastAsia"/>
        </w:rPr>
        <w:t>이</w:t>
      </w:r>
      <w:r>
        <w:rPr>
          <w:rFonts w:ascii="HY중고딕" w:eastAsia="HY중고딕" w:hint="eastAsia"/>
        </w:rPr>
        <w:t>끔</w:t>
      </w:r>
      <w:proofErr w:type="spellEnd"/>
      <w:r>
        <w:rPr>
          <w:rFonts w:ascii="HY중고딕" w:eastAsia="HY중고딕" w:hint="eastAsia"/>
        </w:rPr>
        <w:t>.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공통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주제를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명확히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하며</w:t>
      </w:r>
      <w:r w:rsidRPr="00264F14">
        <w:rPr>
          <w:rFonts w:ascii="HY중고딕" w:eastAsia="HY중고딕"/>
        </w:rPr>
        <w:t xml:space="preserve">, </w:t>
      </w:r>
      <w:r w:rsidRPr="00264F14">
        <w:rPr>
          <w:rFonts w:ascii="HY중고딕" w:eastAsia="HY중고딕" w:hint="eastAsia"/>
        </w:rPr>
        <w:t>토론을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한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단계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진전시킨다</w:t>
      </w:r>
      <w:r w:rsidRPr="00264F14">
        <w:rPr>
          <w:rFonts w:ascii="HY중고딕" w:eastAsia="HY중고딕"/>
        </w:rPr>
        <w:t xml:space="preserve">. </w:t>
      </w:r>
      <w:r w:rsidRPr="00264F14">
        <w:rPr>
          <w:rFonts w:ascii="HY중고딕" w:eastAsia="HY중고딕" w:hint="eastAsia"/>
        </w:rPr>
        <w:t>사용하는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용어가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정확하고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명확</w:t>
      </w:r>
      <w:r>
        <w:rPr>
          <w:rFonts w:ascii="HY중고딕" w:eastAsia="HY중고딕" w:hint="eastAsia"/>
        </w:rPr>
        <w:t>함</w:t>
      </w:r>
    </w:p>
    <w:p w14:paraId="71DBC0B5" w14:textId="77777777" w:rsidR="00FD16C0" w:rsidRPr="00264F14" w:rsidRDefault="00FD16C0" w:rsidP="00FD16C0">
      <w:pPr>
        <w:pStyle w:val="aa"/>
        <w:widowControl/>
        <w:numPr>
          <w:ilvl w:val="0"/>
          <w:numId w:val="47"/>
        </w:numPr>
        <w:wordWrap/>
        <w:autoSpaceDE/>
        <w:autoSpaceDN/>
        <w:spacing w:line="360" w:lineRule="auto"/>
        <w:ind w:leftChars="0"/>
        <w:contextualSpacing/>
        <w:jc w:val="left"/>
        <w:rPr>
          <w:rFonts w:ascii="HY중고딕" w:eastAsia="HY중고딕"/>
        </w:rPr>
      </w:pPr>
      <w:r w:rsidRPr="00264F14">
        <w:rPr>
          <w:rFonts w:ascii="HY중고딕" w:eastAsia="HY중고딕"/>
        </w:rPr>
        <w:t>[</w:t>
      </w:r>
      <w:r w:rsidRPr="00264F14">
        <w:rPr>
          <w:rFonts w:ascii="HY중고딕" w:eastAsia="HY중고딕" w:hint="eastAsia"/>
        </w:rPr>
        <w:t>공동체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활동에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기여</w:t>
      </w:r>
      <w:r w:rsidRPr="00264F14">
        <w:rPr>
          <w:rFonts w:ascii="HY중고딕" w:eastAsia="HY중고딕"/>
        </w:rPr>
        <w:t xml:space="preserve">] </w:t>
      </w:r>
      <w:r w:rsidRPr="00264F14">
        <w:rPr>
          <w:rFonts w:ascii="HY중고딕" w:eastAsia="HY중고딕" w:hint="eastAsia"/>
        </w:rPr>
        <w:t>자신이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발언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하기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전에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다른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학우의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이야기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경청</w:t>
      </w:r>
      <w:r>
        <w:rPr>
          <w:rFonts w:ascii="HY중고딕" w:eastAsia="HY중고딕" w:hint="eastAsia"/>
        </w:rPr>
        <w:t>함.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토론할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때에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특정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학우에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대한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것이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아닌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주제에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대해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집중하고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그것을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발전시키고자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노력</w:t>
      </w:r>
      <w:r>
        <w:rPr>
          <w:rFonts w:ascii="HY중고딕" w:eastAsia="HY중고딕" w:hint="eastAsia"/>
        </w:rPr>
        <w:t>함.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눈을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서로</w:t>
      </w:r>
      <w:r w:rsidRPr="00264F14">
        <w:rPr>
          <w:rFonts w:ascii="HY중고딕" w:eastAsia="HY중고딕"/>
        </w:rPr>
        <w:t xml:space="preserve"> </w:t>
      </w:r>
      <w:r w:rsidRPr="00146B4E">
        <w:rPr>
          <w:rFonts w:ascii="HY중고딕" w:eastAsia="HY중고딕" w:hint="eastAsia"/>
        </w:rPr>
        <w:t>마주친다든가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고개를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끄덕이는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등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적당한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몸짓으로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학우가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발언할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때에</w:t>
      </w:r>
      <w:r w:rsidRPr="00264F14">
        <w:rPr>
          <w:rFonts w:ascii="HY중고딕" w:eastAsia="HY중고딕"/>
        </w:rPr>
        <w:t xml:space="preserve"> </w:t>
      </w:r>
      <w:r w:rsidRPr="00264F14">
        <w:rPr>
          <w:rFonts w:ascii="HY중고딕" w:eastAsia="HY중고딕" w:hint="eastAsia"/>
        </w:rPr>
        <w:t>용기를</w:t>
      </w:r>
      <w:r w:rsidRPr="00264F14">
        <w:rPr>
          <w:rFonts w:ascii="HY중고딕" w:eastAsia="HY중고딕"/>
        </w:rPr>
        <w:t xml:space="preserve"> </w:t>
      </w:r>
      <w:r>
        <w:rPr>
          <w:rFonts w:ascii="HY중고딕" w:eastAsia="HY중고딕" w:hint="eastAsia"/>
        </w:rPr>
        <w:t>북</w:t>
      </w:r>
      <w:r w:rsidRPr="00264F14">
        <w:rPr>
          <w:rFonts w:ascii="HY중고딕" w:eastAsia="HY중고딕" w:hint="eastAsia"/>
        </w:rPr>
        <w:t>돋워</w:t>
      </w:r>
      <w:r w:rsidRPr="00264F14">
        <w:rPr>
          <w:rFonts w:ascii="HY중고딕" w:eastAsia="HY중고딕"/>
        </w:rPr>
        <w:t xml:space="preserve"> </w:t>
      </w:r>
      <w:r>
        <w:rPr>
          <w:rFonts w:ascii="HY중고딕" w:eastAsia="HY중고딕" w:hint="eastAsia"/>
        </w:rPr>
        <w:t>줌</w:t>
      </w:r>
    </w:p>
    <w:p w14:paraId="167CE3C8" w14:textId="77777777" w:rsidR="00FD16C0" w:rsidRPr="00924813" w:rsidRDefault="00FD16C0" w:rsidP="00FD16C0">
      <w:pPr>
        <w:spacing w:line="360" w:lineRule="auto"/>
        <w:rPr>
          <w:rFonts w:ascii="Times New Roman" w:hAnsi="Times New Roman" w:cs="Times New Roman"/>
        </w:rPr>
      </w:pPr>
    </w:p>
    <w:p w14:paraId="4BFCAC90" w14:textId="76F314D1" w:rsidR="00A65634" w:rsidRPr="00FD16C0" w:rsidRDefault="00A65634" w:rsidP="00A65634">
      <w:pPr>
        <w:widowControl/>
        <w:wordWrap/>
        <w:autoSpaceDE/>
        <w:autoSpaceDN/>
        <w:jc w:val="left"/>
        <w:rPr>
          <w:sz w:val="16"/>
          <w:szCs w:val="16"/>
        </w:rPr>
      </w:pPr>
    </w:p>
    <w:sectPr w:rsidR="00A65634" w:rsidRPr="00FD16C0">
      <w:pgSz w:w="11906" w:h="16838"/>
      <w:pgMar w:top="567" w:right="720" w:bottom="284" w:left="72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D1DDA5" w14:textId="77777777" w:rsidR="00622DC4" w:rsidRDefault="00622DC4" w:rsidP="0083076C">
      <w:pPr>
        <w:spacing w:after="0" w:line="240" w:lineRule="auto"/>
      </w:pPr>
      <w:r>
        <w:separator/>
      </w:r>
    </w:p>
  </w:endnote>
  <w:endnote w:type="continuationSeparator" w:id="0">
    <w:p w14:paraId="325CF256" w14:textId="77777777" w:rsidR="00622DC4" w:rsidRDefault="00622DC4" w:rsidP="008307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2030600000101010101"/>
    <w:charset w:val="00"/>
    <w:family w:val="auto"/>
    <w:pitch w:val="default"/>
    <w:sig w:usb0="FFFFFFFF" w:usb1="FFFFFFFF" w:usb2="00FFFFFF" w:usb3="00000001" w:csb0="863F01FF" w:csb1="0000FFFF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한컴산뜻돋움">
    <w:altName w:val="맑은 고딕"/>
    <w:charset w:val="81"/>
    <w:family w:val="auto"/>
    <w:pitch w:val="variable"/>
    <w:sig w:usb0="800002A7" w:usb1="39D7FCFB" w:usb2="00000014" w:usb3="00000000" w:csb0="00080001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0B9F93" w14:textId="77777777" w:rsidR="00622DC4" w:rsidRDefault="00622DC4" w:rsidP="0083076C">
      <w:pPr>
        <w:spacing w:after="0" w:line="240" w:lineRule="auto"/>
      </w:pPr>
      <w:r>
        <w:separator/>
      </w:r>
    </w:p>
  </w:footnote>
  <w:footnote w:type="continuationSeparator" w:id="0">
    <w:p w14:paraId="33090966" w14:textId="77777777" w:rsidR="00622DC4" w:rsidRDefault="00622DC4" w:rsidP="008307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92881"/>
    <w:multiLevelType w:val="hybridMultilevel"/>
    <w:tmpl w:val="334AF6C0"/>
    <w:lvl w:ilvl="0" w:tplc="8AC05546">
      <w:start w:val="1"/>
      <w:numFmt w:val="bullet"/>
      <w:lvlText w:val="•"/>
      <w:lvlJc w:val="left"/>
      <w:pPr>
        <w:ind w:left="80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15B3C4F"/>
    <w:multiLevelType w:val="hybridMultilevel"/>
    <w:tmpl w:val="D586306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2A523B0"/>
    <w:multiLevelType w:val="hybridMultilevel"/>
    <w:tmpl w:val="09FAF868"/>
    <w:lvl w:ilvl="0" w:tplc="1430DA0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42521E0"/>
    <w:multiLevelType w:val="multilevel"/>
    <w:tmpl w:val="A9B2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A4337"/>
    <w:multiLevelType w:val="hybridMultilevel"/>
    <w:tmpl w:val="6DDE5670"/>
    <w:lvl w:ilvl="0" w:tplc="EE10760C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55" w:hanging="400"/>
      </w:pPr>
    </w:lvl>
    <w:lvl w:ilvl="2" w:tplc="0409001B" w:tentative="1">
      <w:start w:val="1"/>
      <w:numFmt w:val="lowerRoman"/>
      <w:lvlText w:val="%3."/>
      <w:lvlJc w:val="right"/>
      <w:pPr>
        <w:ind w:left="1455" w:hanging="400"/>
      </w:pPr>
    </w:lvl>
    <w:lvl w:ilvl="3" w:tplc="0409000F" w:tentative="1">
      <w:start w:val="1"/>
      <w:numFmt w:val="decimal"/>
      <w:lvlText w:val="%4."/>
      <w:lvlJc w:val="left"/>
      <w:pPr>
        <w:ind w:left="1855" w:hanging="400"/>
      </w:pPr>
    </w:lvl>
    <w:lvl w:ilvl="4" w:tplc="04090019" w:tentative="1">
      <w:start w:val="1"/>
      <w:numFmt w:val="upperLetter"/>
      <w:lvlText w:val="%5."/>
      <w:lvlJc w:val="left"/>
      <w:pPr>
        <w:ind w:left="2255" w:hanging="400"/>
      </w:pPr>
    </w:lvl>
    <w:lvl w:ilvl="5" w:tplc="0409001B" w:tentative="1">
      <w:start w:val="1"/>
      <w:numFmt w:val="lowerRoman"/>
      <w:lvlText w:val="%6."/>
      <w:lvlJc w:val="right"/>
      <w:pPr>
        <w:ind w:left="2655" w:hanging="400"/>
      </w:pPr>
    </w:lvl>
    <w:lvl w:ilvl="6" w:tplc="0409000F" w:tentative="1">
      <w:start w:val="1"/>
      <w:numFmt w:val="decimal"/>
      <w:lvlText w:val="%7."/>
      <w:lvlJc w:val="left"/>
      <w:pPr>
        <w:ind w:left="3055" w:hanging="400"/>
      </w:pPr>
    </w:lvl>
    <w:lvl w:ilvl="7" w:tplc="04090019" w:tentative="1">
      <w:start w:val="1"/>
      <w:numFmt w:val="upperLetter"/>
      <w:lvlText w:val="%8."/>
      <w:lvlJc w:val="left"/>
      <w:pPr>
        <w:ind w:left="3455" w:hanging="400"/>
      </w:pPr>
    </w:lvl>
    <w:lvl w:ilvl="8" w:tplc="0409001B" w:tentative="1">
      <w:start w:val="1"/>
      <w:numFmt w:val="lowerRoman"/>
      <w:lvlText w:val="%9."/>
      <w:lvlJc w:val="right"/>
      <w:pPr>
        <w:ind w:left="3855" w:hanging="400"/>
      </w:pPr>
    </w:lvl>
  </w:abstractNum>
  <w:abstractNum w:abstractNumId="5" w15:restartNumberingAfterBreak="0">
    <w:nsid w:val="0CE01826"/>
    <w:multiLevelType w:val="hybridMultilevel"/>
    <w:tmpl w:val="E49CB77C"/>
    <w:lvl w:ilvl="0" w:tplc="F258D85A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0E6F5CD2"/>
    <w:multiLevelType w:val="hybridMultilevel"/>
    <w:tmpl w:val="382A11FA"/>
    <w:lvl w:ilvl="0" w:tplc="8AC05546">
      <w:start w:val="1"/>
      <w:numFmt w:val="bullet"/>
      <w:lvlText w:val="•"/>
      <w:lvlJc w:val="left"/>
      <w:pPr>
        <w:ind w:left="120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7" w15:restartNumberingAfterBreak="0">
    <w:nsid w:val="14D73BEB"/>
    <w:multiLevelType w:val="hybridMultilevel"/>
    <w:tmpl w:val="C598EFB0"/>
    <w:lvl w:ilvl="0" w:tplc="8AC05546">
      <w:start w:val="1"/>
      <w:numFmt w:val="bullet"/>
      <w:lvlText w:val="•"/>
      <w:lvlJc w:val="left"/>
      <w:pPr>
        <w:ind w:left="80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171D611C"/>
    <w:multiLevelType w:val="hybridMultilevel"/>
    <w:tmpl w:val="8F68192C"/>
    <w:lvl w:ilvl="0" w:tplc="8AC05546">
      <w:start w:val="1"/>
      <w:numFmt w:val="bullet"/>
      <w:lvlText w:val="•"/>
      <w:lvlJc w:val="left"/>
      <w:pPr>
        <w:ind w:left="80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1AF42FD3"/>
    <w:multiLevelType w:val="multilevel"/>
    <w:tmpl w:val="BEE6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996224"/>
    <w:multiLevelType w:val="multilevel"/>
    <w:tmpl w:val="9A042CAC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21EF129B"/>
    <w:multiLevelType w:val="hybridMultilevel"/>
    <w:tmpl w:val="15A008D6"/>
    <w:lvl w:ilvl="0" w:tplc="4DC288F0">
      <w:start w:val="1"/>
      <w:numFmt w:val="bullet"/>
      <w:suff w:val="space"/>
      <w:lvlText w:val=""/>
      <w:lvlJc w:val="left"/>
    </w:lvl>
    <w:lvl w:ilvl="1" w:tplc="DBFA94A2">
      <w:numFmt w:val="decimal"/>
      <w:lvlText w:val=""/>
      <w:lvlJc w:val="left"/>
    </w:lvl>
    <w:lvl w:ilvl="2" w:tplc="A592455E">
      <w:numFmt w:val="decimal"/>
      <w:lvlText w:val=""/>
      <w:lvlJc w:val="left"/>
    </w:lvl>
    <w:lvl w:ilvl="3" w:tplc="B4D629D4">
      <w:numFmt w:val="decimal"/>
      <w:lvlText w:val=""/>
      <w:lvlJc w:val="left"/>
    </w:lvl>
    <w:lvl w:ilvl="4" w:tplc="FE6E8A3C">
      <w:numFmt w:val="decimal"/>
      <w:lvlText w:val=""/>
      <w:lvlJc w:val="left"/>
    </w:lvl>
    <w:lvl w:ilvl="5" w:tplc="9FC241A0">
      <w:numFmt w:val="decimal"/>
      <w:lvlText w:val=""/>
      <w:lvlJc w:val="left"/>
    </w:lvl>
    <w:lvl w:ilvl="6" w:tplc="0D76B95E">
      <w:numFmt w:val="decimal"/>
      <w:lvlText w:val=""/>
      <w:lvlJc w:val="left"/>
    </w:lvl>
    <w:lvl w:ilvl="7" w:tplc="FCFCDD00">
      <w:numFmt w:val="decimal"/>
      <w:lvlText w:val=""/>
      <w:lvlJc w:val="left"/>
    </w:lvl>
    <w:lvl w:ilvl="8" w:tplc="0BCCD810">
      <w:numFmt w:val="decimal"/>
      <w:lvlText w:val=""/>
      <w:lvlJc w:val="left"/>
    </w:lvl>
  </w:abstractNum>
  <w:abstractNum w:abstractNumId="12" w15:restartNumberingAfterBreak="0">
    <w:nsid w:val="268C7BAD"/>
    <w:multiLevelType w:val="multilevel"/>
    <w:tmpl w:val="D0C2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406C07"/>
    <w:multiLevelType w:val="hybridMultilevel"/>
    <w:tmpl w:val="A99E9AD8"/>
    <w:lvl w:ilvl="0" w:tplc="1F3C8B2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4" w15:restartNumberingAfterBreak="0">
    <w:nsid w:val="291836B9"/>
    <w:multiLevelType w:val="hybridMultilevel"/>
    <w:tmpl w:val="51720C7C"/>
    <w:lvl w:ilvl="0" w:tplc="307433E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2B2C67CE"/>
    <w:multiLevelType w:val="hybridMultilevel"/>
    <w:tmpl w:val="FD1241F6"/>
    <w:lvl w:ilvl="0" w:tplc="5BE4B78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26" w:hanging="400"/>
      </w:pPr>
    </w:lvl>
    <w:lvl w:ilvl="2" w:tplc="0409001B">
      <w:start w:val="1"/>
      <w:numFmt w:val="lowerRoman"/>
      <w:lvlText w:val="%3."/>
      <w:lvlJc w:val="right"/>
      <w:pPr>
        <w:ind w:left="1626" w:hanging="400"/>
      </w:pPr>
    </w:lvl>
    <w:lvl w:ilvl="3" w:tplc="0409000F">
      <w:start w:val="1"/>
      <w:numFmt w:val="decimal"/>
      <w:lvlText w:val="%4."/>
      <w:lvlJc w:val="left"/>
      <w:pPr>
        <w:ind w:left="2026" w:hanging="400"/>
      </w:pPr>
    </w:lvl>
    <w:lvl w:ilvl="4" w:tplc="04090019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6" w15:restartNumberingAfterBreak="0">
    <w:nsid w:val="2BB215B5"/>
    <w:multiLevelType w:val="hybridMultilevel"/>
    <w:tmpl w:val="DDC21F30"/>
    <w:lvl w:ilvl="0" w:tplc="2194A210">
      <w:start w:val="1"/>
      <w:numFmt w:val="decimal"/>
      <w:lvlText w:val="%1."/>
      <w:lvlJc w:val="left"/>
      <w:pPr>
        <w:ind w:left="760" w:hanging="360"/>
      </w:pPr>
      <w:rPr>
        <w:rFonts w:ascii="Times New Roman" w:hAnsi="Times New Roman" w:hint="default"/>
        <w:b/>
        <w:color w:val="000000"/>
        <w:sz w:val="28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2FAF76E0"/>
    <w:multiLevelType w:val="hybridMultilevel"/>
    <w:tmpl w:val="68FC2204"/>
    <w:lvl w:ilvl="0" w:tplc="8AC05546">
      <w:start w:val="1"/>
      <w:numFmt w:val="bullet"/>
      <w:lvlText w:val="•"/>
      <w:lvlJc w:val="left"/>
      <w:pPr>
        <w:ind w:left="80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2FD6508D"/>
    <w:multiLevelType w:val="hybridMultilevel"/>
    <w:tmpl w:val="9C5C1CA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32FA69AF"/>
    <w:multiLevelType w:val="hybridMultilevel"/>
    <w:tmpl w:val="6176417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342A7F71"/>
    <w:multiLevelType w:val="hybridMultilevel"/>
    <w:tmpl w:val="C4E86F86"/>
    <w:lvl w:ilvl="0" w:tplc="0409000F">
      <w:start w:val="1"/>
      <w:numFmt w:val="decimal"/>
      <w:lvlText w:val="%1."/>
      <w:lvlJc w:val="left"/>
      <w:pPr>
        <w:ind w:left="1660" w:hanging="400"/>
      </w:pPr>
    </w:lvl>
    <w:lvl w:ilvl="1" w:tplc="04090019" w:tentative="1">
      <w:start w:val="1"/>
      <w:numFmt w:val="upperLetter"/>
      <w:lvlText w:val="%2."/>
      <w:lvlJc w:val="left"/>
      <w:pPr>
        <w:ind w:left="2060" w:hanging="400"/>
      </w:pPr>
    </w:lvl>
    <w:lvl w:ilvl="2" w:tplc="0409001B" w:tentative="1">
      <w:start w:val="1"/>
      <w:numFmt w:val="lowerRoman"/>
      <w:lvlText w:val="%3."/>
      <w:lvlJc w:val="right"/>
      <w:pPr>
        <w:ind w:left="2460" w:hanging="400"/>
      </w:pPr>
    </w:lvl>
    <w:lvl w:ilvl="3" w:tplc="0409000F" w:tentative="1">
      <w:start w:val="1"/>
      <w:numFmt w:val="decimal"/>
      <w:lvlText w:val="%4."/>
      <w:lvlJc w:val="left"/>
      <w:pPr>
        <w:ind w:left="2860" w:hanging="400"/>
      </w:pPr>
    </w:lvl>
    <w:lvl w:ilvl="4" w:tplc="04090019" w:tentative="1">
      <w:start w:val="1"/>
      <w:numFmt w:val="upperLetter"/>
      <w:lvlText w:val="%5."/>
      <w:lvlJc w:val="left"/>
      <w:pPr>
        <w:ind w:left="3260" w:hanging="400"/>
      </w:pPr>
    </w:lvl>
    <w:lvl w:ilvl="5" w:tplc="0409001B" w:tentative="1">
      <w:start w:val="1"/>
      <w:numFmt w:val="lowerRoman"/>
      <w:lvlText w:val="%6."/>
      <w:lvlJc w:val="right"/>
      <w:pPr>
        <w:ind w:left="3660" w:hanging="400"/>
      </w:pPr>
    </w:lvl>
    <w:lvl w:ilvl="6" w:tplc="0409000F" w:tentative="1">
      <w:start w:val="1"/>
      <w:numFmt w:val="decimal"/>
      <w:lvlText w:val="%7."/>
      <w:lvlJc w:val="left"/>
      <w:pPr>
        <w:ind w:left="4060" w:hanging="400"/>
      </w:pPr>
    </w:lvl>
    <w:lvl w:ilvl="7" w:tplc="04090019" w:tentative="1">
      <w:start w:val="1"/>
      <w:numFmt w:val="upperLetter"/>
      <w:lvlText w:val="%8."/>
      <w:lvlJc w:val="left"/>
      <w:pPr>
        <w:ind w:left="4460" w:hanging="400"/>
      </w:pPr>
    </w:lvl>
    <w:lvl w:ilvl="8" w:tplc="0409001B" w:tentative="1">
      <w:start w:val="1"/>
      <w:numFmt w:val="lowerRoman"/>
      <w:lvlText w:val="%9."/>
      <w:lvlJc w:val="right"/>
      <w:pPr>
        <w:ind w:left="4860" w:hanging="400"/>
      </w:pPr>
    </w:lvl>
  </w:abstractNum>
  <w:abstractNum w:abstractNumId="21" w15:restartNumberingAfterBreak="0">
    <w:nsid w:val="3436414A"/>
    <w:multiLevelType w:val="hybridMultilevel"/>
    <w:tmpl w:val="ED6E2074"/>
    <w:lvl w:ilvl="0" w:tplc="0409000F">
      <w:start w:val="1"/>
      <w:numFmt w:val="decimal"/>
      <w:lvlText w:val="%1."/>
      <w:lvlJc w:val="left"/>
      <w:pPr>
        <w:ind w:left="900" w:hanging="400"/>
      </w:pPr>
    </w:lvl>
    <w:lvl w:ilvl="1" w:tplc="04090019" w:tentative="1">
      <w:start w:val="1"/>
      <w:numFmt w:val="upperLetter"/>
      <w:lvlText w:val="%2."/>
      <w:lvlJc w:val="left"/>
      <w:pPr>
        <w:ind w:left="1300" w:hanging="400"/>
      </w:pPr>
    </w:lvl>
    <w:lvl w:ilvl="2" w:tplc="0409001B" w:tentative="1">
      <w:start w:val="1"/>
      <w:numFmt w:val="lowerRoman"/>
      <w:lvlText w:val="%3."/>
      <w:lvlJc w:val="right"/>
      <w:pPr>
        <w:ind w:left="1700" w:hanging="400"/>
      </w:pPr>
    </w:lvl>
    <w:lvl w:ilvl="3" w:tplc="0409000F" w:tentative="1">
      <w:start w:val="1"/>
      <w:numFmt w:val="decimal"/>
      <w:lvlText w:val="%4."/>
      <w:lvlJc w:val="left"/>
      <w:pPr>
        <w:ind w:left="2100" w:hanging="400"/>
      </w:pPr>
    </w:lvl>
    <w:lvl w:ilvl="4" w:tplc="04090019" w:tentative="1">
      <w:start w:val="1"/>
      <w:numFmt w:val="upperLetter"/>
      <w:lvlText w:val="%5."/>
      <w:lvlJc w:val="left"/>
      <w:pPr>
        <w:ind w:left="2500" w:hanging="400"/>
      </w:pPr>
    </w:lvl>
    <w:lvl w:ilvl="5" w:tplc="0409001B" w:tentative="1">
      <w:start w:val="1"/>
      <w:numFmt w:val="lowerRoman"/>
      <w:lvlText w:val="%6."/>
      <w:lvlJc w:val="right"/>
      <w:pPr>
        <w:ind w:left="2900" w:hanging="400"/>
      </w:pPr>
    </w:lvl>
    <w:lvl w:ilvl="6" w:tplc="0409000F" w:tentative="1">
      <w:start w:val="1"/>
      <w:numFmt w:val="decimal"/>
      <w:lvlText w:val="%7."/>
      <w:lvlJc w:val="left"/>
      <w:pPr>
        <w:ind w:left="3300" w:hanging="400"/>
      </w:pPr>
    </w:lvl>
    <w:lvl w:ilvl="7" w:tplc="04090019" w:tentative="1">
      <w:start w:val="1"/>
      <w:numFmt w:val="upperLetter"/>
      <w:lvlText w:val="%8."/>
      <w:lvlJc w:val="left"/>
      <w:pPr>
        <w:ind w:left="3700" w:hanging="400"/>
      </w:pPr>
    </w:lvl>
    <w:lvl w:ilvl="8" w:tplc="0409001B" w:tentative="1">
      <w:start w:val="1"/>
      <w:numFmt w:val="lowerRoman"/>
      <w:lvlText w:val="%9."/>
      <w:lvlJc w:val="right"/>
      <w:pPr>
        <w:ind w:left="4100" w:hanging="400"/>
      </w:pPr>
    </w:lvl>
  </w:abstractNum>
  <w:abstractNum w:abstractNumId="22" w15:restartNumberingAfterBreak="0">
    <w:nsid w:val="364D6937"/>
    <w:multiLevelType w:val="multilevel"/>
    <w:tmpl w:val="55AE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E918F0"/>
    <w:multiLevelType w:val="multilevel"/>
    <w:tmpl w:val="C924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76492A"/>
    <w:multiLevelType w:val="hybridMultilevel"/>
    <w:tmpl w:val="20F6E218"/>
    <w:lvl w:ilvl="0" w:tplc="8AC05546">
      <w:start w:val="1"/>
      <w:numFmt w:val="bullet"/>
      <w:lvlText w:val="•"/>
      <w:lvlJc w:val="left"/>
      <w:pPr>
        <w:ind w:left="80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3CAF3F2C"/>
    <w:multiLevelType w:val="hybridMultilevel"/>
    <w:tmpl w:val="478C288E"/>
    <w:lvl w:ilvl="0" w:tplc="0548DC34">
      <w:start w:val="1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3EDB2455"/>
    <w:multiLevelType w:val="hybridMultilevel"/>
    <w:tmpl w:val="F0D229B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41AB7124"/>
    <w:multiLevelType w:val="hybridMultilevel"/>
    <w:tmpl w:val="FBBAC634"/>
    <w:lvl w:ilvl="0" w:tplc="DFCE9380">
      <w:start w:val="2"/>
      <w:numFmt w:val="decimal"/>
      <w:lvlText w:val="(%1)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86" w:hanging="400"/>
      </w:pPr>
    </w:lvl>
    <w:lvl w:ilvl="2" w:tplc="0409001B" w:tentative="1">
      <w:start w:val="1"/>
      <w:numFmt w:val="lowerRoman"/>
      <w:lvlText w:val="%3."/>
      <w:lvlJc w:val="right"/>
      <w:pPr>
        <w:ind w:left="1986" w:hanging="400"/>
      </w:pPr>
    </w:lvl>
    <w:lvl w:ilvl="3" w:tplc="0409000F" w:tentative="1">
      <w:start w:val="1"/>
      <w:numFmt w:val="decimal"/>
      <w:lvlText w:val="%4."/>
      <w:lvlJc w:val="left"/>
      <w:pPr>
        <w:ind w:left="2386" w:hanging="400"/>
      </w:pPr>
    </w:lvl>
    <w:lvl w:ilvl="4" w:tplc="04090019" w:tentative="1">
      <w:start w:val="1"/>
      <w:numFmt w:val="upperLetter"/>
      <w:lvlText w:val="%5."/>
      <w:lvlJc w:val="left"/>
      <w:pPr>
        <w:ind w:left="2786" w:hanging="400"/>
      </w:pPr>
    </w:lvl>
    <w:lvl w:ilvl="5" w:tplc="0409001B" w:tentative="1">
      <w:start w:val="1"/>
      <w:numFmt w:val="lowerRoman"/>
      <w:lvlText w:val="%6."/>
      <w:lvlJc w:val="right"/>
      <w:pPr>
        <w:ind w:left="3186" w:hanging="400"/>
      </w:pPr>
    </w:lvl>
    <w:lvl w:ilvl="6" w:tplc="0409000F" w:tentative="1">
      <w:start w:val="1"/>
      <w:numFmt w:val="decimal"/>
      <w:lvlText w:val="%7."/>
      <w:lvlJc w:val="left"/>
      <w:pPr>
        <w:ind w:left="3586" w:hanging="400"/>
      </w:pPr>
    </w:lvl>
    <w:lvl w:ilvl="7" w:tplc="04090019" w:tentative="1">
      <w:start w:val="1"/>
      <w:numFmt w:val="upperLetter"/>
      <w:lvlText w:val="%8."/>
      <w:lvlJc w:val="left"/>
      <w:pPr>
        <w:ind w:left="3986" w:hanging="400"/>
      </w:pPr>
    </w:lvl>
    <w:lvl w:ilvl="8" w:tplc="0409001B" w:tentative="1">
      <w:start w:val="1"/>
      <w:numFmt w:val="lowerRoman"/>
      <w:lvlText w:val="%9."/>
      <w:lvlJc w:val="right"/>
      <w:pPr>
        <w:ind w:left="4386" w:hanging="400"/>
      </w:pPr>
    </w:lvl>
  </w:abstractNum>
  <w:abstractNum w:abstractNumId="28" w15:restartNumberingAfterBreak="0">
    <w:nsid w:val="46306740"/>
    <w:multiLevelType w:val="hybridMultilevel"/>
    <w:tmpl w:val="10D87976"/>
    <w:lvl w:ilvl="0" w:tplc="729AE7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471E155C"/>
    <w:multiLevelType w:val="hybridMultilevel"/>
    <w:tmpl w:val="51941510"/>
    <w:lvl w:ilvl="0" w:tplc="0409000F">
      <w:start w:val="1"/>
      <w:numFmt w:val="decimal"/>
      <w:lvlText w:val="%1."/>
      <w:lvlJc w:val="left"/>
      <w:pPr>
        <w:ind w:left="2926" w:hanging="400"/>
      </w:pPr>
    </w:lvl>
    <w:lvl w:ilvl="1" w:tplc="04090019" w:tentative="1">
      <w:start w:val="1"/>
      <w:numFmt w:val="upperLetter"/>
      <w:lvlText w:val="%2."/>
      <w:lvlJc w:val="left"/>
      <w:pPr>
        <w:ind w:left="3326" w:hanging="400"/>
      </w:pPr>
    </w:lvl>
    <w:lvl w:ilvl="2" w:tplc="0409001B" w:tentative="1">
      <w:start w:val="1"/>
      <w:numFmt w:val="lowerRoman"/>
      <w:lvlText w:val="%3."/>
      <w:lvlJc w:val="right"/>
      <w:pPr>
        <w:ind w:left="3726" w:hanging="400"/>
      </w:pPr>
    </w:lvl>
    <w:lvl w:ilvl="3" w:tplc="0409000F" w:tentative="1">
      <w:start w:val="1"/>
      <w:numFmt w:val="decimal"/>
      <w:lvlText w:val="%4."/>
      <w:lvlJc w:val="left"/>
      <w:pPr>
        <w:ind w:left="4126" w:hanging="400"/>
      </w:pPr>
    </w:lvl>
    <w:lvl w:ilvl="4" w:tplc="04090019" w:tentative="1">
      <w:start w:val="1"/>
      <w:numFmt w:val="upperLetter"/>
      <w:lvlText w:val="%5."/>
      <w:lvlJc w:val="left"/>
      <w:pPr>
        <w:ind w:left="4526" w:hanging="400"/>
      </w:pPr>
    </w:lvl>
    <w:lvl w:ilvl="5" w:tplc="0409001B" w:tentative="1">
      <w:start w:val="1"/>
      <w:numFmt w:val="lowerRoman"/>
      <w:lvlText w:val="%6."/>
      <w:lvlJc w:val="right"/>
      <w:pPr>
        <w:ind w:left="4926" w:hanging="400"/>
      </w:pPr>
    </w:lvl>
    <w:lvl w:ilvl="6" w:tplc="0409000F" w:tentative="1">
      <w:start w:val="1"/>
      <w:numFmt w:val="decimal"/>
      <w:lvlText w:val="%7."/>
      <w:lvlJc w:val="left"/>
      <w:pPr>
        <w:ind w:left="5326" w:hanging="400"/>
      </w:pPr>
    </w:lvl>
    <w:lvl w:ilvl="7" w:tplc="04090019" w:tentative="1">
      <w:start w:val="1"/>
      <w:numFmt w:val="upperLetter"/>
      <w:lvlText w:val="%8."/>
      <w:lvlJc w:val="left"/>
      <w:pPr>
        <w:ind w:left="5726" w:hanging="400"/>
      </w:pPr>
    </w:lvl>
    <w:lvl w:ilvl="8" w:tplc="0409001B" w:tentative="1">
      <w:start w:val="1"/>
      <w:numFmt w:val="lowerRoman"/>
      <w:lvlText w:val="%9."/>
      <w:lvlJc w:val="right"/>
      <w:pPr>
        <w:ind w:left="6126" w:hanging="400"/>
      </w:pPr>
    </w:lvl>
  </w:abstractNum>
  <w:abstractNum w:abstractNumId="30" w15:restartNumberingAfterBreak="0">
    <w:nsid w:val="47467F43"/>
    <w:multiLevelType w:val="multilevel"/>
    <w:tmpl w:val="2434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824124"/>
    <w:multiLevelType w:val="hybridMultilevel"/>
    <w:tmpl w:val="E74012DC"/>
    <w:lvl w:ilvl="0" w:tplc="5DEEE52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4ABF451C"/>
    <w:multiLevelType w:val="hybridMultilevel"/>
    <w:tmpl w:val="B4BE524C"/>
    <w:lvl w:ilvl="0" w:tplc="E9D070A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4ACF26EF"/>
    <w:multiLevelType w:val="hybridMultilevel"/>
    <w:tmpl w:val="CDFA6AD2"/>
    <w:lvl w:ilvl="0" w:tplc="109A3B8A">
      <w:start w:val="1"/>
      <w:numFmt w:val="decimal"/>
      <w:lvlText w:val="%1."/>
      <w:lvlJc w:val="left"/>
      <w:pPr>
        <w:ind w:left="800" w:hanging="40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4D0176C9"/>
    <w:multiLevelType w:val="multilevel"/>
    <w:tmpl w:val="A7E2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6662D3"/>
    <w:multiLevelType w:val="multilevel"/>
    <w:tmpl w:val="2D14CE16"/>
    <w:lvl w:ilvl="0">
      <w:start w:val="1"/>
      <w:numFmt w:val="decimal"/>
      <w:suff w:val="space"/>
      <w:lvlText w:val="w"/>
      <w:lvlJc w:val="left"/>
      <w:rPr>
        <w:rFonts w:ascii="Wingdings" w:eastAsia="한컴바탕" w:hAnsi="Wingdings"/>
        <w:color w:val="000000"/>
        <w:sz w:val="20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6" w15:restartNumberingAfterBreak="0">
    <w:nsid w:val="549937C6"/>
    <w:multiLevelType w:val="hybridMultilevel"/>
    <w:tmpl w:val="AA1EC2BA"/>
    <w:lvl w:ilvl="0" w:tplc="F258D85A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7" w15:restartNumberingAfterBreak="0">
    <w:nsid w:val="55515581"/>
    <w:multiLevelType w:val="hybridMultilevel"/>
    <w:tmpl w:val="EF8C6D4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8" w15:restartNumberingAfterBreak="0">
    <w:nsid w:val="56292572"/>
    <w:multiLevelType w:val="hybridMultilevel"/>
    <w:tmpl w:val="A332293A"/>
    <w:lvl w:ilvl="0" w:tplc="8AC05546">
      <w:start w:val="1"/>
      <w:numFmt w:val="bullet"/>
      <w:lvlText w:val="•"/>
      <w:lvlJc w:val="left"/>
      <w:pPr>
        <w:ind w:left="800" w:hanging="400"/>
      </w:pPr>
      <w:rPr>
        <w:rFonts w:ascii="Arial" w:hAnsi="Arial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9" w15:restartNumberingAfterBreak="0">
    <w:nsid w:val="57063A0D"/>
    <w:multiLevelType w:val="hybridMultilevel"/>
    <w:tmpl w:val="17A69290"/>
    <w:lvl w:ilvl="0" w:tplc="405ED0C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5B0D3F44"/>
    <w:multiLevelType w:val="hybridMultilevel"/>
    <w:tmpl w:val="5D52AD9A"/>
    <w:lvl w:ilvl="0" w:tplc="512EA68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1" w15:restartNumberingAfterBreak="0">
    <w:nsid w:val="6422270E"/>
    <w:multiLevelType w:val="hybridMultilevel"/>
    <w:tmpl w:val="E8EEA826"/>
    <w:lvl w:ilvl="0" w:tplc="D1123C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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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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AB040B9"/>
    <w:multiLevelType w:val="hybridMultilevel"/>
    <w:tmpl w:val="52062CE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3" w15:restartNumberingAfterBreak="0">
    <w:nsid w:val="6D1509E2"/>
    <w:multiLevelType w:val="hybridMultilevel"/>
    <w:tmpl w:val="AD2AA05E"/>
    <w:lvl w:ilvl="0" w:tplc="7F7A0E0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4" w15:restartNumberingAfterBreak="0">
    <w:nsid w:val="760E45D4"/>
    <w:multiLevelType w:val="hybridMultilevel"/>
    <w:tmpl w:val="173E2454"/>
    <w:lvl w:ilvl="0" w:tplc="E9D070A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5" w15:restartNumberingAfterBreak="0">
    <w:nsid w:val="7864620C"/>
    <w:multiLevelType w:val="hybridMultilevel"/>
    <w:tmpl w:val="78C8EE96"/>
    <w:lvl w:ilvl="0" w:tplc="9744959E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6" w15:restartNumberingAfterBreak="0">
    <w:nsid w:val="7A4F6A72"/>
    <w:multiLevelType w:val="multilevel"/>
    <w:tmpl w:val="AB0C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BF1080"/>
    <w:multiLevelType w:val="hybridMultilevel"/>
    <w:tmpl w:val="2BB883FC"/>
    <w:lvl w:ilvl="0" w:tplc="DA9ADAD4">
      <w:start w:val="3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1"/>
  </w:num>
  <w:num w:numId="2">
    <w:abstractNumId w:val="35"/>
  </w:num>
  <w:num w:numId="3">
    <w:abstractNumId w:val="10"/>
  </w:num>
  <w:num w:numId="4">
    <w:abstractNumId w:val="13"/>
  </w:num>
  <w:num w:numId="5">
    <w:abstractNumId w:val="42"/>
  </w:num>
  <w:num w:numId="6">
    <w:abstractNumId w:val="31"/>
  </w:num>
  <w:num w:numId="7">
    <w:abstractNumId w:val="28"/>
  </w:num>
  <w:num w:numId="8">
    <w:abstractNumId w:val="15"/>
  </w:num>
  <w:num w:numId="9">
    <w:abstractNumId w:val="39"/>
  </w:num>
  <w:num w:numId="10">
    <w:abstractNumId w:val="21"/>
  </w:num>
  <w:num w:numId="11">
    <w:abstractNumId w:val="26"/>
  </w:num>
  <w:num w:numId="12">
    <w:abstractNumId w:val="29"/>
  </w:num>
  <w:num w:numId="13">
    <w:abstractNumId w:val="1"/>
  </w:num>
  <w:num w:numId="14">
    <w:abstractNumId w:val="20"/>
  </w:num>
  <w:num w:numId="15">
    <w:abstractNumId w:val="19"/>
  </w:num>
  <w:num w:numId="16">
    <w:abstractNumId w:val="25"/>
  </w:num>
  <w:num w:numId="17">
    <w:abstractNumId w:val="14"/>
  </w:num>
  <w:num w:numId="18">
    <w:abstractNumId w:val="45"/>
  </w:num>
  <w:num w:numId="19">
    <w:abstractNumId w:val="16"/>
  </w:num>
  <w:num w:numId="20">
    <w:abstractNumId w:val="47"/>
  </w:num>
  <w:num w:numId="21">
    <w:abstractNumId w:val="46"/>
  </w:num>
  <w:num w:numId="22">
    <w:abstractNumId w:val="12"/>
  </w:num>
  <w:num w:numId="23">
    <w:abstractNumId w:val="3"/>
  </w:num>
  <w:num w:numId="24">
    <w:abstractNumId w:val="22"/>
  </w:num>
  <w:num w:numId="25">
    <w:abstractNumId w:val="40"/>
  </w:num>
  <w:num w:numId="26">
    <w:abstractNumId w:val="32"/>
  </w:num>
  <w:num w:numId="27">
    <w:abstractNumId w:val="33"/>
  </w:num>
  <w:num w:numId="28">
    <w:abstractNumId w:val="9"/>
  </w:num>
  <w:num w:numId="29">
    <w:abstractNumId w:val="23"/>
  </w:num>
  <w:num w:numId="30">
    <w:abstractNumId w:val="34"/>
  </w:num>
  <w:num w:numId="31">
    <w:abstractNumId w:val="30"/>
  </w:num>
  <w:num w:numId="32">
    <w:abstractNumId w:val="18"/>
  </w:num>
  <w:num w:numId="33">
    <w:abstractNumId w:val="37"/>
  </w:num>
  <w:num w:numId="34">
    <w:abstractNumId w:val="44"/>
  </w:num>
  <w:num w:numId="35">
    <w:abstractNumId w:val="41"/>
  </w:num>
  <w:num w:numId="36">
    <w:abstractNumId w:val="27"/>
  </w:num>
  <w:num w:numId="37">
    <w:abstractNumId w:val="4"/>
  </w:num>
  <w:num w:numId="38">
    <w:abstractNumId w:val="8"/>
  </w:num>
  <w:num w:numId="39">
    <w:abstractNumId w:val="43"/>
  </w:num>
  <w:num w:numId="40">
    <w:abstractNumId w:val="36"/>
  </w:num>
  <w:num w:numId="41">
    <w:abstractNumId w:val="24"/>
  </w:num>
  <w:num w:numId="42">
    <w:abstractNumId w:val="7"/>
  </w:num>
  <w:num w:numId="43">
    <w:abstractNumId w:val="5"/>
  </w:num>
  <w:num w:numId="44">
    <w:abstractNumId w:val="2"/>
  </w:num>
  <w:num w:numId="45">
    <w:abstractNumId w:val="0"/>
  </w:num>
  <w:num w:numId="46">
    <w:abstractNumId w:val="17"/>
  </w:num>
  <w:num w:numId="47">
    <w:abstractNumId w:val="6"/>
  </w:num>
  <w:num w:numId="4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78B"/>
    <w:rsid w:val="00010E16"/>
    <w:rsid w:val="0005349F"/>
    <w:rsid w:val="00137FA8"/>
    <w:rsid w:val="00144B5D"/>
    <w:rsid w:val="00161496"/>
    <w:rsid w:val="00161C6E"/>
    <w:rsid w:val="0016626E"/>
    <w:rsid w:val="001E11CB"/>
    <w:rsid w:val="00210197"/>
    <w:rsid w:val="002308F9"/>
    <w:rsid w:val="00237980"/>
    <w:rsid w:val="002619E6"/>
    <w:rsid w:val="002B5C4C"/>
    <w:rsid w:val="00322BEF"/>
    <w:rsid w:val="0033553C"/>
    <w:rsid w:val="003A38CB"/>
    <w:rsid w:val="00475333"/>
    <w:rsid w:val="00484695"/>
    <w:rsid w:val="004C3B6E"/>
    <w:rsid w:val="00596B8B"/>
    <w:rsid w:val="00622DC4"/>
    <w:rsid w:val="007077E5"/>
    <w:rsid w:val="007559CD"/>
    <w:rsid w:val="007F5548"/>
    <w:rsid w:val="0083076C"/>
    <w:rsid w:val="00844EBE"/>
    <w:rsid w:val="00A65634"/>
    <w:rsid w:val="00A72345"/>
    <w:rsid w:val="00A851F3"/>
    <w:rsid w:val="00A9355B"/>
    <w:rsid w:val="00AB02DE"/>
    <w:rsid w:val="00B9572E"/>
    <w:rsid w:val="00BA7764"/>
    <w:rsid w:val="00BD0B14"/>
    <w:rsid w:val="00BE4426"/>
    <w:rsid w:val="00C6533B"/>
    <w:rsid w:val="00CA7049"/>
    <w:rsid w:val="00D56BC1"/>
    <w:rsid w:val="00D92C0B"/>
    <w:rsid w:val="00E0672A"/>
    <w:rsid w:val="00EC6D79"/>
    <w:rsid w:val="00EC6E73"/>
    <w:rsid w:val="00EF278B"/>
    <w:rsid w:val="00F175C7"/>
    <w:rsid w:val="00F8147D"/>
    <w:rsid w:val="00FD16C0"/>
    <w:rsid w:val="00FF0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D0029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5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0">
    <w:name w:val="Normal"/>
    <w:qFormat/>
    <w:rsid w:val="00A65634"/>
    <w:pPr>
      <w:widowControl w:val="0"/>
      <w:wordWrap w:val="0"/>
      <w:autoSpaceDE w:val="0"/>
      <w:autoSpaceDN w:val="0"/>
    </w:pPr>
  </w:style>
  <w:style w:type="paragraph" w:styleId="2">
    <w:name w:val="heading 2"/>
    <w:basedOn w:val="a0"/>
    <w:link w:val="2Char"/>
    <w:uiPriority w:val="9"/>
    <w:qFormat/>
    <w:rsid w:val="00A6563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바탕글"/>
    <w:basedOn w:val="a0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styleId="a5">
    <w:name w:val="Body Text"/>
    <w:basedOn w:val="a0"/>
    <w:link w:val="Char"/>
    <w:uiPriority w:val="99"/>
    <w:unhideWhenUsed/>
    <w:pPr>
      <w:spacing w:after="0" w:line="384" w:lineRule="auto"/>
      <w:ind w:left="300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customStyle="1" w:styleId="Char">
    <w:name w:val="본문 Char"/>
    <w:basedOn w:val="a1"/>
    <w:link w:val="a5"/>
    <w:uiPriority w:val="99"/>
    <w:rPr>
      <w:rFonts w:ascii="함초롬바탕" w:eastAsia="굴림" w:hAnsi="굴림" w:cs="굴림"/>
      <w:color w:val="000000"/>
      <w:kern w:val="0"/>
      <w:szCs w:val="20"/>
    </w:rPr>
  </w:style>
  <w:style w:type="paragraph" w:customStyle="1" w:styleId="a">
    <w:name w:val="개조식서술"/>
    <w:basedOn w:val="a0"/>
    <w:pPr>
      <w:numPr>
        <w:numId w:val="3"/>
      </w:numPr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snapToGrid w:val="0"/>
      <w:spacing w:after="0" w:line="360" w:lineRule="auto"/>
      <w:ind w:left="200"/>
      <w:textAlignment w:val="baseline"/>
    </w:pPr>
    <w:rPr>
      <w:rFonts w:ascii="함초롬돋움" w:eastAsia="굴림" w:hAnsi="굴림" w:cs="굴림"/>
      <w:color w:val="000000"/>
      <w:kern w:val="0"/>
      <w:szCs w:val="20"/>
    </w:rPr>
  </w:style>
  <w:style w:type="paragraph" w:styleId="a6">
    <w:name w:val="Balloon Text"/>
    <w:basedOn w:val="a0"/>
    <w:link w:val="Char0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1"/>
    <w:link w:val="a6"/>
    <w:uiPriority w:val="99"/>
    <w:semiHidden/>
    <w:rPr>
      <w:rFonts w:asciiTheme="majorHAnsi" w:eastAsiaTheme="majorEastAsia" w:hAnsiTheme="majorHAnsi" w:cstheme="majorBidi"/>
      <w:sz w:val="18"/>
      <w:szCs w:val="18"/>
    </w:rPr>
  </w:style>
  <w:style w:type="paragraph" w:customStyle="1" w:styleId="1">
    <w:name w:val="바탕글1"/>
    <w:uiPriority w:val="2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굴림"/>
      <w:color w:val="000000"/>
    </w:rPr>
  </w:style>
  <w:style w:type="paragraph" w:styleId="a7">
    <w:name w:val="header"/>
    <w:basedOn w:val="a0"/>
    <w:link w:val="Char1"/>
    <w:uiPriority w:val="99"/>
    <w:unhideWhenUsed/>
    <w:rsid w:val="0083076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1"/>
    <w:link w:val="a7"/>
    <w:uiPriority w:val="99"/>
    <w:rsid w:val="0083076C"/>
  </w:style>
  <w:style w:type="paragraph" w:styleId="a8">
    <w:name w:val="footer"/>
    <w:basedOn w:val="a0"/>
    <w:link w:val="Char2"/>
    <w:uiPriority w:val="99"/>
    <w:unhideWhenUsed/>
    <w:rsid w:val="0083076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1"/>
    <w:link w:val="a8"/>
    <w:uiPriority w:val="99"/>
    <w:rsid w:val="0083076C"/>
  </w:style>
  <w:style w:type="character" w:styleId="a9">
    <w:name w:val="Hyperlink"/>
    <w:basedOn w:val="a1"/>
    <w:uiPriority w:val="99"/>
    <w:unhideWhenUsed/>
    <w:rsid w:val="002619E6"/>
    <w:rPr>
      <w:color w:val="0563C1" w:themeColor="hyperlink"/>
      <w:u w:val="single"/>
    </w:rPr>
  </w:style>
  <w:style w:type="paragraph" w:styleId="aa">
    <w:name w:val="List Paragraph"/>
    <w:basedOn w:val="a0"/>
    <w:uiPriority w:val="34"/>
    <w:qFormat/>
    <w:rsid w:val="00322BEF"/>
    <w:pPr>
      <w:spacing w:after="0" w:line="240" w:lineRule="auto"/>
      <w:ind w:leftChars="400" w:left="800"/>
    </w:pPr>
  </w:style>
  <w:style w:type="table" w:styleId="ab">
    <w:name w:val="Table Grid"/>
    <w:basedOn w:val="a2"/>
    <w:uiPriority w:val="59"/>
    <w:rsid w:val="00A65634"/>
    <w:pPr>
      <w:spacing w:after="0" w:line="240" w:lineRule="auto"/>
      <w:jc w:val="left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A65634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Garamond" w:hAnsi="Garamond" w:cs="Garamond"/>
      <w:color w:val="000000"/>
      <w:kern w:val="0"/>
      <w:sz w:val="24"/>
      <w:szCs w:val="24"/>
      <w:lang w:eastAsia="en-US"/>
    </w:rPr>
  </w:style>
  <w:style w:type="character" w:customStyle="1" w:styleId="2Char">
    <w:name w:val="제목 2 Char"/>
    <w:basedOn w:val="a1"/>
    <w:link w:val="2"/>
    <w:uiPriority w:val="9"/>
    <w:rsid w:val="00A65634"/>
    <w:rPr>
      <w:rFonts w:ascii="굴림" w:eastAsia="굴림" w:hAnsi="굴림" w:cs="굴림"/>
      <w:b/>
      <w:bCs/>
      <w:kern w:val="0"/>
      <w:sz w:val="36"/>
      <w:szCs w:val="36"/>
    </w:rPr>
  </w:style>
  <w:style w:type="paragraph" w:styleId="ac">
    <w:name w:val="Normal (Web)"/>
    <w:basedOn w:val="a0"/>
    <w:uiPriority w:val="99"/>
    <w:semiHidden/>
    <w:unhideWhenUsed/>
    <w:rsid w:val="00A6563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d">
    <w:name w:val="Strong"/>
    <w:basedOn w:val="a1"/>
    <w:uiPriority w:val="22"/>
    <w:qFormat/>
    <w:rsid w:val="00A65634"/>
    <w:rPr>
      <w:b/>
      <w:bCs/>
    </w:rPr>
  </w:style>
  <w:style w:type="character" w:styleId="ae">
    <w:name w:val="Emphasis"/>
    <w:basedOn w:val="a1"/>
    <w:uiPriority w:val="20"/>
    <w:qFormat/>
    <w:rsid w:val="00A65634"/>
    <w:rPr>
      <w:i/>
      <w:iCs/>
    </w:rPr>
  </w:style>
  <w:style w:type="character" w:customStyle="1" w:styleId="style2">
    <w:name w:val="style2"/>
    <w:basedOn w:val="a1"/>
    <w:rsid w:val="00FD16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69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4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943232">
                  <w:marLeft w:val="0"/>
                  <w:marRight w:val="0"/>
                  <w:marTop w:val="0"/>
                  <w:marBottom w:val="0"/>
                  <w:divBdr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divBdr>
                  <w:divsChild>
                    <w:div w:id="31838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12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23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7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016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ong.inok@ksa.kaist.ac.k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1454</Words>
  <Characters>8289</Characters>
  <Application>Microsoft Office Word</Application>
  <DocSecurity>0</DocSecurity>
  <Lines>69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Syllabus</vt:lpstr>
    </vt:vector>
  </TitlesOfParts>
  <LinksUpToDate>false</LinksUpToDate>
  <CharactersWithSpaces>9724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Syllabus</dc:title>
  <dc:subject/>
  <dc:creator/>
  <cp:keywords/>
  <dc:description/>
  <cp:lastModifiedBy/>
  <cp:revision>1</cp:revision>
  <dcterms:created xsi:type="dcterms:W3CDTF">2026-02-23T06:44:00Z</dcterms:created>
  <dcterms:modified xsi:type="dcterms:W3CDTF">2026-03-02T09:29:00Z</dcterms:modified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56df6c58-de9f-4006-a1f1-a83f9d430186</vt:lpwstr>
  </property>
</Properties>
</file>